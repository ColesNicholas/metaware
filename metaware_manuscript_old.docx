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6AEBE" w14:textId="51EBFAEB" w:rsidR="00A5295A" w:rsidRDefault="00000000">
      <w:pPr>
        <w:pStyle w:val="Title"/>
      </w:pPr>
      <w:r>
        <w:t xml:space="preserve">A demanding problem: Meta-analysis suggests that demand </w:t>
      </w:r>
      <w:r w:rsidR="00E316B6">
        <w:t xml:space="preserve">effects </w:t>
      </w:r>
      <w:r>
        <w:t>can be consequential, unreliable, and difficult to explain</w:t>
      </w:r>
    </w:p>
    <w:p w14:paraId="7FAA8842" w14:textId="77777777" w:rsidR="00A5295A"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4C3A58FE" w14:textId="77777777" w:rsidR="00A5295A" w:rsidRDefault="00000000">
      <w:pPr>
        <w:pStyle w:val="Author"/>
      </w:pPr>
      <w:r>
        <w:rPr>
          <w:vertAlign w:val="superscript"/>
        </w:rPr>
        <w:t>1</w:t>
      </w:r>
      <w:r>
        <w:t xml:space="preserve"> Anonymous for peer review</w:t>
      </w:r>
    </w:p>
    <w:p w14:paraId="7574DC6A" w14:textId="77777777" w:rsidR="00A5295A" w:rsidRDefault="00000000">
      <w:pPr>
        <w:pStyle w:val="Author"/>
      </w:pPr>
      <w:r>
        <w:rPr>
          <w:vertAlign w:val="superscript"/>
        </w:rPr>
        <w:t>2</w:t>
      </w:r>
      <w:r>
        <w:t xml:space="preserve"> Anonymous for peer review</w:t>
      </w:r>
    </w:p>
    <w:p w14:paraId="1F38CE0A" w14:textId="77777777" w:rsidR="00A5295A" w:rsidRDefault="00000000">
      <w:pPr>
        <w:pStyle w:val="BodyText"/>
      </w:pPr>
      <w:r>
        <w:t>                                                                                                                                                    </w:t>
      </w:r>
    </w:p>
    <w:p w14:paraId="61450F1A" w14:textId="77777777" w:rsidR="00A5295A" w:rsidRDefault="00000000">
      <w:pPr>
        <w:pStyle w:val="BodyText"/>
      </w:pPr>
      <w:r>
        <w:t> </w:t>
      </w:r>
    </w:p>
    <w:p w14:paraId="31613E80" w14:textId="77777777" w:rsidR="00A5295A" w:rsidRDefault="00000000" w:rsidP="00A662B2">
      <w:pPr>
        <w:pStyle w:val="authornote-title"/>
        <w:framePr w:wrap="notBeside" w:vAnchor="page" w:hAnchor="page" w:x="1453" w:y="1657"/>
      </w:pPr>
      <w:r>
        <w:lastRenderedPageBreak/>
        <w:t>Author note</w:t>
      </w:r>
    </w:p>
    <w:p w14:paraId="7AA7771C" w14:textId="77777777" w:rsidR="00A5295A" w:rsidRDefault="00000000" w:rsidP="00A662B2">
      <w:pPr>
        <w:pStyle w:val="authornote"/>
        <w:framePr w:wrap="notBeside" w:vAnchor="page" w:hAnchor="page" w:x="1453" w:y="1657"/>
      </w:pPr>
      <w:r>
        <w:t>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w:t>
      </w:r>
    </w:p>
    <w:p w14:paraId="0591595F" w14:textId="77777777" w:rsidR="00A5295A" w:rsidRDefault="00000000" w:rsidP="00A662B2">
      <w:pPr>
        <w:pStyle w:val="authornote"/>
        <w:framePr w:wrap="notBeside" w:vAnchor="page" w:hAnchor="page" w:x="1453" w:y="1657"/>
      </w:pPr>
      <w:r>
        <w:t xml:space="preserve">All materials, data (raw and processed), code, and pre-registrations are openly available at </w:t>
      </w:r>
      <w:hyperlink r:id="rId7">
        <w:r w:rsidR="00A5295A">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14:paraId="341E5014" w14:textId="77777777" w:rsidR="00A5295A" w:rsidRDefault="00000000" w:rsidP="00A662B2">
      <w:pPr>
        <w:pStyle w:val="authornote"/>
        <w:framePr w:wrap="notBeside" w:vAnchor="page" w:hAnchor="page" w:x="1453" w:y="1657"/>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09F2DC72" w14:textId="77777777" w:rsidR="00A5295A" w:rsidRDefault="00000000" w:rsidP="00A662B2">
      <w:pPr>
        <w:pStyle w:val="authornote"/>
        <w:framePr w:wrap="notBeside" w:vAnchor="page" w:hAnchor="page" w:x="1453" w:y="1657"/>
      </w:pPr>
      <w:r>
        <w:t>Correspondence concerning this article should be addressed to Anonymous for peer review (NAC), Anonymous for peer review. E-mail: Anonymous for peer review</w:t>
      </w:r>
    </w:p>
    <w:p w14:paraId="44FFB856" w14:textId="77777777" w:rsidR="00A5295A" w:rsidRDefault="00000000">
      <w:pPr>
        <w:pStyle w:val="h1-pagebreak"/>
      </w:pPr>
      <w:r>
        <w:lastRenderedPageBreak/>
        <w:t>Abstract</w:t>
      </w:r>
    </w:p>
    <w:p w14:paraId="214F9A8E" w14:textId="55FD8E83" w:rsidR="00A5295A"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253 effect sizes from 53 studies that provided experimental tests of demand effects by explicitly manipulating cues about the study hypothesis. These manipulations tended to produce small overall increases in hypothesis-consistent responding (</w:t>
      </w:r>
      <w:r>
        <w:rPr>
          <w:i/>
          <w:iCs/>
        </w:rPr>
        <w:t>d</w:t>
      </w:r>
      <w:r>
        <w:t xml:space="preserve"> = 0.20, 95% CI [0.11, 0.30]). However, effects were extremely heterogeneous (between-study </w:t>
      </w:r>
      <m:oMath>
        <m:r>
          <w:rPr>
            <w:rFonts w:ascii="Cambria Math" w:hAnsi="Cambria Math"/>
          </w:rPr>
          <m:t>τ</m:t>
        </m:r>
      </m:oMath>
      <w:r>
        <w:t xml:space="preserve"> = 0.29; within-study </w:t>
      </w:r>
      <m:oMath>
        <m:r>
          <w:rPr>
            <w:rFonts w:ascii="Cambria Math" w:hAnsi="Cambria Math"/>
          </w:rPr>
          <m:t>σ</m:t>
        </m:r>
      </m:oMath>
      <w:r>
        <w:t xml:space="preserve"> = 0.18), with the estimated distribution of population effects ranging from </w:t>
      </w:r>
      <w:r>
        <w:rPr>
          <w:i/>
          <w:iCs/>
        </w:rPr>
        <w:t>d</w:t>
      </w:r>
      <w:r>
        <w:t xml:space="preserve"> = 1.82 (a massive increase in hypothesis-consistent responding) to </w:t>
      </w:r>
      <w:r>
        <w:rPr>
          <w:i/>
          <w:iCs/>
        </w:rPr>
        <w:t>d</w:t>
      </w:r>
      <w:r>
        <w:t xml:space="preserve"> = -1.33 (a massive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difficult to explain. New participants who reviewed key study details were neither able to predict nor provide insights into psychological mechanisms theorized to underlie demand effects. Participants</w:t>
      </w:r>
      <w:ins w:id="0" w:author="Coles, Nicholas A." w:date="2024-12-30T14:36:00Z" w16du:dateUtc="2024-12-30T19:36:00Z">
        <w:r w:rsidR="00E316B6">
          <w:t>’</w:t>
        </w:r>
      </w:ins>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Although the meta-analysis did not capture the full depth of the demand characteristics construct, the synthesis of even a narrow subset of the literature suggests that </w:t>
      </w:r>
      <w:del w:id="1" w:author="Coles, Nicholas A." w:date="2024-12-30T14:36:00Z" w16du:dateUtc="2024-12-30T19:36:00Z">
        <w:r w:rsidDel="00E316B6">
          <w:delText xml:space="preserve">such </w:delText>
        </w:r>
      </w:del>
      <w:ins w:id="2" w:author="Coles, Nicholas A." w:date="2024-12-30T14:36:00Z" w16du:dateUtc="2024-12-30T19:36:00Z">
        <w:r w:rsidR="00E316B6">
          <w:t>their</w:t>
        </w:r>
        <w:r w:rsidR="00E316B6">
          <w:t xml:space="preserve"> </w:t>
        </w:r>
      </w:ins>
      <w:r>
        <w:t>effects can be inferentially consequential, unreliable, and difficult to explain.</w:t>
      </w:r>
    </w:p>
    <w:p w14:paraId="05E8EEDD" w14:textId="77777777" w:rsidR="00A5295A" w:rsidRDefault="00000000">
      <w:pPr>
        <w:pStyle w:val="BodyText"/>
      </w:pPr>
      <w:r>
        <w:rPr>
          <w:i/>
          <w:iCs/>
        </w:rPr>
        <w:t>Keywords:</w:t>
      </w:r>
      <w:r>
        <w:t xml:space="preserve"> demand characteristics, expectancies, meta-analysis, methodology, confound</w:t>
      </w:r>
    </w:p>
    <w:p w14:paraId="54204D61" w14:textId="77777777" w:rsidR="00A5295A" w:rsidRDefault="00000000">
      <w:pPr>
        <w:pStyle w:val="h1-pagebreak"/>
      </w:pPr>
      <w:r>
        <w:lastRenderedPageBreak/>
        <w:t>A demanding problem: Meta-analysis suggests that demand characteristics can be consequential, unreliable, and difficult to explain</w:t>
      </w:r>
    </w:p>
    <w:p w14:paraId="76456BCF" w14:textId="69A574D9" w:rsidR="00A5295A" w:rsidRDefault="00000000" w:rsidP="00F6111E">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w:t>
      </w:r>
      <w:ins w:id="3" w:author="Coles, Nicholas A." w:date="2024-12-30T14:45:00Z" w16du:dateUtc="2024-12-30T19:45:00Z">
        <w:r w:rsidR="00F6111E">
          <w:t xml:space="preserve"> – and their effects still remain difficult to predict and explain after over a half century of research.</w:t>
        </w:r>
      </w:ins>
      <w:del w:id="4" w:author="Coles, Nicholas A." w:date="2024-12-30T14:44:00Z" w16du:dateUtc="2024-12-30T19:44:00Z">
        <w:r w:rsidDel="00F6111E">
          <w:delText xml:space="preserve">, </w:delText>
        </w:r>
      </w:del>
      <w:del w:id="5" w:author="Coles, Nicholas A." w:date="2024-12-30T14:45:00Z" w16du:dateUtc="2024-12-30T19:45:00Z">
        <w:r w:rsidDel="00F6111E">
          <w:delText>and they don’t know why. Sometimes the artifact seems to matter, other times it doesn’t – and its underlying mechanisms are poorly understood.</w:delText>
        </w:r>
      </w:del>
    </w:p>
    <w:p w14:paraId="6045E1C7" w14:textId="7E2B9A78" w:rsidR="00A5295A" w:rsidRDefault="00000000" w:rsidP="00F6111E">
      <w:pPr>
        <w:pStyle w:val="BodyText"/>
      </w:pPr>
      <w:r>
        <w:t xml:space="preserve">If the above scenario was real, the noted limitations would likely call their whole method into question. However, </w:t>
      </w:r>
      <w:ins w:id="6" w:author="Coles, Nicholas A." w:date="2024-12-30T14:46:00Z" w16du:dateUtc="2024-12-30T19:46:00Z">
        <w:r w:rsidR="00F6111E">
          <w:t xml:space="preserve">in the present </w:t>
        </w:r>
      </w:ins>
      <w:ins w:id="7" w:author="Coles, Nicholas A." w:date="2024-12-30T14:50:00Z" w16du:dateUtc="2024-12-30T19:50:00Z">
        <w:r w:rsidR="00F6111E">
          <w:t>meta-analytic review</w:t>
        </w:r>
      </w:ins>
      <w:ins w:id="8" w:author="Coles, Nicholas A." w:date="2024-12-30T14:46:00Z" w16du:dateUtc="2024-12-30T19:46:00Z">
        <w:r w:rsidR="00F6111E">
          <w:t xml:space="preserve">, we </w:t>
        </w:r>
      </w:ins>
      <w:ins w:id="9" w:author="Coles, Nicholas A." w:date="2024-12-30T14:49:00Z" w16du:dateUtc="2024-12-30T19:49:00Z">
        <w:r w:rsidR="00F6111E">
          <w:t xml:space="preserve">advance an unexpected </w:t>
        </w:r>
        <w:r w:rsidR="00F6111E" w:rsidRPr="00F6111E">
          <w:t xml:space="preserve">conclusion: </w:t>
        </w:r>
      </w:ins>
      <w:ins w:id="10" w:author="Coles, Nicholas A." w:date="2024-12-30T14:51:00Z" w16du:dateUtc="2024-12-30T19:51:00Z">
        <w:r w:rsidR="00F6111E" w:rsidRPr="00F6111E">
          <w:rPr>
            <w:i/>
            <w:iCs/>
          </w:rPr>
          <w:t>demand characteristics</w:t>
        </w:r>
        <w:r w:rsidR="00F6111E" w:rsidRPr="00F6111E">
          <w:t xml:space="preserve"> present </w:t>
        </w:r>
      </w:ins>
      <w:ins w:id="11" w:author="Coles, Nicholas A." w:date="2024-12-30T14:50:00Z" w16du:dateUtc="2024-12-30T19:50:00Z">
        <w:r w:rsidR="00F6111E" w:rsidRPr="00F6111E">
          <w:t xml:space="preserve">psychologists </w:t>
        </w:r>
      </w:ins>
      <w:ins w:id="12" w:author="Coles, Nicholas A." w:date="2024-12-30T14:51:00Z" w16du:dateUtc="2024-12-30T19:51:00Z">
        <w:r w:rsidR="00F6111E" w:rsidRPr="00F6111E">
          <w:t xml:space="preserve">with a troublingly similar set of </w:t>
        </w:r>
      </w:ins>
      <w:ins w:id="13" w:author="Coles, Nicholas A." w:date="2024-12-30T14:50:00Z" w16du:dateUtc="2024-12-30T19:50:00Z">
        <w:r w:rsidR="00F6111E">
          <w:t>methodological challenges</w:t>
        </w:r>
      </w:ins>
      <w:ins w:id="14" w:author="Coles, Nicholas A." w:date="2024-12-30T14:51:00Z" w16du:dateUtc="2024-12-30T19:51:00Z">
        <w:r w:rsidR="00F6111E">
          <w:t>.</w:t>
        </w:r>
      </w:ins>
      <w:del w:id="15" w:author="Coles, Nicholas A." w:date="2024-12-30T14:51:00Z" w16du:dateUtc="2024-12-30T19:51:00Z">
        <w:r w:rsidDel="00F6111E">
          <w:delText xml:space="preserve">perhaps experimental psychologists should not be so quick to judge. After all, we too deal with a difficult-to-understand methodological artifact: </w:delText>
        </w:r>
        <w:r w:rsidDel="00F6111E">
          <w:rPr>
            <w:i/>
            <w:iCs/>
          </w:rPr>
          <w:delText>demand characteristics</w:delText>
        </w:r>
        <w:r w:rsidDel="00F6111E">
          <w:delText>.</w:delText>
        </w:r>
      </w:del>
    </w:p>
    <w:p w14:paraId="73F3799D" w14:textId="2362DB9C" w:rsidR="00A5295A" w:rsidRDefault="00000000">
      <w:pPr>
        <w:pStyle w:val="BodyText"/>
      </w:pPr>
      <w:r>
        <w:t>In a seminal paper</w:t>
      </w:r>
      <w:ins w:id="16" w:author="Coles, Nicholas A." w:date="2024-12-30T14:51:00Z" w16du:dateUtc="2024-12-30T19:51:00Z">
        <w:r w:rsidR="00F6111E">
          <w:t xml:space="preserve"> published </w:t>
        </w:r>
      </w:ins>
      <w:ins w:id="17" w:author="Coles, Nicholas A." w:date="2024-12-30T14:52:00Z" w16du:dateUtc="2024-12-30T19:52:00Z">
        <w:r w:rsidR="00F6111E">
          <w:t>over a half century before our review</w:t>
        </w:r>
      </w:ins>
      <w:r>
        <w:t xml:space="preserve">,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w:t>
      </w:r>
      <w:r>
        <w:lastRenderedPageBreak/>
        <w:t xml:space="preserve">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w:t>
      </w:r>
      <w:proofErr w:type="spellStart"/>
      <w:r>
        <w:t>Mummolo</w:t>
      </w:r>
      <w:proofErr w:type="spellEnd"/>
      <w:r>
        <w:t xml:space="preserve"> &amp; Peterson, 2019).</w:t>
      </w:r>
    </w:p>
    <w:p w14:paraId="5E8D7292" w14:textId="7FDA8B39" w:rsidR="00A5295A" w:rsidRDefault="00000000">
      <w:pPr>
        <w:pStyle w:val="BodyText"/>
      </w:pPr>
      <w:r>
        <w:t xml:space="preserve">As this brief review shows, demand characteristics are uncomfortably close to the mysterious methodological artifact described in the opening of the paper. Demand effects are a literal textbook methodological concern in experimental psychology (Sharpe &amp; Whelton, 2016). However, their magnitude, direction, and consistency remain unclear. In the present paper, we use meta-analysis to take stock of what </w:t>
      </w:r>
      <w:del w:id="18" w:author="Coles, Nicholas A." w:date="2024-12-30T14:40:00Z" w16du:dateUtc="2024-12-30T19:40:00Z">
        <w:r w:rsidDel="00E316B6">
          <w:delText xml:space="preserve">we </w:delText>
        </w:r>
      </w:del>
      <w:ins w:id="19" w:author="Coles, Nicholas A." w:date="2024-12-30T14:40:00Z" w16du:dateUtc="2024-12-30T19:40:00Z">
        <w:r w:rsidR="00E316B6">
          <w:t>experimen</w:t>
        </w:r>
      </w:ins>
      <w:ins w:id="20" w:author="Coles, Nicholas A." w:date="2024-12-30T14:41:00Z" w16du:dateUtc="2024-12-30T19:41:00Z">
        <w:r w:rsidR="00E316B6">
          <w:t>tal psychologists</w:t>
        </w:r>
      </w:ins>
      <w:ins w:id="21" w:author="Coles, Nicholas A." w:date="2024-12-30T14:40:00Z" w16du:dateUtc="2024-12-30T19:40:00Z">
        <w:r w:rsidR="00E316B6">
          <w:t xml:space="preserve"> </w:t>
        </w:r>
      </w:ins>
      <w:r>
        <w:t>have learned – if anything – about demand effects in the 50+ years since Orne influentially described them (Orne, 1962). We begin by briefly reviewing one of the most comprehensive and influential framework describing their effects.</w:t>
      </w:r>
    </w:p>
    <w:p w14:paraId="737132A9" w14:textId="77777777" w:rsidR="00A5295A" w:rsidRDefault="00000000">
      <w:pPr>
        <w:pStyle w:val="Heading2"/>
      </w:pPr>
      <w:bookmarkStart w:id="22" w:name="Xa0d64ece604650f58e403bddeb4af76aa562f5e"/>
      <w:r>
        <w:t>How do demand characteristics alter participant responses?</w:t>
      </w:r>
    </w:p>
    <w:p w14:paraId="58B1859D" w14:textId="77777777" w:rsidR="00A5295A"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2D5FBA91" w14:textId="77777777" w:rsidR="00A5295A" w:rsidRDefault="00000000">
      <w:pPr>
        <w:pStyle w:val="BodyText"/>
      </w:pPr>
      <w:r>
        <w:lastRenderedPageBreak/>
        <w:t>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4C85210B" w14:textId="77777777" w:rsidR="00A5295A" w:rsidRDefault="00000000">
      <w:pPr>
        <w:pStyle w:val="BodyText"/>
      </w:pPr>
      <w:r>
        <w:t xml:space="preserve">If and when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w:t>
      </w:r>
      <w:r>
        <w:lastRenderedPageBreak/>
        <w:t>hypothesis-consistent responses), or (c) counter-acquiesce (i.e., provide hypothesis-inconsistent responses).</w:t>
      </w:r>
    </w:p>
    <w:p w14:paraId="2A519111" w14:textId="43718B0C" w:rsidR="00A5295A" w:rsidRDefault="00000000">
      <w:pPr>
        <w:pStyle w:val="BodyText"/>
      </w:pPr>
      <w:r>
        <w:t xml:space="preserve">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w:t>
      </w:r>
      <w:ins w:id="23" w:author="Coles, Nicholas A." w:date="2024-12-30T14:53:00Z" w16du:dateUtc="2024-12-30T19:53:00Z">
        <w:r w:rsidR="00F6111E">
          <w:t xml:space="preserve">many </w:t>
        </w:r>
      </w:ins>
      <w:r>
        <w:t xml:space="preserve">psychologists’ </w:t>
      </w:r>
      <w:del w:id="24" w:author="Coles, Nicholas A." w:date="2024-12-30T14:53:00Z" w16du:dateUtc="2024-12-30T19:53:00Z">
        <w:r w:rsidDel="00F6111E">
          <w:delText xml:space="preserve">typical </w:delText>
        </w:r>
      </w:del>
      <w:r>
        <w:t>playbook for avoiding the impact of demand characteristics: use deception and/or unobtrusive procedures (reduce receptivity), incentivize honest reporting (reduce motivation), and/or deploy difficult-to-control outcome measures (reduce opportunity to adjust responses).</w:t>
      </w:r>
    </w:p>
    <w:p w14:paraId="16370C80" w14:textId="77777777" w:rsidR="00A5295A"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responses in cases where they are not motivated to do so – e.g., via conditioned responses or other mechanisms discussed in conceptually-related work on placebo effects </w:t>
      </w:r>
      <w:r>
        <w:lastRenderedPageBreak/>
        <w:t>(Stewart-Williams &amp; Podd, 2004). We focus our review on Rosnow and colleagues’ influential framework, but we revisit complementary ideas throughout.</w:t>
      </w:r>
    </w:p>
    <w:p w14:paraId="58E73D60" w14:textId="77777777" w:rsidR="00A5295A" w:rsidRDefault="00000000">
      <w:pPr>
        <w:pStyle w:val="Heading1"/>
      </w:pPr>
      <w:bookmarkStart w:id="25" w:name="methodology"/>
      <w:bookmarkEnd w:id="22"/>
      <w:r>
        <w:t>Methodology</w:t>
      </w:r>
    </w:p>
    <w:p w14:paraId="3A2A7287" w14:textId="24365438" w:rsidR="00A5295A" w:rsidRDefault="00000000">
      <w:pPr>
        <w:pStyle w:val="FirstParagraph"/>
      </w:pPr>
      <w:r>
        <w:t xml:space="preserve">The goal of the current paper is to quantitatively take stock of what </w:t>
      </w:r>
      <w:del w:id="26" w:author="Coles, Nicholas A." w:date="2024-12-30T14:54:00Z" w16du:dateUtc="2024-12-30T19:54:00Z">
        <w:r w:rsidDel="00060065">
          <w:delText xml:space="preserve">we </w:delText>
        </w:r>
      </w:del>
      <w:ins w:id="27" w:author="Coles, Nicholas A." w:date="2024-12-30T14:54:00Z" w16du:dateUtc="2024-12-30T19:54:00Z">
        <w:r w:rsidR="00060065">
          <w:t>experimental psychologists</w:t>
        </w:r>
        <w:r w:rsidR="00060065">
          <w:t xml:space="preserve"> </w:t>
        </w:r>
      </w:ins>
      <w:r>
        <w:t xml:space="preserve">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quantitatively evaluate the magnitude, consistency, and potential moderators of demand effects.</w:t>
      </w:r>
    </w:p>
    <w:p w14:paraId="0978790B" w14:textId="77777777" w:rsidR="00A5295A" w:rsidRDefault="00000000">
      <w:pPr>
        <w:pStyle w:val="BodyText"/>
      </w:pPr>
      <w:r>
        <w:t>We defined the scope of the meta-analysis using the Population, Intervention, Comparison, Outcome framework (Schardt,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6DC83FDC" w14:textId="67EBA840" w:rsidR="00A5295A"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w:t>
      </w:r>
      <w:ins w:id="28" w:author="Coles, Nicholas A." w:date="2024-12-30T14:55:00Z" w16du:dateUtc="2024-12-30T19:55:00Z">
        <w:r w:rsidR="00060065">
          <w:t xml:space="preserve">Furthermore, our own review of the literature </w:t>
        </w:r>
        <w:r w:rsidR="00060065">
          <w:lastRenderedPageBreak/>
          <w:t>revealed that researchers tend to study</w:t>
        </w:r>
      </w:ins>
      <w:ins w:id="29" w:author="Coles, Nicholas A." w:date="2024-12-30T14:56:00Z" w16du:dateUtc="2024-12-30T19:56:00Z">
        <w:r w:rsidR="00060065">
          <w:t xml:space="preserve"> such effects by manipulating the study hypothesis </w:t>
        </w:r>
      </w:ins>
      <w:ins w:id="30" w:author="Coles, Nicholas A." w:date="2024-12-30T15:01:00Z" w16du:dateUtc="2024-12-30T20:01:00Z">
        <w:r w:rsidR="00A621F3">
          <w:t xml:space="preserve">explicitly </w:t>
        </w:r>
      </w:ins>
      <w:ins w:id="31" w:author="Coles, Nicholas A." w:date="2024-12-30T14:56:00Z" w16du:dateUtc="2024-12-30T19:56:00Z">
        <w:r w:rsidR="00060065">
          <w:t xml:space="preserve">communicated to participants. For these reasons, </w:t>
        </w:r>
      </w:ins>
      <w:del w:id="32" w:author="Coles, Nicholas A." w:date="2024-12-30T14:56:00Z" w16du:dateUtc="2024-12-30T19:56:00Z">
        <w:r w:rsidDel="00060065">
          <w:delText xml:space="preserve">To bound and simplify the conceptual space, we focused </w:delText>
        </w:r>
      </w:del>
      <w:ins w:id="33" w:author="Coles, Nicholas A." w:date="2024-12-30T14:56:00Z" w16du:dateUtc="2024-12-30T19:56:00Z">
        <w:r w:rsidR="00060065">
          <w:t xml:space="preserve">the present review focuses </w:t>
        </w:r>
      </w:ins>
      <w:r>
        <w:t>on relatively explicit manipulations of the study hypothesis</w:t>
      </w:r>
      <w:ins w:id="34" w:author="Coles, Nicholas A." w:date="2024-12-30T14:56:00Z" w16du:dateUtc="2024-12-30T19:56:00Z">
        <w:r w:rsidR="00060065">
          <w:t xml:space="preserve"> (but see </w:t>
        </w:r>
        <w:r w:rsidR="00060065" w:rsidRPr="00A621F3">
          <w:rPr>
            <w:i/>
            <w:iCs/>
            <w:rPrChange w:id="35" w:author="Coles, Nicholas A." w:date="2024-12-30T15:02:00Z" w16du:dateUtc="2024-12-30T20:02:00Z">
              <w:rPr/>
            </w:rPrChange>
          </w:rPr>
          <w:t>Limitations</w:t>
        </w:r>
        <w:r w:rsidR="00060065">
          <w:t xml:space="preserve"> section)</w:t>
        </w:r>
      </w:ins>
      <w:r>
        <w:t>.</w:t>
      </w:r>
    </w:p>
    <w:p w14:paraId="3646C2D9" w14:textId="77777777" w:rsidR="00A5295A"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53ADD646" w14:textId="77777777" w:rsidR="00A5295A" w:rsidRDefault="00000000">
      <w:pPr>
        <w:pStyle w:val="Heading3"/>
        <w:framePr w:wrap="around"/>
      </w:pPr>
      <w:bookmarkStart w:id="36" w:name="literature-search"/>
      <w:r>
        <w:t>Literature search.</w:t>
      </w:r>
    </w:p>
    <w:p w14:paraId="4F02144B" w14:textId="77777777" w:rsidR="00A5295A" w:rsidRDefault="00000000">
      <w:pPr>
        <w:pStyle w:val="FirstParagraph"/>
      </w:pPr>
      <w:r>
        <w:t>Figure 1 provides a PRISMA-style flowchart summarizing our literature search and screening process (Page et al., 2021).</w:t>
      </w:r>
    </w:p>
    <w:p w14:paraId="1DD16B6C" w14:textId="77777777" w:rsidR="00A5295A"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0612D07A" w14:textId="77777777" w:rsidR="00A5295A" w:rsidRDefault="00000000">
      <w:pPr>
        <w:pStyle w:val="BodyText"/>
      </w:pPr>
      <w:r>
        <w:lastRenderedPageBreak/>
        <w:t>Our search did not have language restrictions and went as far back as 1840, which yielded 1457 records, 168 of which were unpublished.</w:t>
      </w:r>
    </w:p>
    <w:p w14:paraId="1AD47B50" w14:textId="77777777" w:rsidR="00A5295A" w:rsidRDefault="00000000">
      <w:pPr>
        <w:pStyle w:val="CaptionedFigure"/>
        <w:framePr w:wrap="notBeside"/>
      </w:pPr>
      <w:commentRangeStart w:id="37"/>
      <w:r>
        <w:rPr>
          <w:noProof/>
        </w:rPr>
        <w:drawing>
          <wp:inline distT="0" distB="0" distL="0" distR="0" wp14:anchorId="7E0E28BE" wp14:editId="003E0C8B">
            <wp:extent cx="5969000" cy="4654658"/>
            <wp:effectExtent l="0" t="0" r="0" b="0"/>
            <wp:docPr id="23"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4" name="Picture" descr="images/metaware_PRISMA.png"/>
                    <pic:cNvPicPr>
                      <a:picLocks noChangeAspect="1" noChangeArrowheads="1"/>
                    </pic:cNvPicPr>
                  </pic:nvPicPr>
                  <pic:blipFill>
                    <a:blip r:embed="rId8"/>
                    <a:stretch>
                      <a:fillRect/>
                    </a:stretch>
                  </pic:blipFill>
                  <pic:spPr bwMode="auto">
                    <a:xfrm>
                      <a:off x="0" y="0"/>
                      <a:ext cx="5969000" cy="4654658"/>
                    </a:xfrm>
                    <a:prstGeom prst="rect">
                      <a:avLst/>
                    </a:prstGeom>
                    <a:noFill/>
                    <a:ln w="9525">
                      <a:noFill/>
                      <a:headEnd/>
                      <a:tailEnd/>
                    </a:ln>
                  </pic:spPr>
                </pic:pic>
              </a:graphicData>
            </a:graphic>
          </wp:inline>
        </w:drawing>
      </w:r>
      <w:commentRangeEnd w:id="37"/>
      <w:r w:rsidR="00463568">
        <w:rPr>
          <w:rStyle w:val="CommentReference"/>
        </w:rPr>
        <w:commentReference w:id="37"/>
      </w:r>
    </w:p>
    <w:p w14:paraId="648B7F3B" w14:textId="77777777" w:rsidR="00A5295A" w:rsidRDefault="00000000">
      <w:pPr>
        <w:pStyle w:val="ImageCaption"/>
      </w:pPr>
      <w:bookmarkStart w:id="38" w:name="fig:prisma"/>
      <w:bookmarkEnd w:id="38"/>
      <w:r>
        <w:t>Figure 1: PRISMA-style flowchart illustrating the identification, screening, and selection of studies.</w:t>
      </w:r>
    </w:p>
    <w:p w14:paraId="569CEC19" w14:textId="77777777" w:rsidR="00A5295A" w:rsidRDefault="00000000">
      <w:pPr>
        <w:pStyle w:val="Heading3"/>
        <w:framePr w:wrap="around"/>
      </w:pPr>
      <w:bookmarkStart w:id="39" w:name="screening"/>
      <w:bookmarkEnd w:id="36"/>
      <w:r>
        <w:t>Screening.</w:t>
      </w:r>
    </w:p>
    <w:p w14:paraId="5D1A69F9" w14:textId="77777777" w:rsidR="00A5295A" w:rsidRDefault="00000000">
      <w:pPr>
        <w:pStyle w:val="FirstParagraph"/>
      </w:pPr>
      <w:r>
        <w:t>Put simply, records must have met the following criteria in order to be eligible for inclusion in the meta-analysis:</w:t>
      </w:r>
    </w:p>
    <w:p w14:paraId="59606F10" w14:textId="77777777" w:rsidR="00A5295A" w:rsidRDefault="00000000">
      <w:pPr>
        <w:numPr>
          <w:ilvl w:val="0"/>
          <w:numId w:val="24"/>
        </w:numPr>
      </w:pPr>
      <w:r>
        <w:lastRenderedPageBreak/>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6391B172" w14:textId="77777777" w:rsidR="00A5295A"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67514D2F" w14:textId="77777777" w:rsidR="00A5295A" w:rsidRDefault="00000000">
      <w:pPr>
        <w:numPr>
          <w:ilvl w:val="0"/>
          <w:numId w:val="24"/>
        </w:numPr>
      </w:pPr>
      <w:r>
        <w:t xml:space="preserve">A non-clinical population was </w:t>
      </w:r>
      <w:commentRangeStart w:id="40"/>
      <w:r>
        <w:t>studied</w:t>
      </w:r>
      <w:commentRangeEnd w:id="40"/>
      <w:r w:rsidR="00463568">
        <w:rPr>
          <w:rStyle w:val="CommentReference"/>
        </w:rPr>
        <w:commentReference w:id="40"/>
      </w:r>
      <w:r>
        <w:t>.</w:t>
      </w:r>
      <w:r>
        <w:rPr>
          <w:rStyle w:val="FootnoteReference"/>
        </w:rPr>
        <w:footnoteReference w:id="2"/>
      </w:r>
    </w:p>
    <w:p w14:paraId="350AFE0F" w14:textId="77777777" w:rsidR="00A5295A" w:rsidRDefault="00000000">
      <w:pPr>
        <w:numPr>
          <w:ilvl w:val="0"/>
          <w:numId w:val="24"/>
        </w:numPr>
      </w:pPr>
      <w:r>
        <w:t>Information necessary for computing at least one effect size was included.</w:t>
      </w:r>
    </w:p>
    <w:p w14:paraId="01C15434" w14:textId="77777777" w:rsidR="00A5295A" w:rsidRDefault="00000000">
      <w:pPr>
        <w:pStyle w:val="FirstParagraph"/>
      </w:pPr>
      <w:r>
        <w:lastRenderedPageBreak/>
        <w:t>Figure 1 more thoroughly summarizes exclusion criteria. In instances where multiple exclusion criteria applied, coders were asked to choose only one option.</w:t>
      </w:r>
    </w:p>
    <w:p w14:paraId="70C7FEB1" w14:textId="77777777" w:rsidR="00A5295A" w:rsidRDefault="00000000">
      <w:pPr>
        <w:pStyle w:val="BodyText"/>
      </w:pPr>
      <w:r>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screeners did not have to review records twice.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4382C829" w14:textId="77777777" w:rsidR="00A5295A" w:rsidRDefault="00000000">
      <w:pPr>
        <w:pStyle w:val="Heading3"/>
        <w:framePr w:wrap="around"/>
      </w:pPr>
      <w:bookmarkStart w:id="41" w:name="effect-size-index"/>
      <w:bookmarkEnd w:id="39"/>
      <w:r>
        <w:t>Effect size index.</w:t>
      </w:r>
    </w:p>
    <w:p w14:paraId="0B45A10B" w14:textId="77777777" w:rsidR="00A5295A"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372B286A" w14:textId="77777777" w:rsidR="00463568" w:rsidRDefault="00000000">
      <w:pPr>
        <w:pStyle w:val="BodyText"/>
        <w:rPr>
          <w:ins w:id="42" w:author="Coles, Nicholas A." w:date="2024-12-30T15:07:00Z" w16du:dateUtc="2024-12-30T20:07:00Z"/>
        </w:rPr>
      </w:pPr>
      <w:r>
        <w:t xml:space="preserve">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w:t>
      </w:r>
      <w:del w:id="43" w:author="Coles, Nicholas A." w:date="2024-12-30T15:07:00Z" w16du:dateUtc="2024-12-30T20:07:00Z">
        <w:r w:rsidDel="00463568">
          <w:delText xml:space="preserve">or </w:delText>
        </w:r>
      </w:del>
      <w:ins w:id="44" w:author="Coles, Nicholas A." w:date="2024-12-30T15:07:00Z" w16du:dateUtc="2024-12-30T20:07:00Z">
        <w:r w:rsidR="00463568">
          <w:t>vs.</w:t>
        </w:r>
        <w:r w:rsidR="00463568">
          <w:t xml:space="preserve"> </w:t>
        </w:r>
      </w:ins>
      <w:r>
        <w:t xml:space="preserve">not informed of the mood-boosting effect of smiling. </w:t>
      </w:r>
    </w:p>
    <w:p w14:paraId="093FD5CD" w14:textId="5309A9BC" w:rsidR="00A5295A" w:rsidRDefault="00000000">
      <w:pPr>
        <w:pStyle w:val="BodyText"/>
      </w:pPr>
      <w:r>
        <w:t xml:space="preserve">In </w:t>
      </w:r>
      <w:del w:id="45" w:author="Coles, Nicholas A." w:date="2024-12-30T15:07:00Z" w16du:dateUtc="2024-12-30T20:07:00Z">
        <w:r w:rsidDel="00463568">
          <w:delText xml:space="preserve">other </w:delText>
        </w:r>
      </w:del>
      <w:ins w:id="46" w:author="Coles, Nicholas A." w:date="2024-12-30T15:07:00Z" w16du:dateUtc="2024-12-30T20:07:00Z">
        <w:r w:rsidR="00463568">
          <w:t>some</w:t>
        </w:r>
        <w:r w:rsidR="00463568">
          <w:t xml:space="preserve"> </w:t>
        </w:r>
      </w:ins>
      <w:r>
        <w:t xml:space="preserve">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w:t>
      </w:r>
      <w:r>
        <w:lastRenderedPageBreak/>
        <w:t>interactive effect of explicit demand characteristics was computed by calculating a standardized difference-in-differences score.</w:t>
      </w:r>
    </w:p>
    <w:p w14:paraId="70F9D2CA" w14:textId="77777777" w:rsidR="00A5295A"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3B188DDD" w14:textId="18F29270" w:rsidR="00A5295A"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w:t>
      </w:r>
      <w:del w:id="47" w:author="Coles, Nicholas A." w:date="2024-12-30T15:08:00Z" w16du:dateUtc="2024-12-30T20:08:00Z">
        <w:r w:rsidDel="00463568">
          <w:delText xml:space="preserve">When additional information would lead to more accurate estimates, original authors were contacted if we subjectively judged they were likely to respond – e.g., if less than 5 years had passed or we personally knew the authors. </w:delText>
        </w:r>
      </w:del>
      <w:r>
        <w:t xml:space="preserve">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38072224" w14:textId="77777777" w:rsidR="00A5295A"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t>
      </w:r>
      <w:r>
        <w:lastRenderedPageBreak/>
        <w:t xml:space="preserve">with </w:t>
      </w:r>
      <m:oMath>
        <m:r>
          <w:rPr>
            <w:rFonts w:ascii="Cambria Math" w:hAnsi="Cambria Math"/>
          </w:rPr>
          <m:t>r</m:t>
        </m:r>
      </m:oMath>
      <w:r>
        <w:t xml:space="preserve"> = .10, .30, .50, .70, and .90. These sensitivity analyses produced virtually no change in overall effect size estimates, so we do not discuss them further.</w:t>
      </w:r>
    </w:p>
    <w:p w14:paraId="04B5842A" w14:textId="77777777" w:rsidR="00A5295A" w:rsidRDefault="00000000">
      <w:pPr>
        <w:pStyle w:val="BodyText"/>
      </w:pPr>
      <w:r>
        <w:t>Nearly all studies (74%)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429C04DE" w14:textId="77777777" w:rsidR="00A5295A" w:rsidRDefault="00000000">
      <w:pPr>
        <w:pStyle w:val="Heading3"/>
        <w:framePr w:wrap="around"/>
      </w:pPr>
      <w:bookmarkStart w:id="48" w:name="potential-study-feature-moderators"/>
      <w:bookmarkEnd w:id="41"/>
      <w:r>
        <w:t>Potential study feature moderators.</w:t>
      </w:r>
    </w:p>
    <w:p w14:paraId="767388AB" w14:textId="4BF14F22" w:rsidR="00A5295A" w:rsidRDefault="00000000">
      <w:pPr>
        <w:pStyle w:val="FirstParagraph"/>
      </w:pPr>
      <w:r>
        <w:t xml:space="preserve">The studies we included in our meta-analysis were methodologically varied (for more information, see </w:t>
      </w:r>
      <w:r>
        <w:rPr>
          <w:i/>
          <w:iCs/>
        </w:rPr>
        <w:t>Results</w:t>
      </w:r>
      <w:ins w:id="49" w:author="Coles, Nicholas A." w:date="2024-12-30T15:08:00Z" w16du:dateUtc="2024-12-30T20:08:00Z">
        <w:r w:rsidR="00463568">
          <w:t xml:space="preserve"> and </w:t>
        </w:r>
        <w:r w:rsidR="00463568" w:rsidRPr="00463568">
          <w:rPr>
            <w:i/>
            <w:iCs/>
            <w:rPrChange w:id="50" w:author="Coles, Nicholas A." w:date="2024-12-30T15:08:00Z" w16du:dateUtc="2024-12-30T20:08:00Z">
              <w:rPr/>
            </w:rPrChange>
          </w:rPr>
          <w:t>Limitations</w:t>
        </w:r>
      </w:ins>
      <w:r>
        <w:t>). Below, we describe study features we coded as potential moderators of demand effects:</w:t>
      </w:r>
    </w:p>
    <w:p w14:paraId="494F0806" w14:textId="77777777" w:rsidR="00A5295A"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77F3AA6A" w14:textId="60CD6F19" w:rsidR="00A5295A"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w:t>
      </w:r>
      <w:r>
        <w:lastRenderedPageBreak/>
        <w:t xml:space="preserve">are motivated and able to adjust their responses. Compared to the control condition, </w:t>
      </w:r>
      <w:del w:id="51" w:author="Coles, Nicholas A." w:date="2024-12-30T15:09:00Z" w16du:dateUtc="2024-12-30T20:09:00Z">
        <w:r w:rsidDel="00463568">
          <w:delText xml:space="preserve">acquiescent </w:delText>
        </w:r>
      </w:del>
      <w:r>
        <w:t>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59DD9559" w14:textId="77777777" w:rsidR="00A5295A"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24B76674" w14:textId="77777777" w:rsidR="00A5295A" w:rsidRDefault="00000000">
      <w:pPr>
        <w:numPr>
          <w:ilvl w:val="0"/>
          <w:numId w:val="25"/>
        </w:numPr>
      </w:pPr>
      <w:r>
        <w:rPr>
          <w:i/>
          <w:iCs/>
        </w:rPr>
        <w:t>Design of demand characteristics manipulation.</w:t>
      </w:r>
      <w:r>
        <w:t xml:space="preserve"> Whether demand characteristics were manipulation within- vs. between-subjects.</w:t>
      </w:r>
    </w:p>
    <w:p w14:paraId="2AE231EE" w14:textId="77777777" w:rsidR="00A5295A" w:rsidRDefault="00000000">
      <w:pPr>
        <w:numPr>
          <w:ilvl w:val="0"/>
          <w:numId w:val="25"/>
        </w:numPr>
      </w:pPr>
      <w:r>
        <w:rPr>
          <w:i/>
          <w:iCs/>
        </w:rPr>
        <w:t>Participant pool.</w:t>
      </w:r>
      <w:r>
        <w:t xml:space="preserve"> Whether students, non-students (e.g., MTurk workers), or a mix of students and non-students were sampled.</w:t>
      </w:r>
    </w:p>
    <w:p w14:paraId="42A23D5F" w14:textId="77777777" w:rsidR="00A5295A" w:rsidRDefault="00000000">
      <w:pPr>
        <w:numPr>
          <w:ilvl w:val="0"/>
          <w:numId w:val="25"/>
        </w:numPr>
      </w:pPr>
      <w:r>
        <w:rPr>
          <w:i/>
          <w:iCs/>
        </w:rPr>
        <w:t>Setting.</w:t>
      </w:r>
      <w:r>
        <w:t xml:space="preserve"> Whether the study was conducted online or in-person.</w:t>
      </w:r>
    </w:p>
    <w:p w14:paraId="65192B0B" w14:textId="77777777" w:rsidR="00A5295A" w:rsidRDefault="00000000">
      <w:pPr>
        <w:numPr>
          <w:ilvl w:val="0"/>
          <w:numId w:val="25"/>
        </w:numPr>
      </w:pPr>
      <w:r>
        <w:rPr>
          <w:i/>
          <w:iCs/>
        </w:rPr>
        <w:t>Payment.</w:t>
      </w:r>
      <w:r>
        <w:t xml:space="preserve"> Whether participants were paid or unpaid.</w:t>
      </w:r>
    </w:p>
    <w:p w14:paraId="1195346B" w14:textId="77777777" w:rsidR="00A5295A" w:rsidRDefault="00000000">
      <w:pPr>
        <w:numPr>
          <w:ilvl w:val="0"/>
          <w:numId w:val="25"/>
        </w:numPr>
      </w:pPr>
      <w:r>
        <w:rPr>
          <w:i/>
          <w:iCs/>
        </w:rPr>
        <w:t>Publication status.</w:t>
      </w:r>
      <w:r>
        <w:t xml:space="preserve"> Whether the study was published or unpublished.</w:t>
      </w:r>
    </w:p>
    <w:p w14:paraId="2408A42C" w14:textId="77777777" w:rsidR="00A5295A" w:rsidRDefault="00000000">
      <w:pPr>
        <w:pStyle w:val="Heading3"/>
        <w:framePr w:wrap="around"/>
      </w:pPr>
      <w:bookmarkStart w:id="52" w:name="X644b31017b5320026d77df6b129e2f86e0cabcc"/>
      <w:bookmarkEnd w:id="48"/>
      <w:r>
        <w:t>Can participants help us understand demand effects?.</w:t>
      </w:r>
    </w:p>
    <w:p w14:paraId="7A8EE168" w14:textId="77777777" w:rsidR="00A5295A"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demand effects: participants. As recently reviewed by Corneille and Béna (2023), participants </w:t>
      </w:r>
      <w:r>
        <w:lastRenderedPageBreak/>
        <w:t xml:space="preserve">can successfully predict a variety of effects in experimental psychology, including the approach-avoidance effect, mere exposure effect, and the rubber hand illusion. When this occurs, it often raises concerns that the original effect may have been driven by demand characteristics (Bartels, 2019). Here, we attempt to extend this methodology not to raise concerns about participants’ potential responses to demand characteristics – but instead to evaluate whether they are capable of explaining </w:t>
      </w:r>
      <w:r>
        <w:rPr>
          <w:i/>
          <w:iCs/>
        </w:rPr>
        <w:t>when</w:t>
      </w:r>
      <w:r>
        <w:t xml:space="preserve"> and </w:t>
      </w:r>
      <w:r>
        <w:rPr>
          <w:i/>
          <w:iCs/>
        </w:rPr>
        <w:t>how</w:t>
      </w:r>
      <w:r>
        <w:t xml:space="preserve"> such effects operate.</w:t>
      </w:r>
    </w:p>
    <w:p w14:paraId="566A402D" w14:textId="77777777" w:rsidR="00A5295A" w:rsidRDefault="00000000">
      <w:pPr>
        <w:pStyle w:val="BodyText"/>
      </w:pPr>
      <w:r>
        <w:t>As we describe below, we asked a new set of participants to review vignettes describing key details of studies included in the meta-analysis. We then solicited judgments of not only whether they believe demand effects would emerge, but also the extent to which they (a) correctly identified the communicated hypothesis, (b) would be motivated to adjust responses, (c) would be able to adjust responses, and (d) would believe the experimenter’s hypothesis.</w:t>
      </w:r>
    </w:p>
    <w:p w14:paraId="452CDFAE" w14:textId="77777777" w:rsidR="00A5295A" w:rsidRDefault="00000000">
      <w:pPr>
        <w:pStyle w:val="Heading4"/>
        <w:framePr w:wrap="around"/>
      </w:pPr>
      <w:bookmarkStart w:id="53" w:name="vignette-rating-methodology"/>
      <w:r>
        <w:t>Vignette rating methodology.</w:t>
      </w:r>
    </w:p>
    <w:p w14:paraId="658DEE2D" w14:textId="77777777" w:rsidR="00A5295A" w:rsidRDefault="00000000">
      <w:pPr>
        <w:pStyle w:val="FirstParagraph"/>
      </w:pPr>
      <w:r>
        <w:t>For each study included in the meta-analysis after our original literature search</w:t>
      </w:r>
      <w:r>
        <w:rPr>
          <w:rStyle w:val="FootnoteReference"/>
        </w:rPr>
        <w:footnoteReference w:id="3"/>
      </w:r>
      <w:r>
        <w:t xml:space="preserve">,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w:t>
      </w:r>
      <w:r>
        <w:lastRenderedPageBreak/>
        <w:t>(b) whether subjects received compensation, and (c) whether the study was conducted online or in-person.</w:t>
      </w:r>
    </w:p>
    <w:p w14:paraId="10F717A1" w14:textId="77777777" w:rsidR="00A5295A" w:rsidRDefault="00000000">
      <w:pPr>
        <w:pStyle w:val="CaptionedFigure"/>
        <w:framePr w:wrap="notBeside"/>
      </w:pPr>
      <w:r>
        <w:rPr>
          <w:noProof/>
        </w:rPr>
        <w:drawing>
          <wp:inline distT="0" distB="0" distL="0" distR="0" wp14:anchorId="6773EC5D" wp14:editId="653F8AA5">
            <wp:extent cx="5969000" cy="3740573"/>
            <wp:effectExtent l="0" t="0" r="0" b="0"/>
            <wp:docPr id="34"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5" name="Picture" descr="images/metaware_vigs.png"/>
                    <pic:cNvPicPr>
                      <a:picLocks noChangeAspect="1" noChangeArrowheads="1"/>
                    </pic:cNvPicPr>
                  </pic:nvPicPr>
                  <pic:blipFill>
                    <a:blip r:embed="rId13"/>
                    <a:stretch>
                      <a:fillRect/>
                    </a:stretch>
                  </pic:blipFill>
                  <pic:spPr bwMode="auto">
                    <a:xfrm>
                      <a:off x="0" y="0"/>
                      <a:ext cx="5969000" cy="3740573"/>
                    </a:xfrm>
                    <a:prstGeom prst="rect">
                      <a:avLst/>
                    </a:prstGeom>
                    <a:noFill/>
                    <a:ln w="9525">
                      <a:noFill/>
                      <a:headEnd/>
                      <a:tailEnd/>
                    </a:ln>
                  </pic:spPr>
                </pic:pic>
              </a:graphicData>
            </a:graphic>
          </wp:inline>
        </w:drawing>
      </w:r>
    </w:p>
    <w:p w14:paraId="725248D0" w14:textId="77777777" w:rsidR="00A5295A" w:rsidRDefault="00000000">
      <w:pPr>
        <w:pStyle w:val="ImageCaption"/>
      </w:pPr>
      <w:bookmarkStart w:id="54" w:name="fig:vig"/>
      <w:bookmarkEnd w:id="54"/>
      <w:r>
        <w:t>Figure 2: Vignettes for Standing et al. (2008), which described the key details for each demand characteristic condition (bolded and underlined) and dependent variable (bolded and italicized) combination.</w:t>
      </w:r>
    </w:p>
    <w:p w14:paraId="59C03EC9" w14:textId="77777777" w:rsidR="00A5295A" w:rsidRDefault="00000000">
      <w:pPr>
        <w:pStyle w:val="BodyText"/>
      </w:pPr>
      <w:r>
        <w:t>In total, there were 119 vignettes. We did not create vignettes for control conditions because participants were not given information about the experimenter’s hypothesis (i.e., there were no explicit demand characteristics to act upon).</w:t>
      </w:r>
    </w:p>
    <w:p w14:paraId="3F357C29" w14:textId="77777777" w:rsidR="00A5295A" w:rsidRDefault="00000000">
      <w:pPr>
        <w:pStyle w:val="BodyText"/>
      </w:pPr>
      <w:r>
        <w:t xml:space="preserve">Using a web-based Qualtrics survey, participants reviewed 10 randomly selected vignettes. Much like the sample in the studies they reviewed, these participants were a </w:t>
      </w:r>
      <w:r>
        <w:lastRenderedPageBreak/>
        <w:t>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01E91441" w14:textId="77777777" w:rsidR="00A5295A"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65BAAF8B" w14:textId="77777777" w:rsidR="00A5295A" w:rsidRDefault="00000000">
      <w:pPr>
        <w:pStyle w:val="BodyText"/>
      </w:pPr>
      <w:r>
        <w:t>Sample size was initially based on availability of resources.</w:t>
      </w:r>
      <w:r>
        <w:rPr>
          <w:rStyle w:val="FootnoteReference"/>
        </w:rPr>
        <w:footnoteReference w:id="4"/>
      </w:r>
      <w:r>
        <w:t xml:space="preserve"> We originally collected as much data as possible (n = 192) in a single quarter from undergraduates from (anonymous for </w:t>
      </w:r>
      <w:r>
        <w:lastRenderedPageBreak/>
        <w:t>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45ED4E9A" w14:textId="77777777" w:rsidR="00A5295A" w:rsidRDefault="00000000">
      <w:pPr>
        <w:pStyle w:val="BodyText"/>
      </w:pPr>
      <w:r>
        <w:t>The low intraclass correlations from our original sample indicates that participants strongly disagree about how they will respond to demand characteristics.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3BED3207" w14:textId="77777777" w:rsidR="00A5295A" w:rsidRDefault="00000000">
      <w:pPr>
        <w:pStyle w:val="Heading5"/>
        <w:framePr w:wrap="around"/>
      </w:pPr>
      <w:bookmarkStart w:id="55" w:name="X50ac5346a764638f68a9356056d1f2c3e87ad60"/>
      <w:r>
        <w:t>Accounting for different demand comparisons.</w:t>
      </w:r>
    </w:p>
    <w:p w14:paraId="15A50658" w14:textId="77777777" w:rsidR="00A5295A"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w:t>
      </w:r>
      <w:r>
        <w:lastRenderedPageBreak/>
        <w:t>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76F1229A" w14:textId="42BC0F53" w:rsidR="00615CB0"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43A4CBD4" w14:textId="77777777" w:rsidR="00615CB0" w:rsidRDefault="00615CB0">
      <w:pPr>
        <w:spacing w:before="0" w:after="200" w:line="240" w:lineRule="auto"/>
      </w:pPr>
      <w:r>
        <w:br w:type="page"/>
      </w:r>
    </w:p>
    <w:p w14:paraId="1BC95679" w14:textId="77777777" w:rsidR="00A5295A" w:rsidRDefault="00000000">
      <w:pPr>
        <w:pStyle w:val="Heading3"/>
        <w:framePr w:wrap="around"/>
      </w:pPr>
      <w:bookmarkStart w:id="56" w:name="quality-ratings"/>
      <w:bookmarkEnd w:id="52"/>
      <w:bookmarkEnd w:id="53"/>
      <w:bookmarkEnd w:id="55"/>
      <w:r>
        <w:lastRenderedPageBreak/>
        <w:t>Quality ratings.</w:t>
      </w:r>
    </w:p>
    <w:p w14:paraId="1607226C" w14:textId="77777777" w:rsidR="00A5295A" w:rsidRDefault="00000000">
      <w:pPr>
        <w:pStyle w:val="FirstParagraph"/>
      </w:pPr>
      <w:r>
        <w:t>Following a reviewer recommendation, N.C. coded the quality of each record included in the meta-analysis. To do so, a modified version of the Downs and Black (1998) checklist was used. This original checklist contains ten items designed to evaluate reporting quality (e.g., “Are the main findings of the study clearly described?”), three to evaluate external validity (e.g., “Were the subjects asked to participate in the study representative of the entire population from which they were recruited?”), seven to evaluate internal validity (e.g., “Was an attempt made to blind those measuring the main outcomes of the intervention?), six to evaluate selection bias (e.g.,”Were losses of patients to follow-up taken into account?“), and one to evaluate statistical power.</w:t>
      </w:r>
    </w:p>
    <w:p w14:paraId="2AC04122" w14:textId="77777777" w:rsidR="00A5295A" w:rsidRDefault="00000000">
      <w:pPr>
        <w:pStyle w:val="BodyText"/>
      </w:pPr>
      <w:r>
        <w:t>Many of the items in the Downs and Black (1998) checklist are difficult to evaluate or inapplicable to the literature we evaluated</w:t>
      </w:r>
      <w:r>
        <w:rPr>
          <w:rStyle w:val="FootnoteReference"/>
        </w:rPr>
        <w:footnoteReference w:id="5"/>
      </w:r>
      <w:r>
        <w:t>. We thus focused our analysis on seven reporting quality, one external validity, and three internal validity items. Each item was coded as either a 1 (“yes”), 0 (“no”) or NA (“not applicable”). For each record in the meta-analysis, the scores within each category of the checklist were averaged.</w:t>
      </w:r>
    </w:p>
    <w:p w14:paraId="2C8F7C29" w14:textId="77777777" w:rsidR="00A5295A" w:rsidRDefault="00000000">
      <w:pPr>
        <w:pStyle w:val="Heading3"/>
        <w:framePr w:wrap="around"/>
      </w:pPr>
      <w:bookmarkStart w:id="57" w:name="meta-analytic-approach"/>
      <w:bookmarkEnd w:id="56"/>
      <w:r>
        <w:t>Meta-analytic approach.</w:t>
      </w:r>
    </w:p>
    <w:p w14:paraId="179AFD53" w14:textId="77777777" w:rsidR="00A5295A" w:rsidRDefault="00000000">
      <w:pPr>
        <w:pStyle w:val="FirstParagraph"/>
      </w:pPr>
      <w:r>
        <w:t xml:space="preserve">For our meta-analytic approach, we used three-level meta-analysis (3LMA; also referred to as “multilevel” meta-analysis). Rather than assume that </w:t>
      </w:r>
      <w:r>
        <w:lastRenderedPageBreak/>
        <w:t xml:space="preserve">there is a single true effect of demand characteristics, 3LMA assumes that there is a distribution containing </w:t>
      </w:r>
      <w:r>
        <w:rPr>
          <w:i/>
          <w:iCs/>
        </w:rPr>
        <w:t>multiple true effects</w:t>
      </w:r>
      <w:r>
        <w:t>. To separate variability in these true effects from mere sampling error, 3LMA models three sources of variability: sampling error of individual studies (level 1), variability within studies (level 2), and variability between studies (level 3; often referred to as “random effects”).</w:t>
      </w:r>
    </w:p>
    <w:p w14:paraId="2FF5171F" w14:textId="77777777" w:rsidR="00A5295A"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moderators, we used model comparison </w:t>
      </w:r>
      <w:r>
        <w:rPr>
          <w:i/>
          <w:iCs/>
        </w:rPr>
        <w:t>F</w:t>
      </w:r>
      <w:r>
        <w:t>-tests. To estimate effect sizes within each subgroup of the moderator, we used model-derived estimates.</w:t>
      </w:r>
    </w:p>
    <w:p w14:paraId="6884BC0D" w14:textId="77777777" w:rsidR="00A5295A" w:rsidRDefault="00000000">
      <w:pPr>
        <w:pStyle w:val="Heading4"/>
        <w:framePr w:wrap="around"/>
      </w:pPr>
      <w:bookmarkStart w:id="58" w:name="publication-bias-analyses"/>
      <w:r>
        <w:t>Publication bias analyses.</w:t>
      </w:r>
    </w:p>
    <w:p w14:paraId="472F3CFA" w14:textId="77777777" w:rsidR="00A5295A"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7A431F21" w14:textId="77777777" w:rsidR="00A5295A"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r>
        <w:lastRenderedPageBreak/>
        <w:t>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7C0E2CCC" w14:textId="77777777" w:rsidR="00A5295A" w:rsidRDefault="00000000">
      <w:pPr>
        <w:pStyle w:val="BodyText"/>
      </w:pPr>
      <w:r>
        <w:t>Second, we conducted precision-effect tests (Stanley &amp; Doucouliagos, 2014). In precision-effect tests,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r>
        <w:rPr>
          <w:rStyle w:val="FootnoteReference"/>
        </w:rPr>
        <w:footnoteReference w:id="7"/>
      </w:r>
      <w:r>
        <w:t>.</w:t>
      </w:r>
    </w:p>
    <w:p w14:paraId="46D97908" w14:textId="77777777" w:rsidR="00A5295A"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2005098A" w14:textId="77777777" w:rsidR="00A5295A"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7C4BC09B" w14:textId="77777777" w:rsidR="00A5295A" w:rsidRDefault="00000000">
      <w:pPr>
        <w:pStyle w:val="Heading3"/>
        <w:framePr w:wrap="around"/>
      </w:pPr>
      <w:bookmarkStart w:id="59" w:name="transparency-and-openness"/>
      <w:bookmarkEnd w:id="57"/>
      <w:bookmarkEnd w:id="58"/>
      <w:r>
        <w:t>Transparency and openness.</w:t>
      </w:r>
    </w:p>
    <w:p w14:paraId="0128F379" w14:textId="17BFBDD0" w:rsidR="00A5295A" w:rsidRDefault="00000000">
      <w:pPr>
        <w:pStyle w:val="FirstParagraph"/>
      </w:pPr>
      <w:r>
        <w:t xml:space="preserve">The project pre-registration is available at </w:t>
      </w:r>
      <w:hyperlink r:id="rId14">
        <w:r w:rsidR="00A5295A">
          <w:rPr>
            <w:rStyle w:val="Hyperlink"/>
          </w:rPr>
          <w:t>https://osf.io/kwpys/?view_only=8910e0dda30b4784b8ee6e3cfa60ba34</w:t>
        </w:r>
      </w:hyperlink>
      <w:r>
        <w:t xml:space="preserve">. All materials, data, and code are openly available at </w:t>
      </w:r>
      <w:hyperlink r:id="rId15">
        <w:r w:rsidR="00A5295A">
          <w:rPr>
            <w:rStyle w:val="Hyperlink"/>
          </w:rPr>
          <w:t>https://osf.io/3hkre/?view_only=2dc92af53f194e5eab0d7aecafaf01c2</w:t>
        </w:r>
      </w:hyperlink>
      <w:r>
        <w:t>.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w:t>
      </w:r>
      <w:del w:id="60" w:author="Coles, Nicholas A." w:date="2024-12-30T15:18:00Z" w16du:dateUtc="2024-12-30T20:18:00Z">
        <w:r w:rsidDel="00403217">
          <w:delText xml:space="preserve"> (we opted for the latter)</w:delText>
        </w:r>
      </w:del>
      <w:r>
        <w:t>, (c) whether new primary data collected for the Coles et al. (2024) is described in the main text</w:t>
      </w:r>
      <w:ins w:id="61" w:author="Coles, Nicholas A." w:date="2024-12-30T15:17:00Z" w16du:dateUtc="2024-12-30T20:17:00Z">
        <w:r w:rsidR="00403217">
          <w:t xml:space="preserve"> vs. summarized in the meta-analysis</w:t>
        </w:r>
      </w:ins>
      <w:del w:id="62" w:author="Coles, Nicholas A." w:date="2024-12-30T15:18:00Z" w16du:dateUtc="2024-12-30T20:18:00Z">
        <w:r w:rsidDel="00403217">
          <w:delText xml:space="preserve"> (</w:delText>
        </w:r>
      </w:del>
      <w:del w:id="63" w:author="Coles, Nicholas A." w:date="2024-12-30T15:17:00Z" w16du:dateUtc="2024-12-30T20:17:00Z">
        <w:r w:rsidDel="00403217">
          <w:delText>reviewers convinced us that doing so would be unusual and not add much value</w:delText>
        </w:r>
      </w:del>
      <w:del w:id="64" w:author="Coles, Nicholas A." w:date="2024-12-30T15:18:00Z" w16du:dateUtc="2024-12-30T20:18:00Z">
        <w:r w:rsidDel="00403217">
          <w:delText>)</w:delText>
        </w:r>
      </w:del>
      <w:r>
        <w:t xml:space="preserve">, (d) whether to code the quality of included records, (e) expansions to the literature search, (f) whether to use Cohen’s </w:t>
      </w:r>
      <w:r>
        <w:rPr>
          <w:i/>
          <w:iCs/>
        </w:rPr>
        <w:t>d</w:t>
      </w:r>
      <w:r>
        <w:t xml:space="preserve"> or Hedge’s </w:t>
      </w:r>
      <w:r>
        <w:rPr>
          <w:i/>
          <w:iCs/>
        </w:rPr>
        <w:t>g</w:t>
      </w:r>
      <w:r>
        <w:t xml:space="preserve"> as our </w:t>
      </w:r>
      <w:r>
        <w:lastRenderedPageBreak/>
        <w:t>effect size index, and (g) decisions regarding whether to use robust variance estimation, mixed-effects models, or both.</w:t>
      </w:r>
    </w:p>
    <w:p w14:paraId="1B11117F" w14:textId="77777777" w:rsidR="00A5295A"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decrease the length of the 95% confidence intervals of the predicted demand effect, motivation, opportunity, and belief ratings to 1.</w:t>
      </w:r>
    </w:p>
    <w:p w14:paraId="78D8F2E0" w14:textId="77777777" w:rsidR="00A5295A" w:rsidRDefault="00000000">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35EA7A7E" w14:textId="77777777" w:rsidR="00A5295A" w:rsidRDefault="00000000">
      <w:pPr>
        <w:pStyle w:val="BodyText"/>
      </w:pPr>
      <w:r>
        <w:t>All code has been checked for reproducibility, including the script used to generate a computationally reproducible manuscript using the papaja R package (Aust &amp; Barth, 2022).</w:t>
      </w:r>
    </w:p>
    <w:p w14:paraId="7F6A006C" w14:textId="77777777" w:rsidR="00A5295A" w:rsidRDefault="00000000">
      <w:pPr>
        <w:pStyle w:val="Heading2"/>
      </w:pPr>
      <w:bookmarkStart w:id="65" w:name="results"/>
      <w:bookmarkEnd w:id="59"/>
      <w:r>
        <w:t>Results</w:t>
      </w:r>
    </w:p>
    <w:p w14:paraId="209F2878" w14:textId="77777777" w:rsidR="00A5295A" w:rsidRDefault="00000000">
      <w:pPr>
        <w:pStyle w:val="FirstParagraph"/>
      </w:pPr>
      <w:r>
        <w:t>In total, we extracted 253 effect sizes from 53 studies from between the years 1964 and 2024 (</w:t>
      </w:r>
      <w:r>
        <w:rPr>
          <w:i/>
          <w:iCs/>
        </w:rPr>
        <w:t>M</w:t>
      </w:r>
      <w:r>
        <w:t xml:space="preserve"> = 2003, </w:t>
      </w:r>
      <w:r>
        <w:rPr>
          <w:i/>
          <w:iCs/>
        </w:rPr>
        <w:t>SD</w:t>
      </w:r>
      <w:r>
        <w:t xml:space="preserve"> = 18.71). 11 of these studies were unpublished. Rating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associated with observed effect sizes and are not discussed further.</w:t>
      </w:r>
    </w:p>
    <w:p w14:paraId="14E0598A" w14:textId="77777777" w:rsidR="00A5295A" w:rsidRDefault="00000000">
      <w:pPr>
        <w:pStyle w:val="BodyText"/>
      </w:pPr>
      <w:r>
        <w:lastRenderedPageBreak/>
        <w:t>Most effect sizes represented a positive demand compared to a control group (</w:t>
      </w:r>
      <w:r>
        <w:rPr>
          <w:i/>
          <w:iCs/>
        </w:rPr>
        <w:t>k</w:t>
      </w:r>
      <w:r>
        <w:t xml:space="preserve"> = 115), negative demand to a control group (</w:t>
      </w:r>
      <w:r>
        <w:rPr>
          <w:i/>
          <w:iCs/>
        </w:rPr>
        <w:t>k</w:t>
      </w:r>
      <w:r>
        <w:t xml:space="preserve"> = 43), or positive demand to negative demand (</w:t>
      </w:r>
      <w:r>
        <w:rPr>
          <w:i/>
          <w:iCs/>
        </w:rPr>
        <w:t>k</w:t>
      </w:r>
      <w:r>
        <w:t xml:space="preserve"> = 44). Occasionally, a nil demand condition was compared to a control (</w:t>
      </w:r>
      <w:r>
        <w:rPr>
          <w:i/>
          <w:iCs/>
        </w:rPr>
        <w:t>k</w:t>
      </w:r>
      <w:r>
        <w:t xml:space="preserve"> = 17) or positive demand group (</w:t>
      </w:r>
      <w:r>
        <w:rPr>
          <w:i/>
          <w:iCs/>
        </w:rPr>
        <w:t>k</w:t>
      </w:r>
      <w:r>
        <w:t xml:space="preserve"> = 34). More broadly, effect sizes tended to compare one demand condition to a control group (</w:t>
      </w:r>
      <w:r>
        <w:rPr>
          <w:i/>
          <w:iCs/>
        </w:rPr>
        <w:t>k</w:t>
      </w:r>
      <w:r>
        <w:t xml:space="preserve"> = 175) – as opposed to a group exposed to a different type of explicit demand characteristics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7DD7C3B8" w14:textId="77777777" w:rsidR="00A5295A"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188), but some were from online studies (</w:t>
      </w:r>
      <w:r>
        <w:rPr>
          <w:i/>
          <w:iCs/>
        </w:rPr>
        <w:t>k</w:t>
      </w:r>
      <w:r>
        <w:t xml:space="preserve"> = 52) or not described thoroughly enough to make a determination (</w:t>
      </w:r>
      <w:r>
        <w:rPr>
          <w:i/>
          <w:iCs/>
        </w:rPr>
        <w:t>k</w:t>
      </w:r>
      <w:r>
        <w:t xml:space="preserve"> = 13).</w:t>
      </w:r>
    </w:p>
    <w:p w14:paraId="597C59B6" w14:textId="77777777" w:rsidR="00A5295A" w:rsidRDefault="00000000">
      <w:pPr>
        <w:pStyle w:val="Heading3"/>
        <w:framePr w:wrap="around"/>
      </w:pPr>
      <w:bookmarkStart w:id="66" w:name="overall-results"/>
      <w:r>
        <w:t>Overall results.</w:t>
      </w:r>
    </w:p>
    <w:p w14:paraId="128A7C4D" w14:textId="77777777" w:rsidR="00A5295A"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5CF6000" w14:textId="77777777" w:rsidR="00A5295A" w:rsidRDefault="00000000">
      <w:pPr>
        <w:pStyle w:val="CaptionedFigure"/>
        <w:framePr w:wrap="notBeside"/>
      </w:pPr>
      <w:r>
        <w:rPr>
          <w:noProof/>
        </w:rPr>
        <w:lastRenderedPageBreak/>
        <w:drawing>
          <wp:inline distT="0" distB="0" distL="0" distR="0" wp14:anchorId="51B6C284" wp14:editId="6B513557">
            <wp:extent cx="5963478" cy="6091922"/>
            <wp:effectExtent l="0" t="0" r="0" b="0"/>
            <wp:docPr id="50"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orest-1.png"/>
                    <pic:cNvPicPr>
                      <a:picLocks noChangeAspect="1" noChangeArrowheads="1"/>
                    </pic:cNvPicPr>
                  </pic:nvPicPr>
                  <pic:blipFill>
                    <a:blip r:embed="rId16"/>
                    <a:stretch>
                      <a:fillRect/>
                    </a:stretch>
                  </pic:blipFill>
                  <pic:spPr bwMode="auto">
                    <a:xfrm>
                      <a:off x="0" y="0"/>
                      <a:ext cx="5963478" cy="6091922"/>
                    </a:xfrm>
                    <a:prstGeom prst="rect">
                      <a:avLst/>
                    </a:prstGeom>
                    <a:noFill/>
                    <a:ln w="9525">
                      <a:noFill/>
                      <a:headEnd/>
                      <a:tailEnd/>
                    </a:ln>
                  </pic:spPr>
                </pic:pic>
              </a:graphicData>
            </a:graphic>
          </wp:inline>
        </w:drawing>
      </w:r>
    </w:p>
    <w:p w14:paraId="5FA2CB85" w14:textId="77777777" w:rsidR="00A5295A" w:rsidRDefault="00000000">
      <w:pPr>
        <w:pStyle w:val="ImageCaption"/>
      </w:pPr>
      <w:bookmarkStart w:id="67" w:name="fig:forest"/>
      <w:bookmarkEnd w:id="67"/>
      <w:r>
        <w:t xml:space="preserve">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w:t>
      </w:r>
      <w:r w:rsidRPr="00615CB0">
        <w:rPr>
          <w:i/>
          <w:iCs/>
        </w:rPr>
        <w:t>g</w:t>
      </w:r>
      <w:r>
        <w:t xml:space="preserve"> &gt; 0.10), more hypothesis-inconsistent responding (red; </w:t>
      </w:r>
      <w:r w:rsidRPr="00615CB0">
        <w:rPr>
          <w:i/>
          <w:iCs/>
        </w:rPr>
        <w:t>g</w:t>
      </w:r>
      <w:r>
        <w:t xml:space="preserve"> &lt; -0.10), or negligible shifts in responding (grey; |</w:t>
      </w:r>
      <w:r w:rsidRPr="00615CB0">
        <w:rPr>
          <w:i/>
          <w:iCs/>
        </w:rPr>
        <w:t>g</w:t>
      </w:r>
      <w:r>
        <w:t>| &lt; 0.10).</w:t>
      </w:r>
    </w:p>
    <w:p w14:paraId="0366A043" w14:textId="77777777" w:rsidR="00A5295A"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0.29; within-study </w:t>
      </w:r>
      <m:oMath>
        <m:r>
          <w:rPr>
            <w:rFonts w:ascii="Cambria Math" w:hAnsi="Cambria Math"/>
          </w:rPr>
          <m:t>σ</m:t>
        </m:r>
      </m:oMath>
      <w:r>
        <w:t xml:space="preserve"> = 0.18; </w:t>
      </w:r>
      <m:oMath>
        <m:r>
          <w:rPr>
            <w:rFonts w:ascii="Cambria Math" w:hAnsi="Cambria Math"/>
          </w:rPr>
          <m:t>Q</m:t>
        </m:r>
      </m:oMath>
      <w:r>
        <w:t xml:space="preserve">(252) = 978.70, </w:t>
      </w:r>
      <m:oMath>
        <m:r>
          <w:rPr>
            <w:rFonts w:ascii="Cambria Math" w:hAnsi="Cambria Math"/>
          </w:rPr>
          <m:t>p</m:t>
        </m:r>
      </m:oMath>
      <w:r>
        <w:t xml:space="preserve"> &lt; .001). 3LMA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suggests that demand effects can range from approximately </w:t>
      </w:r>
      <m:oMath>
        <m:r>
          <w:rPr>
            <w:rFonts w:ascii="Cambria Math" w:hAnsi="Cambria Math"/>
          </w:rPr>
          <m:t>g</m:t>
        </m:r>
      </m:oMath>
      <w:r>
        <w:t xml:space="preserve"> = -1.33 to </w:t>
      </w:r>
      <m:oMath>
        <m:r>
          <w:rPr>
            <w:rFonts w:ascii="Cambria Math" w:hAnsi="Cambria Math"/>
          </w:rPr>
          <m:t>g</m:t>
        </m:r>
      </m:oMath>
      <w:r>
        <w:t xml:space="preserve"> = 1.82 — covering the range of most conceivable effects in psychology.</w:t>
      </w:r>
    </w:p>
    <w:p w14:paraId="131ECFE2" w14:textId="3E113174" w:rsidR="00615CB0"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 However, both the observed effects and estimated distribution in Figure 3 suggest that hypothesis-inconsistent shifts in participants’ responses are quite rare. The distribution of effect sizes aggregated at the study level reveal that significant hypothesis-inconsistent shifts in participants’ responses were only observed in 1 case (Figure 3). Even when considering non-aggregated effect sizes, significant hypothesis-inconsistent shifts in participants’ responses were only observed in 4 cases.</w:t>
      </w:r>
    </w:p>
    <w:p w14:paraId="34A316B1" w14:textId="77777777" w:rsidR="00615CB0" w:rsidRDefault="00615CB0">
      <w:pPr>
        <w:spacing w:before="0" w:after="200" w:line="240" w:lineRule="auto"/>
      </w:pPr>
      <w:r>
        <w:br w:type="page"/>
      </w:r>
    </w:p>
    <w:p w14:paraId="2019C4A8" w14:textId="77777777" w:rsidR="00A5295A" w:rsidRDefault="00000000">
      <w:pPr>
        <w:pStyle w:val="Heading3"/>
        <w:framePr w:wrap="around"/>
      </w:pPr>
      <w:bookmarkStart w:id="68" w:name="moderator-analyses"/>
      <w:bookmarkEnd w:id="66"/>
      <w:r>
        <w:lastRenderedPageBreak/>
        <w:t>Moderator analyses.</w:t>
      </w:r>
    </w:p>
    <w:p w14:paraId="179A1350" w14:textId="77777777" w:rsidR="00A5295A" w:rsidRDefault="00000000">
      <w:pPr>
        <w:pStyle w:val="FirstParagraph"/>
      </w:pPr>
      <w:r>
        <w:t>When variability in effect sizes exceeds what would be expected from sampling error alone, it suggests the presence of moderators. Below, we examine several potential candidates.</w:t>
      </w:r>
    </w:p>
    <w:p w14:paraId="0CE392F9" w14:textId="77777777" w:rsidR="00A5295A" w:rsidRDefault="00000000">
      <w:pPr>
        <w:pStyle w:val="Heading4"/>
        <w:framePr w:wrap="around"/>
      </w:pPr>
      <w:bookmarkStart w:id="69" w:name="study-features"/>
      <w:r>
        <w:t>Study features.</w:t>
      </w:r>
    </w:p>
    <w:p w14:paraId="118A02B2" w14:textId="77777777" w:rsidR="00A5295A"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76962EE4" w14:textId="77777777" w:rsidR="00A5295A" w:rsidRDefault="00000000">
      <w:pPr>
        <w:pStyle w:val="BodyText"/>
      </w:pPr>
      <w:r>
        <w:t>The average effect sizes was estimated to be twice as large when two demand characteristic conditions were compared (</w:t>
      </w:r>
      <m:oMath>
        <m:r>
          <w:rPr>
            <w:rFonts w:ascii="Cambria Math" w:hAnsi="Cambria Math"/>
          </w:rPr>
          <m:t>d</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d</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7A91E4EC" w14:textId="77777777" w:rsidR="00A5295A" w:rsidRDefault="00000000">
      <w:pPr>
        <w:pStyle w:val="BodyText"/>
      </w:pPr>
      <w:r>
        <w:t xml:space="preserve">Instances where a demand characteristic condition was compared to a control group allowed us to test whether participants responses shift more when the researcher hypothesizes an increase (i.e., positive demand; </w:t>
      </w:r>
      <m:oMath>
        <m:r>
          <w:rPr>
            <w:rFonts w:ascii="Cambria Math" w:hAnsi="Cambria Math"/>
          </w:rPr>
          <m:t>d</m:t>
        </m:r>
      </m:oMath>
      <w:r>
        <w:t xml:space="preserve"> = 0.17, 95% CI [0.06, 0.28], </w:t>
      </w:r>
      <m:oMath>
        <m:r>
          <w:rPr>
            <w:rFonts w:ascii="Cambria Math" w:hAnsi="Cambria Math"/>
          </w:rPr>
          <m:t>p</m:t>
        </m:r>
      </m:oMath>
      <w:r>
        <w:t xml:space="preserve"> = .003), a decrease (i.e,. negative demand; </w:t>
      </w:r>
      <m:oMath>
        <m:r>
          <w:rPr>
            <w:rFonts w:ascii="Cambria Math" w:hAnsi="Cambria Math"/>
          </w:rPr>
          <m:t>d</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d</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demand effects significantly varied depending on whether they were manipulated within- (</w:t>
      </w:r>
      <m:oMath>
        <m:r>
          <w:rPr>
            <w:rFonts w:ascii="Cambria Math" w:hAnsi="Cambria Math"/>
          </w:rPr>
          <m:t>d</m:t>
        </m:r>
      </m:oMath>
      <w:r>
        <w:t xml:space="preserve"> = 0.22, 95% CI [0.11, 0.34], </w:t>
      </w:r>
      <m:oMath>
        <m:r>
          <w:rPr>
            <w:rFonts w:ascii="Cambria Math" w:hAnsi="Cambria Math"/>
          </w:rPr>
          <m:t>p</m:t>
        </m:r>
      </m:oMath>
      <w:r>
        <w:t xml:space="preserve"> &lt; .001) vs. between-subjects (</w:t>
      </w:r>
      <m:oMath>
        <m:r>
          <w:rPr>
            <w:rFonts w:ascii="Cambria Math" w:hAnsi="Cambria Math"/>
          </w:rPr>
          <m:t>d</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4A083AEE" w14:textId="02A992D2" w:rsidR="00A5295A" w:rsidRDefault="00000000">
      <w:pPr>
        <w:pStyle w:val="BodyText"/>
      </w:pPr>
      <w:r>
        <w:lastRenderedPageBreak/>
        <w:t>Demand effects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d</m:t>
        </m:r>
      </m:oMath>
      <w:r>
        <w:t xml:space="preserve"> = 0.26, 95% CI [0.13, 0.40], </w:t>
      </w:r>
      <m:oMath>
        <m:r>
          <w:rPr>
            <w:rFonts w:ascii="Cambria Math" w:hAnsi="Cambria Math"/>
          </w:rPr>
          <m:t>p</m:t>
        </m:r>
      </m:oMath>
      <w:r>
        <w:t xml:space="preserve"> &lt; .001), non-students (</w:t>
      </w:r>
      <m:oMath>
        <m:r>
          <w:rPr>
            <w:rFonts w:ascii="Cambria Math" w:hAnsi="Cambria Math"/>
          </w:rPr>
          <m:t>d</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d</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demand effects significant varied depending on whether those participants were paid (</w:t>
      </w:r>
      <m:oMath>
        <m:r>
          <w:rPr>
            <w:rFonts w:ascii="Cambria Math" w:hAnsi="Cambria Math"/>
          </w:rPr>
          <m:t>d</m:t>
        </m:r>
      </m:oMath>
      <w:r>
        <w:t xml:space="preserve"> = 0.13, 95% CI [0.00, 0.26], </w:t>
      </w:r>
      <m:oMath>
        <m:r>
          <w:rPr>
            <w:rFonts w:ascii="Cambria Math" w:hAnsi="Cambria Math"/>
          </w:rPr>
          <m:t>p</m:t>
        </m:r>
      </m:oMath>
      <w:r>
        <w:t xml:space="preserve"> = .047) vs. unpaid (</w:t>
      </w:r>
      <m:oMath>
        <m:r>
          <w:rPr>
            <w:rFonts w:ascii="Cambria Math" w:hAnsi="Cambria Math"/>
          </w:rPr>
          <m:t>d</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38C9866A" w14:textId="29160962" w:rsidR="00A5295A" w:rsidRPr="0092542D" w:rsidRDefault="00615CB0">
      <w:pPr>
        <w:pStyle w:val="TableCaption"/>
      </w:pPr>
      <w:r w:rsidRPr="0092542D">
        <w:t>Table 1</w:t>
      </w:r>
      <w:r w:rsidR="0092542D" w:rsidRPr="0092542D">
        <w:t>:</w:t>
      </w:r>
      <w:r w:rsidRPr="0092542D">
        <w:t xml:space="preserve"> Study feature moderator and subgroup analyses.</w:t>
      </w:r>
    </w:p>
    <w:tbl>
      <w:tblPr>
        <w:tblStyle w:val="Table"/>
        <w:tblW w:w="0" w:type="auto"/>
        <w:jc w:val="left"/>
        <w:tblLook w:val="0020" w:firstRow="1" w:lastRow="0" w:firstColumn="0" w:lastColumn="0" w:noHBand="0" w:noVBand="0"/>
      </w:tblPr>
      <w:tblGrid>
        <w:gridCol w:w="4788"/>
        <w:gridCol w:w="636"/>
        <w:gridCol w:w="576"/>
        <w:gridCol w:w="636"/>
        <w:gridCol w:w="1540"/>
        <w:gridCol w:w="756"/>
        <w:gridCol w:w="690"/>
      </w:tblGrid>
      <w:tr w:rsidR="00A5295A" w14:paraId="2279F5B6" w14:textId="77777777" w:rsidTr="00615CB0">
        <w:trPr>
          <w:cnfStyle w:val="100000000000" w:firstRow="1" w:lastRow="0" w:firstColumn="0" w:lastColumn="0" w:oddVBand="0" w:evenVBand="0" w:oddHBand="0" w:evenHBand="0" w:firstRowFirstColumn="0" w:firstRowLastColumn="0" w:lastRowFirstColumn="0" w:lastRowLastColumn="0"/>
          <w:tblHeader/>
          <w:jc w:val="left"/>
        </w:trPr>
        <w:tc>
          <w:tcPr>
            <w:tcW w:w="4788" w:type="dxa"/>
          </w:tcPr>
          <w:p w14:paraId="26367510" w14:textId="77777777" w:rsidR="00A5295A" w:rsidRDefault="00000000">
            <w:pPr>
              <w:pStyle w:val="Compact"/>
            </w:pPr>
            <w:r>
              <w:t>Moderator (bolded) and level</w:t>
            </w:r>
          </w:p>
        </w:tc>
        <w:tc>
          <w:tcPr>
            <w:tcW w:w="636" w:type="dxa"/>
          </w:tcPr>
          <w:p w14:paraId="1235B783" w14:textId="77777777" w:rsidR="00A5295A" w:rsidRPr="00615CB0" w:rsidRDefault="00000000">
            <w:pPr>
              <w:pStyle w:val="Compact"/>
              <w:rPr>
                <w:i/>
                <w:iCs/>
              </w:rPr>
            </w:pPr>
            <w:r w:rsidRPr="00615CB0">
              <w:rPr>
                <w:i/>
                <w:iCs/>
              </w:rPr>
              <w:t>s</w:t>
            </w:r>
          </w:p>
        </w:tc>
        <w:tc>
          <w:tcPr>
            <w:tcW w:w="0" w:type="auto"/>
          </w:tcPr>
          <w:p w14:paraId="31CDE81E" w14:textId="77777777" w:rsidR="00A5295A" w:rsidRPr="00615CB0" w:rsidRDefault="00000000">
            <w:pPr>
              <w:pStyle w:val="Compact"/>
              <w:rPr>
                <w:i/>
                <w:iCs/>
              </w:rPr>
            </w:pPr>
            <w:r w:rsidRPr="00615CB0">
              <w:rPr>
                <w:i/>
                <w:iCs/>
              </w:rPr>
              <w:t>k</w:t>
            </w:r>
          </w:p>
        </w:tc>
        <w:tc>
          <w:tcPr>
            <w:tcW w:w="498" w:type="dxa"/>
          </w:tcPr>
          <w:p w14:paraId="434EA456" w14:textId="77777777" w:rsidR="00A5295A" w:rsidRPr="00615CB0" w:rsidRDefault="00000000">
            <w:pPr>
              <w:pStyle w:val="Compact"/>
              <w:rPr>
                <w:i/>
                <w:iCs/>
              </w:rPr>
            </w:pPr>
            <w:r w:rsidRPr="00615CB0">
              <w:rPr>
                <w:i/>
                <w:iCs/>
              </w:rPr>
              <w:t>g</w:t>
            </w:r>
          </w:p>
        </w:tc>
        <w:tc>
          <w:tcPr>
            <w:tcW w:w="1540" w:type="dxa"/>
          </w:tcPr>
          <w:p w14:paraId="3B033E20" w14:textId="77777777" w:rsidR="00A5295A" w:rsidRDefault="00000000">
            <w:pPr>
              <w:pStyle w:val="Compact"/>
            </w:pPr>
            <w:r>
              <w:t>95% CI</w:t>
            </w:r>
          </w:p>
        </w:tc>
        <w:tc>
          <w:tcPr>
            <w:tcW w:w="0" w:type="auto"/>
          </w:tcPr>
          <w:p w14:paraId="06732506" w14:textId="77777777" w:rsidR="00A5295A" w:rsidRPr="00615CB0" w:rsidRDefault="00000000">
            <w:pPr>
              <w:pStyle w:val="Compact"/>
              <w:rPr>
                <w:i/>
                <w:iCs/>
              </w:rPr>
            </w:pPr>
            <w:r w:rsidRPr="00615CB0">
              <w:rPr>
                <w:i/>
                <w:iCs/>
              </w:rPr>
              <w:t>F</w:t>
            </w:r>
          </w:p>
        </w:tc>
        <w:tc>
          <w:tcPr>
            <w:tcW w:w="0" w:type="auto"/>
          </w:tcPr>
          <w:p w14:paraId="0A601107" w14:textId="77777777" w:rsidR="00A5295A" w:rsidRPr="00615CB0" w:rsidRDefault="00000000">
            <w:pPr>
              <w:pStyle w:val="Compact"/>
              <w:rPr>
                <w:i/>
                <w:iCs/>
              </w:rPr>
            </w:pPr>
            <w:r w:rsidRPr="00615CB0">
              <w:rPr>
                <w:i/>
                <w:iCs/>
              </w:rPr>
              <w:t>p</w:t>
            </w:r>
          </w:p>
        </w:tc>
      </w:tr>
      <w:tr w:rsidR="00A5295A" w14:paraId="6519E0D8" w14:textId="77777777" w:rsidTr="00615CB0">
        <w:trPr>
          <w:jc w:val="left"/>
        </w:trPr>
        <w:tc>
          <w:tcPr>
            <w:tcW w:w="4788" w:type="dxa"/>
          </w:tcPr>
          <w:p w14:paraId="3BD41B7D" w14:textId="77777777" w:rsidR="00A5295A" w:rsidRPr="00615CB0" w:rsidRDefault="00000000">
            <w:pPr>
              <w:pStyle w:val="Compact"/>
              <w:rPr>
                <w:b/>
                <w:bCs/>
              </w:rPr>
            </w:pPr>
            <w:r w:rsidRPr="00615CB0">
              <w:rPr>
                <w:b/>
                <w:bCs/>
              </w:rPr>
              <w:t>Group comparison</w:t>
            </w:r>
          </w:p>
        </w:tc>
        <w:tc>
          <w:tcPr>
            <w:tcW w:w="636" w:type="dxa"/>
          </w:tcPr>
          <w:p w14:paraId="532F521E" w14:textId="77777777" w:rsidR="00A5295A" w:rsidRDefault="00000000">
            <w:pPr>
              <w:pStyle w:val="Compact"/>
            </w:pPr>
            <w:r>
              <w:t>53</w:t>
            </w:r>
          </w:p>
        </w:tc>
        <w:tc>
          <w:tcPr>
            <w:tcW w:w="0" w:type="auto"/>
          </w:tcPr>
          <w:p w14:paraId="596E1C38" w14:textId="77777777" w:rsidR="00A5295A" w:rsidRDefault="00000000">
            <w:pPr>
              <w:pStyle w:val="Compact"/>
            </w:pPr>
            <w:r>
              <w:t>253</w:t>
            </w:r>
          </w:p>
        </w:tc>
        <w:tc>
          <w:tcPr>
            <w:tcW w:w="498" w:type="dxa"/>
          </w:tcPr>
          <w:p w14:paraId="703D6995" w14:textId="77777777" w:rsidR="00A5295A" w:rsidRDefault="00000000">
            <w:pPr>
              <w:pStyle w:val="Compact"/>
            </w:pPr>
            <w:r>
              <w:t>–</w:t>
            </w:r>
          </w:p>
        </w:tc>
        <w:tc>
          <w:tcPr>
            <w:tcW w:w="1540" w:type="dxa"/>
          </w:tcPr>
          <w:p w14:paraId="7F085FC7" w14:textId="77777777" w:rsidR="00A5295A" w:rsidRDefault="00000000">
            <w:pPr>
              <w:pStyle w:val="Compact"/>
            </w:pPr>
            <w:r>
              <w:t>–</w:t>
            </w:r>
          </w:p>
        </w:tc>
        <w:tc>
          <w:tcPr>
            <w:tcW w:w="0" w:type="auto"/>
          </w:tcPr>
          <w:p w14:paraId="7F4F4FCC" w14:textId="77777777" w:rsidR="00A5295A" w:rsidRDefault="00000000">
            <w:pPr>
              <w:pStyle w:val="Compact"/>
            </w:pPr>
            <w:r>
              <w:t>1.93</w:t>
            </w:r>
          </w:p>
        </w:tc>
        <w:tc>
          <w:tcPr>
            <w:tcW w:w="0" w:type="auto"/>
          </w:tcPr>
          <w:p w14:paraId="20B544B7" w14:textId="77777777" w:rsidR="00A5295A" w:rsidRDefault="00000000">
            <w:pPr>
              <w:pStyle w:val="Compact"/>
            </w:pPr>
            <w:r>
              <w:t>.287</w:t>
            </w:r>
          </w:p>
        </w:tc>
      </w:tr>
      <w:tr w:rsidR="00A5295A" w14:paraId="64440283" w14:textId="77777777" w:rsidTr="00615CB0">
        <w:trPr>
          <w:jc w:val="left"/>
        </w:trPr>
        <w:tc>
          <w:tcPr>
            <w:tcW w:w="4788" w:type="dxa"/>
          </w:tcPr>
          <w:p w14:paraId="2CD3996F" w14:textId="77777777" w:rsidR="00A5295A" w:rsidRDefault="00000000">
            <w:pPr>
              <w:pStyle w:val="Compact"/>
            </w:pPr>
            <w:r>
              <w:t>     positive vs. control</w:t>
            </w:r>
          </w:p>
        </w:tc>
        <w:tc>
          <w:tcPr>
            <w:tcW w:w="636" w:type="dxa"/>
          </w:tcPr>
          <w:p w14:paraId="4CB1FE6E" w14:textId="77777777" w:rsidR="00A5295A" w:rsidRDefault="00000000">
            <w:pPr>
              <w:pStyle w:val="Compact"/>
            </w:pPr>
            <w:r>
              <w:t>42</w:t>
            </w:r>
          </w:p>
        </w:tc>
        <w:tc>
          <w:tcPr>
            <w:tcW w:w="0" w:type="auto"/>
          </w:tcPr>
          <w:p w14:paraId="637AAA42" w14:textId="77777777" w:rsidR="00A5295A" w:rsidRDefault="00000000">
            <w:pPr>
              <w:pStyle w:val="Compact"/>
            </w:pPr>
            <w:r>
              <w:t>115</w:t>
            </w:r>
          </w:p>
        </w:tc>
        <w:tc>
          <w:tcPr>
            <w:tcW w:w="498" w:type="dxa"/>
          </w:tcPr>
          <w:p w14:paraId="73E2A02F" w14:textId="77777777" w:rsidR="00A5295A" w:rsidRDefault="00000000">
            <w:pPr>
              <w:pStyle w:val="Compact"/>
            </w:pPr>
            <w:r>
              <w:t>0.15</w:t>
            </w:r>
          </w:p>
        </w:tc>
        <w:tc>
          <w:tcPr>
            <w:tcW w:w="1540" w:type="dxa"/>
          </w:tcPr>
          <w:p w14:paraId="58280EBA" w14:textId="77777777" w:rsidR="00A5295A" w:rsidRDefault="00000000">
            <w:pPr>
              <w:pStyle w:val="Compact"/>
            </w:pPr>
            <w:r>
              <w:t>[0.04, 0.26]</w:t>
            </w:r>
          </w:p>
        </w:tc>
        <w:tc>
          <w:tcPr>
            <w:tcW w:w="0" w:type="auto"/>
          </w:tcPr>
          <w:p w14:paraId="13C9E5E4" w14:textId="77777777" w:rsidR="00A5295A" w:rsidRDefault="00000000">
            <w:pPr>
              <w:pStyle w:val="Compact"/>
            </w:pPr>
            <w:r>
              <w:t>7.14</w:t>
            </w:r>
          </w:p>
        </w:tc>
        <w:tc>
          <w:tcPr>
            <w:tcW w:w="0" w:type="auto"/>
          </w:tcPr>
          <w:p w14:paraId="43851A05" w14:textId="77777777" w:rsidR="00A5295A" w:rsidRDefault="00000000">
            <w:pPr>
              <w:pStyle w:val="Compact"/>
            </w:pPr>
            <w:r>
              <w:t>.011</w:t>
            </w:r>
          </w:p>
        </w:tc>
      </w:tr>
      <w:tr w:rsidR="00A5295A" w14:paraId="2FCE55BF" w14:textId="77777777" w:rsidTr="00615CB0">
        <w:trPr>
          <w:jc w:val="left"/>
        </w:trPr>
        <w:tc>
          <w:tcPr>
            <w:tcW w:w="4788" w:type="dxa"/>
          </w:tcPr>
          <w:p w14:paraId="20214D7C" w14:textId="77777777" w:rsidR="00A5295A" w:rsidRDefault="00000000">
            <w:pPr>
              <w:pStyle w:val="Compact"/>
            </w:pPr>
            <w:r>
              <w:t>     nil vs. control</w:t>
            </w:r>
          </w:p>
        </w:tc>
        <w:tc>
          <w:tcPr>
            <w:tcW w:w="636" w:type="dxa"/>
          </w:tcPr>
          <w:p w14:paraId="38A6451F" w14:textId="77777777" w:rsidR="00A5295A" w:rsidRDefault="00000000">
            <w:pPr>
              <w:pStyle w:val="Compact"/>
            </w:pPr>
            <w:r>
              <w:t>4</w:t>
            </w:r>
          </w:p>
        </w:tc>
        <w:tc>
          <w:tcPr>
            <w:tcW w:w="0" w:type="auto"/>
          </w:tcPr>
          <w:p w14:paraId="5DB67D24" w14:textId="77777777" w:rsidR="00A5295A" w:rsidRDefault="00000000">
            <w:pPr>
              <w:pStyle w:val="Compact"/>
            </w:pPr>
            <w:r>
              <w:t>17</w:t>
            </w:r>
          </w:p>
        </w:tc>
        <w:tc>
          <w:tcPr>
            <w:tcW w:w="498" w:type="dxa"/>
          </w:tcPr>
          <w:p w14:paraId="3CEBC7D6" w14:textId="77777777" w:rsidR="00A5295A" w:rsidRDefault="00000000">
            <w:pPr>
              <w:pStyle w:val="Compact"/>
            </w:pPr>
            <w:r>
              <w:t>0.22</w:t>
            </w:r>
          </w:p>
        </w:tc>
        <w:tc>
          <w:tcPr>
            <w:tcW w:w="1540" w:type="dxa"/>
          </w:tcPr>
          <w:p w14:paraId="3C5E3CF3" w14:textId="77777777" w:rsidR="00A5295A" w:rsidRDefault="00000000">
            <w:pPr>
              <w:pStyle w:val="Compact"/>
            </w:pPr>
            <w:r>
              <w:t>[-0.14, 0.58]</w:t>
            </w:r>
          </w:p>
        </w:tc>
        <w:tc>
          <w:tcPr>
            <w:tcW w:w="0" w:type="auto"/>
          </w:tcPr>
          <w:p w14:paraId="065518D0" w14:textId="77777777" w:rsidR="00A5295A" w:rsidRDefault="00000000">
            <w:pPr>
              <w:pStyle w:val="Compact"/>
            </w:pPr>
            <w:r>
              <w:t>2.91</w:t>
            </w:r>
          </w:p>
        </w:tc>
        <w:tc>
          <w:tcPr>
            <w:tcW w:w="0" w:type="auto"/>
          </w:tcPr>
          <w:p w14:paraId="09A59192" w14:textId="77777777" w:rsidR="00A5295A" w:rsidRDefault="00000000">
            <w:pPr>
              <w:pStyle w:val="Compact"/>
            </w:pPr>
            <w:r>
              <w:t>.164</w:t>
            </w:r>
          </w:p>
        </w:tc>
      </w:tr>
      <w:tr w:rsidR="00A5295A" w14:paraId="7AEA95CC" w14:textId="77777777" w:rsidTr="00615CB0">
        <w:trPr>
          <w:jc w:val="left"/>
        </w:trPr>
        <w:tc>
          <w:tcPr>
            <w:tcW w:w="4788" w:type="dxa"/>
          </w:tcPr>
          <w:p w14:paraId="19BC53B6" w14:textId="77777777" w:rsidR="00A5295A" w:rsidRDefault="00000000">
            <w:pPr>
              <w:pStyle w:val="Compact"/>
            </w:pPr>
            <w:r>
              <w:t>     negative vs. control</w:t>
            </w:r>
          </w:p>
        </w:tc>
        <w:tc>
          <w:tcPr>
            <w:tcW w:w="636" w:type="dxa"/>
          </w:tcPr>
          <w:p w14:paraId="68E41FFE" w14:textId="77777777" w:rsidR="00A5295A" w:rsidRDefault="00000000">
            <w:pPr>
              <w:pStyle w:val="Compact"/>
            </w:pPr>
            <w:r>
              <w:t>17</w:t>
            </w:r>
          </w:p>
        </w:tc>
        <w:tc>
          <w:tcPr>
            <w:tcW w:w="0" w:type="auto"/>
          </w:tcPr>
          <w:p w14:paraId="12AC39EE" w14:textId="77777777" w:rsidR="00A5295A" w:rsidRDefault="00000000">
            <w:pPr>
              <w:pStyle w:val="Compact"/>
            </w:pPr>
            <w:r>
              <w:t>43</w:t>
            </w:r>
          </w:p>
        </w:tc>
        <w:tc>
          <w:tcPr>
            <w:tcW w:w="498" w:type="dxa"/>
          </w:tcPr>
          <w:p w14:paraId="74370D17" w14:textId="77777777" w:rsidR="00A5295A" w:rsidRDefault="00000000">
            <w:pPr>
              <w:pStyle w:val="Compact"/>
            </w:pPr>
            <w:r>
              <w:t>0.16</w:t>
            </w:r>
          </w:p>
        </w:tc>
        <w:tc>
          <w:tcPr>
            <w:tcW w:w="1540" w:type="dxa"/>
          </w:tcPr>
          <w:p w14:paraId="7EFE1CF1" w14:textId="77777777" w:rsidR="00A5295A" w:rsidRDefault="00000000">
            <w:pPr>
              <w:pStyle w:val="Compact"/>
            </w:pPr>
            <w:r>
              <w:t>[0.03, 0.29]</w:t>
            </w:r>
          </w:p>
        </w:tc>
        <w:tc>
          <w:tcPr>
            <w:tcW w:w="0" w:type="auto"/>
          </w:tcPr>
          <w:p w14:paraId="75A957D6" w14:textId="77777777" w:rsidR="00A5295A" w:rsidRDefault="00000000">
            <w:pPr>
              <w:pStyle w:val="Compact"/>
            </w:pPr>
            <w:r>
              <w:t>6.4</w:t>
            </w:r>
          </w:p>
        </w:tc>
        <w:tc>
          <w:tcPr>
            <w:tcW w:w="0" w:type="auto"/>
          </w:tcPr>
          <w:p w14:paraId="7C9BAA8B" w14:textId="77777777" w:rsidR="00A5295A" w:rsidRDefault="00000000">
            <w:pPr>
              <w:pStyle w:val="Compact"/>
            </w:pPr>
            <w:r>
              <w:t>.021</w:t>
            </w:r>
          </w:p>
        </w:tc>
      </w:tr>
      <w:tr w:rsidR="00A5295A" w14:paraId="5DC21A5F" w14:textId="77777777" w:rsidTr="00615CB0">
        <w:trPr>
          <w:jc w:val="left"/>
        </w:trPr>
        <w:tc>
          <w:tcPr>
            <w:tcW w:w="4788" w:type="dxa"/>
          </w:tcPr>
          <w:p w14:paraId="1481A454" w14:textId="77777777" w:rsidR="00A5295A" w:rsidRDefault="00000000">
            <w:pPr>
              <w:pStyle w:val="Compact"/>
            </w:pPr>
            <w:r>
              <w:t>     positive vs. nil</w:t>
            </w:r>
          </w:p>
        </w:tc>
        <w:tc>
          <w:tcPr>
            <w:tcW w:w="636" w:type="dxa"/>
          </w:tcPr>
          <w:p w14:paraId="4C89EFAD" w14:textId="77777777" w:rsidR="00A5295A" w:rsidRDefault="00000000">
            <w:pPr>
              <w:pStyle w:val="Compact"/>
            </w:pPr>
            <w:r>
              <w:t>8</w:t>
            </w:r>
          </w:p>
        </w:tc>
        <w:tc>
          <w:tcPr>
            <w:tcW w:w="0" w:type="auto"/>
          </w:tcPr>
          <w:p w14:paraId="62BC8C6C" w14:textId="77777777" w:rsidR="00A5295A" w:rsidRDefault="00000000">
            <w:pPr>
              <w:pStyle w:val="Compact"/>
            </w:pPr>
            <w:r>
              <w:t>34</w:t>
            </w:r>
          </w:p>
        </w:tc>
        <w:tc>
          <w:tcPr>
            <w:tcW w:w="498" w:type="dxa"/>
          </w:tcPr>
          <w:p w14:paraId="7663FD7F" w14:textId="77777777" w:rsidR="00A5295A" w:rsidRDefault="00000000">
            <w:pPr>
              <w:pStyle w:val="Compact"/>
            </w:pPr>
            <w:r>
              <w:t>0.36</w:t>
            </w:r>
          </w:p>
        </w:tc>
        <w:tc>
          <w:tcPr>
            <w:tcW w:w="1540" w:type="dxa"/>
          </w:tcPr>
          <w:p w14:paraId="7500F169" w14:textId="77777777" w:rsidR="00A5295A" w:rsidRDefault="00000000">
            <w:pPr>
              <w:pStyle w:val="Compact"/>
            </w:pPr>
            <w:r>
              <w:t>[0.02, 0.71]</w:t>
            </w:r>
          </w:p>
        </w:tc>
        <w:tc>
          <w:tcPr>
            <w:tcW w:w="0" w:type="auto"/>
          </w:tcPr>
          <w:p w14:paraId="403A4826" w14:textId="77777777" w:rsidR="00A5295A" w:rsidRDefault="00000000">
            <w:pPr>
              <w:pStyle w:val="Compact"/>
            </w:pPr>
            <w:r>
              <w:t>6.13</w:t>
            </w:r>
          </w:p>
        </w:tc>
        <w:tc>
          <w:tcPr>
            <w:tcW w:w="0" w:type="auto"/>
          </w:tcPr>
          <w:p w14:paraId="16EEAF27" w14:textId="77777777" w:rsidR="00A5295A" w:rsidRDefault="00000000">
            <w:pPr>
              <w:pStyle w:val="Compact"/>
            </w:pPr>
            <w:r>
              <w:t>.043</w:t>
            </w:r>
          </w:p>
        </w:tc>
      </w:tr>
      <w:tr w:rsidR="00A5295A" w14:paraId="52EF819C" w14:textId="77777777" w:rsidTr="00615CB0">
        <w:trPr>
          <w:jc w:val="left"/>
        </w:trPr>
        <w:tc>
          <w:tcPr>
            <w:tcW w:w="4788" w:type="dxa"/>
          </w:tcPr>
          <w:p w14:paraId="7A7A98FB" w14:textId="77777777" w:rsidR="00A5295A" w:rsidRDefault="00000000">
            <w:pPr>
              <w:pStyle w:val="Compact"/>
            </w:pPr>
            <w:r>
              <w:t>     positive vs. negative</w:t>
            </w:r>
          </w:p>
        </w:tc>
        <w:tc>
          <w:tcPr>
            <w:tcW w:w="636" w:type="dxa"/>
          </w:tcPr>
          <w:p w14:paraId="4C4BD9A8" w14:textId="77777777" w:rsidR="00A5295A" w:rsidRDefault="00000000">
            <w:pPr>
              <w:pStyle w:val="Compact"/>
            </w:pPr>
            <w:r>
              <w:t>16</w:t>
            </w:r>
          </w:p>
        </w:tc>
        <w:tc>
          <w:tcPr>
            <w:tcW w:w="0" w:type="auto"/>
          </w:tcPr>
          <w:p w14:paraId="14E9E145" w14:textId="77777777" w:rsidR="00A5295A" w:rsidRDefault="00000000">
            <w:pPr>
              <w:pStyle w:val="Compact"/>
            </w:pPr>
            <w:r>
              <w:t>44</w:t>
            </w:r>
          </w:p>
        </w:tc>
        <w:tc>
          <w:tcPr>
            <w:tcW w:w="498" w:type="dxa"/>
          </w:tcPr>
          <w:p w14:paraId="6B73C25F" w14:textId="77777777" w:rsidR="00A5295A" w:rsidRDefault="00000000">
            <w:pPr>
              <w:pStyle w:val="Compact"/>
            </w:pPr>
            <w:r>
              <w:t>0.32</w:t>
            </w:r>
          </w:p>
        </w:tc>
        <w:tc>
          <w:tcPr>
            <w:tcW w:w="1540" w:type="dxa"/>
          </w:tcPr>
          <w:p w14:paraId="52F49A17" w14:textId="77777777" w:rsidR="00A5295A" w:rsidRDefault="00000000">
            <w:pPr>
              <w:pStyle w:val="Compact"/>
            </w:pPr>
            <w:r>
              <w:t>[0.15, 0.5]</w:t>
            </w:r>
          </w:p>
        </w:tc>
        <w:tc>
          <w:tcPr>
            <w:tcW w:w="0" w:type="auto"/>
          </w:tcPr>
          <w:p w14:paraId="0CC84DA2" w14:textId="77777777" w:rsidR="00A5295A" w:rsidRDefault="00000000">
            <w:pPr>
              <w:pStyle w:val="Compact"/>
            </w:pPr>
            <w:r>
              <w:t>15.15</w:t>
            </w:r>
          </w:p>
        </w:tc>
        <w:tc>
          <w:tcPr>
            <w:tcW w:w="0" w:type="auto"/>
          </w:tcPr>
          <w:p w14:paraId="7B56FB31" w14:textId="77777777" w:rsidR="00A5295A" w:rsidRDefault="00000000">
            <w:pPr>
              <w:pStyle w:val="Compact"/>
            </w:pPr>
            <w:r>
              <w:t>.001</w:t>
            </w:r>
          </w:p>
        </w:tc>
      </w:tr>
      <w:tr w:rsidR="00A5295A" w14:paraId="2FDF8F9C" w14:textId="77777777" w:rsidTr="00615CB0">
        <w:trPr>
          <w:jc w:val="left"/>
        </w:trPr>
        <w:tc>
          <w:tcPr>
            <w:tcW w:w="4788" w:type="dxa"/>
          </w:tcPr>
          <w:p w14:paraId="494C0C6C" w14:textId="77777777" w:rsidR="00A5295A" w:rsidRPr="00615CB0" w:rsidRDefault="00000000">
            <w:pPr>
              <w:pStyle w:val="Compact"/>
              <w:rPr>
                <w:b/>
                <w:bCs/>
              </w:rPr>
            </w:pPr>
            <w:r w:rsidRPr="00615CB0">
              <w:rPr>
                <w:b/>
                <w:bCs/>
              </w:rPr>
              <w:t>Control vs. non-control group comparison</w:t>
            </w:r>
          </w:p>
        </w:tc>
        <w:tc>
          <w:tcPr>
            <w:tcW w:w="636" w:type="dxa"/>
          </w:tcPr>
          <w:p w14:paraId="05856168" w14:textId="77777777" w:rsidR="00A5295A" w:rsidRDefault="00000000">
            <w:pPr>
              <w:pStyle w:val="Compact"/>
            </w:pPr>
            <w:r>
              <w:t>53</w:t>
            </w:r>
          </w:p>
        </w:tc>
        <w:tc>
          <w:tcPr>
            <w:tcW w:w="0" w:type="auto"/>
          </w:tcPr>
          <w:p w14:paraId="68F681E9" w14:textId="77777777" w:rsidR="00A5295A" w:rsidRDefault="00000000">
            <w:pPr>
              <w:pStyle w:val="Compact"/>
            </w:pPr>
            <w:r>
              <w:t>253</w:t>
            </w:r>
          </w:p>
        </w:tc>
        <w:tc>
          <w:tcPr>
            <w:tcW w:w="498" w:type="dxa"/>
          </w:tcPr>
          <w:p w14:paraId="53E2AB26" w14:textId="77777777" w:rsidR="00A5295A" w:rsidRDefault="00000000">
            <w:pPr>
              <w:pStyle w:val="Compact"/>
            </w:pPr>
            <w:r>
              <w:t>–</w:t>
            </w:r>
          </w:p>
        </w:tc>
        <w:tc>
          <w:tcPr>
            <w:tcW w:w="1540" w:type="dxa"/>
          </w:tcPr>
          <w:p w14:paraId="39CCB309" w14:textId="77777777" w:rsidR="00A5295A" w:rsidRDefault="00000000">
            <w:pPr>
              <w:pStyle w:val="Compact"/>
            </w:pPr>
            <w:r>
              <w:t>–</w:t>
            </w:r>
          </w:p>
        </w:tc>
        <w:tc>
          <w:tcPr>
            <w:tcW w:w="0" w:type="auto"/>
          </w:tcPr>
          <w:p w14:paraId="7CFD3F20" w14:textId="77777777" w:rsidR="00A5295A" w:rsidRDefault="00000000">
            <w:pPr>
              <w:pStyle w:val="Compact"/>
            </w:pPr>
            <w:r>
              <w:t>10.87</w:t>
            </w:r>
          </w:p>
        </w:tc>
        <w:tc>
          <w:tcPr>
            <w:tcW w:w="0" w:type="auto"/>
          </w:tcPr>
          <w:p w14:paraId="1A6BAD2E" w14:textId="77777777" w:rsidR="00A5295A" w:rsidRDefault="00000000">
            <w:pPr>
              <w:pStyle w:val="Compact"/>
            </w:pPr>
            <w:r>
              <w:t>.008</w:t>
            </w:r>
          </w:p>
        </w:tc>
      </w:tr>
      <w:tr w:rsidR="00A5295A" w14:paraId="5E15E587" w14:textId="77777777" w:rsidTr="00615CB0">
        <w:trPr>
          <w:jc w:val="left"/>
        </w:trPr>
        <w:tc>
          <w:tcPr>
            <w:tcW w:w="4788" w:type="dxa"/>
          </w:tcPr>
          <w:p w14:paraId="2E951B9B" w14:textId="77777777" w:rsidR="00A5295A" w:rsidRDefault="00000000">
            <w:pPr>
              <w:pStyle w:val="Compact"/>
            </w:pPr>
            <w:r>
              <w:t>     control</w:t>
            </w:r>
          </w:p>
        </w:tc>
        <w:tc>
          <w:tcPr>
            <w:tcW w:w="636" w:type="dxa"/>
          </w:tcPr>
          <w:p w14:paraId="2950CB2C" w14:textId="77777777" w:rsidR="00A5295A" w:rsidRDefault="00000000">
            <w:pPr>
              <w:pStyle w:val="Compact"/>
            </w:pPr>
            <w:r>
              <w:t>45</w:t>
            </w:r>
          </w:p>
        </w:tc>
        <w:tc>
          <w:tcPr>
            <w:tcW w:w="0" w:type="auto"/>
          </w:tcPr>
          <w:p w14:paraId="1B8F23DD" w14:textId="77777777" w:rsidR="00A5295A" w:rsidRDefault="00000000">
            <w:pPr>
              <w:pStyle w:val="Compact"/>
            </w:pPr>
            <w:r>
              <w:t>175</w:t>
            </w:r>
          </w:p>
        </w:tc>
        <w:tc>
          <w:tcPr>
            <w:tcW w:w="498" w:type="dxa"/>
          </w:tcPr>
          <w:p w14:paraId="5D5F96B2" w14:textId="77777777" w:rsidR="00A5295A" w:rsidRDefault="00000000">
            <w:pPr>
              <w:pStyle w:val="Compact"/>
            </w:pPr>
            <w:r>
              <w:t>0.15</w:t>
            </w:r>
          </w:p>
        </w:tc>
        <w:tc>
          <w:tcPr>
            <w:tcW w:w="1540" w:type="dxa"/>
          </w:tcPr>
          <w:p w14:paraId="37251A75" w14:textId="77777777" w:rsidR="00A5295A" w:rsidRDefault="00000000">
            <w:pPr>
              <w:pStyle w:val="Compact"/>
            </w:pPr>
            <w:r>
              <w:t>[0.07, 0.24]</w:t>
            </w:r>
          </w:p>
        </w:tc>
        <w:tc>
          <w:tcPr>
            <w:tcW w:w="0" w:type="auto"/>
          </w:tcPr>
          <w:p w14:paraId="2574D4A5" w14:textId="77777777" w:rsidR="00A5295A" w:rsidRDefault="00000000">
            <w:pPr>
              <w:pStyle w:val="Compact"/>
            </w:pPr>
            <w:r>
              <w:t>12.11</w:t>
            </w:r>
          </w:p>
        </w:tc>
        <w:tc>
          <w:tcPr>
            <w:tcW w:w="0" w:type="auto"/>
          </w:tcPr>
          <w:p w14:paraId="0E0E8520" w14:textId="77777777" w:rsidR="00A5295A" w:rsidRDefault="00000000">
            <w:pPr>
              <w:pStyle w:val="Compact"/>
            </w:pPr>
            <w:r>
              <w:t>.001</w:t>
            </w:r>
          </w:p>
        </w:tc>
      </w:tr>
      <w:tr w:rsidR="00A5295A" w14:paraId="382B4F1B" w14:textId="77777777" w:rsidTr="00615CB0">
        <w:trPr>
          <w:jc w:val="left"/>
        </w:trPr>
        <w:tc>
          <w:tcPr>
            <w:tcW w:w="4788" w:type="dxa"/>
          </w:tcPr>
          <w:p w14:paraId="09136222" w14:textId="77777777" w:rsidR="00A5295A" w:rsidRDefault="00000000">
            <w:pPr>
              <w:pStyle w:val="Compact"/>
            </w:pPr>
            <w:r>
              <w:t>     non-control</w:t>
            </w:r>
          </w:p>
        </w:tc>
        <w:tc>
          <w:tcPr>
            <w:tcW w:w="636" w:type="dxa"/>
          </w:tcPr>
          <w:p w14:paraId="47A87004" w14:textId="77777777" w:rsidR="00A5295A" w:rsidRDefault="00000000">
            <w:pPr>
              <w:pStyle w:val="Compact"/>
            </w:pPr>
            <w:r>
              <w:t>24</w:t>
            </w:r>
          </w:p>
        </w:tc>
        <w:tc>
          <w:tcPr>
            <w:tcW w:w="0" w:type="auto"/>
          </w:tcPr>
          <w:p w14:paraId="23DE361A" w14:textId="77777777" w:rsidR="00A5295A" w:rsidRDefault="00000000">
            <w:pPr>
              <w:pStyle w:val="Compact"/>
            </w:pPr>
            <w:r>
              <w:t>78</w:t>
            </w:r>
          </w:p>
        </w:tc>
        <w:tc>
          <w:tcPr>
            <w:tcW w:w="498" w:type="dxa"/>
          </w:tcPr>
          <w:p w14:paraId="1ECE4576" w14:textId="77777777" w:rsidR="00A5295A" w:rsidRDefault="00000000">
            <w:pPr>
              <w:pStyle w:val="Compact"/>
            </w:pPr>
            <w:r>
              <w:t>0.33</w:t>
            </w:r>
          </w:p>
        </w:tc>
        <w:tc>
          <w:tcPr>
            <w:tcW w:w="1540" w:type="dxa"/>
          </w:tcPr>
          <w:p w14:paraId="6A4B7451" w14:textId="77777777" w:rsidR="00A5295A" w:rsidRDefault="00000000">
            <w:pPr>
              <w:pStyle w:val="Compact"/>
            </w:pPr>
            <w:r>
              <w:t>[0.18, 0.48]</w:t>
            </w:r>
          </w:p>
        </w:tc>
        <w:tc>
          <w:tcPr>
            <w:tcW w:w="0" w:type="auto"/>
          </w:tcPr>
          <w:p w14:paraId="6BBA26F5" w14:textId="77777777" w:rsidR="00A5295A" w:rsidRDefault="00000000">
            <w:pPr>
              <w:pStyle w:val="Compact"/>
            </w:pPr>
            <w:r>
              <w:t>20.99</w:t>
            </w:r>
          </w:p>
        </w:tc>
        <w:tc>
          <w:tcPr>
            <w:tcW w:w="0" w:type="auto"/>
          </w:tcPr>
          <w:p w14:paraId="5F75758B" w14:textId="77777777" w:rsidR="00A5295A" w:rsidRDefault="00000000">
            <w:pPr>
              <w:pStyle w:val="Compact"/>
            </w:pPr>
            <w:r>
              <w:t>&lt; .001</w:t>
            </w:r>
          </w:p>
        </w:tc>
      </w:tr>
      <w:tr w:rsidR="00A5295A" w14:paraId="38F0ADF0" w14:textId="77777777" w:rsidTr="00615CB0">
        <w:trPr>
          <w:jc w:val="left"/>
        </w:trPr>
        <w:tc>
          <w:tcPr>
            <w:tcW w:w="4788" w:type="dxa"/>
          </w:tcPr>
          <w:p w14:paraId="70869114" w14:textId="77777777" w:rsidR="00A5295A" w:rsidRDefault="00000000">
            <w:pPr>
              <w:pStyle w:val="Compact"/>
            </w:pPr>
            <w:r w:rsidRPr="00615CB0">
              <w:rPr>
                <w:b/>
                <w:bCs/>
              </w:rPr>
              <w:t>Control group comparison</w:t>
            </w:r>
            <w:r>
              <w:t xml:space="preserve"> (see levels above)</w:t>
            </w:r>
          </w:p>
        </w:tc>
        <w:tc>
          <w:tcPr>
            <w:tcW w:w="636" w:type="dxa"/>
          </w:tcPr>
          <w:p w14:paraId="75789709" w14:textId="77777777" w:rsidR="00A5295A" w:rsidRDefault="00000000">
            <w:pPr>
              <w:pStyle w:val="Compact"/>
            </w:pPr>
            <w:r>
              <w:t>45</w:t>
            </w:r>
          </w:p>
        </w:tc>
        <w:tc>
          <w:tcPr>
            <w:tcW w:w="0" w:type="auto"/>
          </w:tcPr>
          <w:p w14:paraId="2E472E54" w14:textId="77777777" w:rsidR="00A5295A" w:rsidRDefault="00000000">
            <w:pPr>
              <w:pStyle w:val="Compact"/>
            </w:pPr>
            <w:r>
              <w:t>175</w:t>
            </w:r>
          </w:p>
        </w:tc>
        <w:tc>
          <w:tcPr>
            <w:tcW w:w="498" w:type="dxa"/>
          </w:tcPr>
          <w:p w14:paraId="7BC9224E" w14:textId="77777777" w:rsidR="00A5295A" w:rsidRDefault="00000000">
            <w:pPr>
              <w:pStyle w:val="Compact"/>
            </w:pPr>
            <w:r>
              <w:t>–</w:t>
            </w:r>
          </w:p>
        </w:tc>
        <w:tc>
          <w:tcPr>
            <w:tcW w:w="1540" w:type="dxa"/>
          </w:tcPr>
          <w:p w14:paraId="6E3609B6" w14:textId="77777777" w:rsidR="00A5295A" w:rsidRDefault="00000000">
            <w:pPr>
              <w:pStyle w:val="Compact"/>
            </w:pPr>
            <w:r>
              <w:t>–</w:t>
            </w:r>
          </w:p>
        </w:tc>
        <w:tc>
          <w:tcPr>
            <w:tcW w:w="0" w:type="auto"/>
          </w:tcPr>
          <w:p w14:paraId="2A1F833B" w14:textId="77777777" w:rsidR="00A5295A" w:rsidRDefault="00000000">
            <w:pPr>
              <w:pStyle w:val="Compact"/>
            </w:pPr>
            <w:r>
              <w:t>0.2</w:t>
            </w:r>
          </w:p>
        </w:tc>
        <w:tc>
          <w:tcPr>
            <w:tcW w:w="0" w:type="auto"/>
          </w:tcPr>
          <w:p w14:paraId="15FA2882" w14:textId="77777777" w:rsidR="00A5295A" w:rsidRDefault="00000000">
            <w:pPr>
              <w:pStyle w:val="Compact"/>
            </w:pPr>
            <w:r>
              <w:t>.828</w:t>
            </w:r>
          </w:p>
        </w:tc>
      </w:tr>
      <w:tr w:rsidR="00A5295A" w14:paraId="73FAEF2B" w14:textId="77777777" w:rsidTr="00615CB0">
        <w:trPr>
          <w:jc w:val="left"/>
        </w:trPr>
        <w:tc>
          <w:tcPr>
            <w:tcW w:w="4788" w:type="dxa"/>
          </w:tcPr>
          <w:p w14:paraId="044D9833" w14:textId="77777777" w:rsidR="00A5295A" w:rsidRPr="00615CB0" w:rsidRDefault="00000000">
            <w:pPr>
              <w:pStyle w:val="Compact"/>
              <w:rPr>
                <w:b/>
                <w:bCs/>
              </w:rPr>
            </w:pPr>
            <w:r w:rsidRPr="00615CB0">
              <w:rPr>
                <w:b/>
                <w:bCs/>
              </w:rPr>
              <w:lastRenderedPageBreak/>
              <w:t>Design of demand characteristics manipulation</w:t>
            </w:r>
          </w:p>
        </w:tc>
        <w:tc>
          <w:tcPr>
            <w:tcW w:w="636" w:type="dxa"/>
          </w:tcPr>
          <w:p w14:paraId="2FD47EFF" w14:textId="77777777" w:rsidR="00A5295A" w:rsidRDefault="00000000">
            <w:pPr>
              <w:pStyle w:val="Compact"/>
            </w:pPr>
            <w:r>
              <w:t>53</w:t>
            </w:r>
          </w:p>
        </w:tc>
        <w:tc>
          <w:tcPr>
            <w:tcW w:w="0" w:type="auto"/>
          </w:tcPr>
          <w:p w14:paraId="0618C565" w14:textId="77777777" w:rsidR="00A5295A" w:rsidRDefault="00000000">
            <w:pPr>
              <w:pStyle w:val="Compact"/>
            </w:pPr>
            <w:r>
              <w:t>253</w:t>
            </w:r>
          </w:p>
        </w:tc>
        <w:tc>
          <w:tcPr>
            <w:tcW w:w="498" w:type="dxa"/>
          </w:tcPr>
          <w:p w14:paraId="7F59757A" w14:textId="77777777" w:rsidR="00A5295A" w:rsidRDefault="00000000">
            <w:pPr>
              <w:pStyle w:val="Compact"/>
            </w:pPr>
            <w:r>
              <w:t>–</w:t>
            </w:r>
          </w:p>
        </w:tc>
        <w:tc>
          <w:tcPr>
            <w:tcW w:w="1540" w:type="dxa"/>
          </w:tcPr>
          <w:p w14:paraId="25FCB598" w14:textId="77777777" w:rsidR="00A5295A" w:rsidRDefault="00000000">
            <w:pPr>
              <w:pStyle w:val="Compact"/>
            </w:pPr>
            <w:r>
              <w:t>–</w:t>
            </w:r>
          </w:p>
        </w:tc>
        <w:tc>
          <w:tcPr>
            <w:tcW w:w="0" w:type="auto"/>
          </w:tcPr>
          <w:p w14:paraId="6ACF4DD3" w14:textId="77777777" w:rsidR="00A5295A" w:rsidRDefault="00000000">
            <w:pPr>
              <w:pStyle w:val="Compact"/>
            </w:pPr>
            <w:r>
              <w:t>1.55</w:t>
            </w:r>
          </w:p>
        </w:tc>
        <w:tc>
          <w:tcPr>
            <w:tcW w:w="0" w:type="auto"/>
          </w:tcPr>
          <w:p w14:paraId="2DE98E0A" w14:textId="77777777" w:rsidR="00A5295A" w:rsidRDefault="00000000">
            <w:pPr>
              <w:pStyle w:val="Compact"/>
            </w:pPr>
            <w:r>
              <w:t>.240</w:t>
            </w:r>
          </w:p>
        </w:tc>
      </w:tr>
      <w:tr w:rsidR="00A5295A" w14:paraId="64B77AEA" w14:textId="77777777" w:rsidTr="00615CB0">
        <w:trPr>
          <w:jc w:val="left"/>
        </w:trPr>
        <w:tc>
          <w:tcPr>
            <w:tcW w:w="4788" w:type="dxa"/>
          </w:tcPr>
          <w:p w14:paraId="7CB64725" w14:textId="77777777" w:rsidR="00A5295A" w:rsidRDefault="00000000">
            <w:pPr>
              <w:pStyle w:val="Compact"/>
            </w:pPr>
            <w:r>
              <w:t>     within-subjects</w:t>
            </w:r>
          </w:p>
        </w:tc>
        <w:tc>
          <w:tcPr>
            <w:tcW w:w="636" w:type="dxa"/>
          </w:tcPr>
          <w:p w14:paraId="77D44076" w14:textId="77777777" w:rsidR="00A5295A" w:rsidRDefault="00000000">
            <w:pPr>
              <w:pStyle w:val="Compact"/>
            </w:pPr>
            <w:r>
              <w:t>14</w:t>
            </w:r>
          </w:p>
        </w:tc>
        <w:tc>
          <w:tcPr>
            <w:tcW w:w="0" w:type="auto"/>
          </w:tcPr>
          <w:p w14:paraId="24B9EFF8" w14:textId="77777777" w:rsidR="00A5295A" w:rsidRDefault="00000000">
            <w:pPr>
              <w:pStyle w:val="Compact"/>
            </w:pPr>
            <w:r>
              <w:t>44</w:t>
            </w:r>
          </w:p>
        </w:tc>
        <w:tc>
          <w:tcPr>
            <w:tcW w:w="498" w:type="dxa"/>
          </w:tcPr>
          <w:p w14:paraId="0C37D5BD" w14:textId="77777777" w:rsidR="00A5295A" w:rsidRDefault="00000000">
            <w:pPr>
              <w:pStyle w:val="Compact"/>
            </w:pPr>
            <w:r>
              <w:t>0.14</w:t>
            </w:r>
          </w:p>
        </w:tc>
        <w:tc>
          <w:tcPr>
            <w:tcW w:w="1540" w:type="dxa"/>
          </w:tcPr>
          <w:p w14:paraId="550F6290" w14:textId="77777777" w:rsidR="00A5295A" w:rsidRDefault="00000000">
            <w:pPr>
              <w:pStyle w:val="Compact"/>
            </w:pPr>
            <w:r>
              <w:t>[0.02, 0.25]</w:t>
            </w:r>
          </w:p>
        </w:tc>
        <w:tc>
          <w:tcPr>
            <w:tcW w:w="0" w:type="auto"/>
          </w:tcPr>
          <w:p w14:paraId="4A452346" w14:textId="77777777" w:rsidR="00A5295A" w:rsidRDefault="00000000">
            <w:pPr>
              <w:pStyle w:val="Compact"/>
            </w:pPr>
            <w:r>
              <w:t>7.07</w:t>
            </w:r>
          </w:p>
        </w:tc>
        <w:tc>
          <w:tcPr>
            <w:tcW w:w="0" w:type="auto"/>
          </w:tcPr>
          <w:p w14:paraId="59672306" w14:textId="77777777" w:rsidR="00A5295A" w:rsidRDefault="00000000">
            <w:pPr>
              <w:pStyle w:val="Compact"/>
            </w:pPr>
            <w:r>
              <w:t>.020</w:t>
            </w:r>
          </w:p>
        </w:tc>
      </w:tr>
      <w:tr w:rsidR="00A5295A" w14:paraId="48DAC6F6" w14:textId="77777777" w:rsidTr="00615CB0">
        <w:trPr>
          <w:jc w:val="left"/>
        </w:trPr>
        <w:tc>
          <w:tcPr>
            <w:tcW w:w="4788" w:type="dxa"/>
          </w:tcPr>
          <w:p w14:paraId="6DF345C3" w14:textId="77777777" w:rsidR="00A5295A" w:rsidRDefault="00000000">
            <w:pPr>
              <w:pStyle w:val="Compact"/>
            </w:pPr>
            <w:r>
              <w:t>     between-subjects</w:t>
            </w:r>
          </w:p>
        </w:tc>
        <w:tc>
          <w:tcPr>
            <w:tcW w:w="636" w:type="dxa"/>
          </w:tcPr>
          <w:p w14:paraId="28C8331E" w14:textId="77777777" w:rsidR="00A5295A" w:rsidRDefault="00000000">
            <w:pPr>
              <w:pStyle w:val="Compact"/>
            </w:pPr>
            <w:r>
              <w:t>45</w:t>
            </w:r>
          </w:p>
        </w:tc>
        <w:tc>
          <w:tcPr>
            <w:tcW w:w="0" w:type="auto"/>
          </w:tcPr>
          <w:p w14:paraId="235DC152" w14:textId="77777777" w:rsidR="00A5295A" w:rsidRDefault="00000000">
            <w:pPr>
              <w:pStyle w:val="Compact"/>
            </w:pPr>
            <w:r>
              <w:t>209</w:t>
            </w:r>
          </w:p>
        </w:tc>
        <w:tc>
          <w:tcPr>
            <w:tcW w:w="498" w:type="dxa"/>
          </w:tcPr>
          <w:p w14:paraId="5ECE1BD6" w14:textId="77777777" w:rsidR="00A5295A" w:rsidRDefault="00000000">
            <w:pPr>
              <w:pStyle w:val="Compact"/>
            </w:pPr>
            <w:r>
              <w:t>0.22</w:t>
            </w:r>
          </w:p>
        </w:tc>
        <w:tc>
          <w:tcPr>
            <w:tcW w:w="1540" w:type="dxa"/>
          </w:tcPr>
          <w:p w14:paraId="240ED1A9" w14:textId="77777777" w:rsidR="00A5295A" w:rsidRDefault="00000000">
            <w:pPr>
              <w:pStyle w:val="Compact"/>
            </w:pPr>
            <w:r>
              <w:t>[0.11, 0.34]</w:t>
            </w:r>
          </w:p>
        </w:tc>
        <w:tc>
          <w:tcPr>
            <w:tcW w:w="0" w:type="auto"/>
          </w:tcPr>
          <w:p w14:paraId="678E0FF7" w14:textId="77777777" w:rsidR="00A5295A" w:rsidRDefault="00000000">
            <w:pPr>
              <w:pStyle w:val="Compact"/>
            </w:pPr>
            <w:r>
              <w:t>14.65</w:t>
            </w:r>
          </w:p>
        </w:tc>
        <w:tc>
          <w:tcPr>
            <w:tcW w:w="0" w:type="auto"/>
          </w:tcPr>
          <w:p w14:paraId="50077330" w14:textId="77777777" w:rsidR="00A5295A" w:rsidRDefault="00000000">
            <w:pPr>
              <w:pStyle w:val="Compact"/>
            </w:pPr>
            <w:r>
              <w:t>&lt; .001</w:t>
            </w:r>
          </w:p>
        </w:tc>
      </w:tr>
      <w:tr w:rsidR="00A5295A" w14:paraId="35F85F9B" w14:textId="77777777" w:rsidTr="00615CB0">
        <w:trPr>
          <w:jc w:val="left"/>
        </w:trPr>
        <w:tc>
          <w:tcPr>
            <w:tcW w:w="4788" w:type="dxa"/>
          </w:tcPr>
          <w:p w14:paraId="0C0FB2FF" w14:textId="77777777" w:rsidR="00A5295A" w:rsidRPr="00615CB0" w:rsidRDefault="00000000">
            <w:pPr>
              <w:pStyle w:val="Compact"/>
              <w:rPr>
                <w:b/>
                <w:bCs/>
              </w:rPr>
            </w:pPr>
            <w:r w:rsidRPr="00615CB0">
              <w:rPr>
                <w:b/>
                <w:bCs/>
              </w:rPr>
              <w:t>Participant pool</w:t>
            </w:r>
          </w:p>
        </w:tc>
        <w:tc>
          <w:tcPr>
            <w:tcW w:w="636" w:type="dxa"/>
          </w:tcPr>
          <w:p w14:paraId="51529C21" w14:textId="77777777" w:rsidR="00A5295A" w:rsidRDefault="00000000">
            <w:pPr>
              <w:pStyle w:val="Compact"/>
            </w:pPr>
            <w:r>
              <w:t>49</w:t>
            </w:r>
          </w:p>
        </w:tc>
        <w:tc>
          <w:tcPr>
            <w:tcW w:w="0" w:type="auto"/>
          </w:tcPr>
          <w:p w14:paraId="693C805E" w14:textId="77777777" w:rsidR="00A5295A" w:rsidRDefault="00000000">
            <w:pPr>
              <w:pStyle w:val="Compact"/>
            </w:pPr>
            <w:r>
              <w:t>205</w:t>
            </w:r>
          </w:p>
        </w:tc>
        <w:tc>
          <w:tcPr>
            <w:tcW w:w="498" w:type="dxa"/>
          </w:tcPr>
          <w:p w14:paraId="511582F2" w14:textId="77777777" w:rsidR="00A5295A" w:rsidRDefault="00000000">
            <w:pPr>
              <w:pStyle w:val="Compact"/>
            </w:pPr>
            <w:r>
              <w:t>–</w:t>
            </w:r>
          </w:p>
        </w:tc>
        <w:tc>
          <w:tcPr>
            <w:tcW w:w="1540" w:type="dxa"/>
          </w:tcPr>
          <w:p w14:paraId="414D4DDD" w14:textId="77777777" w:rsidR="00A5295A" w:rsidRDefault="00000000">
            <w:pPr>
              <w:pStyle w:val="Compact"/>
            </w:pPr>
            <w:r>
              <w:t>–</w:t>
            </w:r>
          </w:p>
        </w:tc>
        <w:tc>
          <w:tcPr>
            <w:tcW w:w="0" w:type="auto"/>
          </w:tcPr>
          <w:p w14:paraId="4DB0E9DB" w14:textId="77777777" w:rsidR="00A5295A" w:rsidRDefault="00000000">
            <w:pPr>
              <w:pStyle w:val="Compact"/>
            </w:pPr>
            <w:r>
              <w:t>2.44</w:t>
            </w:r>
          </w:p>
        </w:tc>
        <w:tc>
          <w:tcPr>
            <w:tcW w:w="0" w:type="auto"/>
          </w:tcPr>
          <w:p w14:paraId="170856D8" w14:textId="77777777" w:rsidR="00A5295A" w:rsidRDefault="00000000">
            <w:pPr>
              <w:pStyle w:val="Compact"/>
            </w:pPr>
            <w:r>
              <w:t>.282</w:t>
            </w:r>
          </w:p>
        </w:tc>
      </w:tr>
      <w:tr w:rsidR="00A5295A" w14:paraId="6643AEE2" w14:textId="77777777" w:rsidTr="00615CB0">
        <w:trPr>
          <w:jc w:val="left"/>
        </w:trPr>
        <w:tc>
          <w:tcPr>
            <w:tcW w:w="4788" w:type="dxa"/>
          </w:tcPr>
          <w:p w14:paraId="14788D8F" w14:textId="723FE8EA" w:rsidR="00A5295A" w:rsidRDefault="00000000">
            <w:pPr>
              <w:pStyle w:val="Compact"/>
            </w:pPr>
            <w:r>
              <w:t xml:space="preserve">     </w:t>
            </w:r>
            <w:r w:rsidR="00615CB0">
              <w:t>s</w:t>
            </w:r>
            <w:r>
              <w:t>tudents</w:t>
            </w:r>
          </w:p>
        </w:tc>
        <w:tc>
          <w:tcPr>
            <w:tcW w:w="636" w:type="dxa"/>
          </w:tcPr>
          <w:p w14:paraId="6FDB6F07" w14:textId="77777777" w:rsidR="00A5295A" w:rsidRDefault="00000000">
            <w:pPr>
              <w:pStyle w:val="Compact"/>
            </w:pPr>
            <w:r>
              <w:t>36</w:t>
            </w:r>
          </w:p>
        </w:tc>
        <w:tc>
          <w:tcPr>
            <w:tcW w:w="0" w:type="auto"/>
          </w:tcPr>
          <w:p w14:paraId="503F55B4" w14:textId="77777777" w:rsidR="00A5295A" w:rsidRDefault="00000000">
            <w:pPr>
              <w:pStyle w:val="Compact"/>
            </w:pPr>
            <w:r>
              <w:t>160</w:t>
            </w:r>
          </w:p>
        </w:tc>
        <w:tc>
          <w:tcPr>
            <w:tcW w:w="498" w:type="dxa"/>
          </w:tcPr>
          <w:p w14:paraId="28C7C577" w14:textId="77777777" w:rsidR="00A5295A" w:rsidRDefault="00000000">
            <w:pPr>
              <w:pStyle w:val="Compact"/>
            </w:pPr>
            <w:r>
              <w:t>0.26</w:t>
            </w:r>
          </w:p>
        </w:tc>
        <w:tc>
          <w:tcPr>
            <w:tcW w:w="1540" w:type="dxa"/>
          </w:tcPr>
          <w:p w14:paraId="12EF2F5D" w14:textId="77777777" w:rsidR="00A5295A" w:rsidRDefault="00000000">
            <w:pPr>
              <w:pStyle w:val="Compact"/>
            </w:pPr>
            <w:r>
              <w:t>[0.13, 0.4]</w:t>
            </w:r>
          </w:p>
        </w:tc>
        <w:tc>
          <w:tcPr>
            <w:tcW w:w="0" w:type="auto"/>
          </w:tcPr>
          <w:p w14:paraId="7CF8C10C" w14:textId="77777777" w:rsidR="00A5295A" w:rsidRDefault="00000000">
            <w:pPr>
              <w:pStyle w:val="Compact"/>
            </w:pPr>
            <w:r>
              <w:t>15.99</w:t>
            </w:r>
          </w:p>
        </w:tc>
        <w:tc>
          <w:tcPr>
            <w:tcW w:w="0" w:type="auto"/>
          </w:tcPr>
          <w:p w14:paraId="6E12E763" w14:textId="77777777" w:rsidR="00A5295A" w:rsidRDefault="00000000">
            <w:pPr>
              <w:pStyle w:val="Compact"/>
            </w:pPr>
            <w:r>
              <w:t>&lt; .001</w:t>
            </w:r>
          </w:p>
        </w:tc>
      </w:tr>
      <w:tr w:rsidR="00A5295A" w14:paraId="51B71DBE" w14:textId="77777777" w:rsidTr="00615CB0">
        <w:trPr>
          <w:jc w:val="left"/>
        </w:trPr>
        <w:tc>
          <w:tcPr>
            <w:tcW w:w="4788" w:type="dxa"/>
          </w:tcPr>
          <w:p w14:paraId="4D98FFEC" w14:textId="77777777" w:rsidR="00A5295A" w:rsidRDefault="00000000">
            <w:pPr>
              <w:pStyle w:val="Compact"/>
            </w:pPr>
            <w:r>
              <w:t>     non-students</w:t>
            </w:r>
          </w:p>
        </w:tc>
        <w:tc>
          <w:tcPr>
            <w:tcW w:w="636" w:type="dxa"/>
          </w:tcPr>
          <w:p w14:paraId="019EE930" w14:textId="77777777" w:rsidR="00A5295A" w:rsidRDefault="00000000">
            <w:pPr>
              <w:pStyle w:val="Compact"/>
            </w:pPr>
            <w:r>
              <w:t>12</w:t>
            </w:r>
          </w:p>
        </w:tc>
        <w:tc>
          <w:tcPr>
            <w:tcW w:w="0" w:type="auto"/>
          </w:tcPr>
          <w:p w14:paraId="486491DB" w14:textId="77777777" w:rsidR="00A5295A" w:rsidRDefault="00000000">
            <w:pPr>
              <w:pStyle w:val="Compact"/>
            </w:pPr>
            <w:r>
              <w:t>26</w:t>
            </w:r>
          </w:p>
        </w:tc>
        <w:tc>
          <w:tcPr>
            <w:tcW w:w="498" w:type="dxa"/>
          </w:tcPr>
          <w:p w14:paraId="553C59F9" w14:textId="77777777" w:rsidR="00A5295A" w:rsidRDefault="00000000">
            <w:pPr>
              <w:pStyle w:val="Compact"/>
            </w:pPr>
            <w:r>
              <w:t>0.05</w:t>
            </w:r>
          </w:p>
        </w:tc>
        <w:tc>
          <w:tcPr>
            <w:tcW w:w="1540" w:type="dxa"/>
          </w:tcPr>
          <w:p w14:paraId="07547B7A" w14:textId="77777777" w:rsidR="00A5295A" w:rsidRDefault="00000000">
            <w:pPr>
              <w:pStyle w:val="Compact"/>
            </w:pPr>
            <w:r>
              <w:t>[-0.06, 0.16]</w:t>
            </w:r>
          </w:p>
        </w:tc>
        <w:tc>
          <w:tcPr>
            <w:tcW w:w="0" w:type="auto"/>
          </w:tcPr>
          <w:p w14:paraId="4F11BEE0" w14:textId="77777777" w:rsidR="00A5295A" w:rsidRDefault="00000000">
            <w:pPr>
              <w:pStyle w:val="Compact"/>
            </w:pPr>
            <w:r>
              <w:t>1.08</w:t>
            </w:r>
          </w:p>
        </w:tc>
        <w:tc>
          <w:tcPr>
            <w:tcW w:w="0" w:type="auto"/>
          </w:tcPr>
          <w:p w14:paraId="76D4831E" w14:textId="77777777" w:rsidR="00A5295A" w:rsidRDefault="00000000">
            <w:pPr>
              <w:pStyle w:val="Compact"/>
            </w:pPr>
            <w:r>
              <w:t>.323</w:t>
            </w:r>
          </w:p>
        </w:tc>
      </w:tr>
      <w:tr w:rsidR="00A5295A" w14:paraId="21F2D728" w14:textId="77777777" w:rsidTr="00615CB0">
        <w:trPr>
          <w:jc w:val="left"/>
        </w:trPr>
        <w:tc>
          <w:tcPr>
            <w:tcW w:w="4788" w:type="dxa"/>
          </w:tcPr>
          <w:p w14:paraId="78FCE7FF" w14:textId="36FD22BA" w:rsidR="00A5295A" w:rsidRDefault="00000000">
            <w:pPr>
              <w:pStyle w:val="Compact"/>
            </w:pPr>
            <w:r>
              <w:t xml:space="preserve">     </w:t>
            </w:r>
            <w:r w:rsidR="00615CB0">
              <w:t>M</w:t>
            </w:r>
            <w:r>
              <w:t>ix</w:t>
            </w:r>
          </w:p>
        </w:tc>
        <w:tc>
          <w:tcPr>
            <w:tcW w:w="636" w:type="dxa"/>
          </w:tcPr>
          <w:p w14:paraId="195D2A02" w14:textId="77777777" w:rsidR="00A5295A" w:rsidRDefault="00000000">
            <w:pPr>
              <w:pStyle w:val="Compact"/>
            </w:pPr>
            <w:r>
              <w:t>2</w:t>
            </w:r>
          </w:p>
        </w:tc>
        <w:tc>
          <w:tcPr>
            <w:tcW w:w="0" w:type="auto"/>
          </w:tcPr>
          <w:p w14:paraId="262158AF" w14:textId="77777777" w:rsidR="00A5295A" w:rsidRDefault="00000000">
            <w:pPr>
              <w:pStyle w:val="Compact"/>
            </w:pPr>
            <w:r>
              <w:t>19</w:t>
            </w:r>
          </w:p>
        </w:tc>
        <w:tc>
          <w:tcPr>
            <w:tcW w:w="498" w:type="dxa"/>
          </w:tcPr>
          <w:p w14:paraId="6853EFC3" w14:textId="77777777" w:rsidR="00A5295A" w:rsidRDefault="00000000">
            <w:pPr>
              <w:pStyle w:val="Compact"/>
            </w:pPr>
            <w:r>
              <w:t>0.05</w:t>
            </w:r>
          </w:p>
        </w:tc>
        <w:tc>
          <w:tcPr>
            <w:tcW w:w="1540" w:type="dxa"/>
          </w:tcPr>
          <w:p w14:paraId="772202E6" w14:textId="77777777" w:rsidR="00A5295A" w:rsidRDefault="00000000">
            <w:pPr>
              <w:pStyle w:val="Compact"/>
            </w:pPr>
            <w:r>
              <w:t>[-1, 1.09]</w:t>
            </w:r>
          </w:p>
        </w:tc>
        <w:tc>
          <w:tcPr>
            <w:tcW w:w="0" w:type="auto"/>
          </w:tcPr>
          <w:p w14:paraId="6ED62371" w14:textId="77777777" w:rsidR="00A5295A" w:rsidRDefault="00000000">
            <w:pPr>
              <w:pStyle w:val="Compact"/>
            </w:pPr>
            <w:r>
              <w:t>0.3</w:t>
            </w:r>
          </w:p>
        </w:tc>
        <w:tc>
          <w:tcPr>
            <w:tcW w:w="0" w:type="auto"/>
          </w:tcPr>
          <w:p w14:paraId="281AA9DA" w14:textId="77777777" w:rsidR="00A5295A" w:rsidRDefault="00000000">
            <w:pPr>
              <w:pStyle w:val="Compact"/>
            </w:pPr>
            <w:r>
              <w:t>.680</w:t>
            </w:r>
          </w:p>
        </w:tc>
      </w:tr>
      <w:tr w:rsidR="00A5295A" w14:paraId="7E5C9A02" w14:textId="77777777" w:rsidTr="00615CB0">
        <w:trPr>
          <w:jc w:val="left"/>
        </w:trPr>
        <w:tc>
          <w:tcPr>
            <w:tcW w:w="4788" w:type="dxa"/>
          </w:tcPr>
          <w:p w14:paraId="7C34CD87" w14:textId="77777777" w:rsidR="00A5295A" w:rsidRPr="00615CB0" w:rsidRDefault="00000000">
            <w:pPr>
              <w:pStyle w:val="Compact"/>
              <w:rPr>
                <w:b/>
                <w:bCs/>
              </w:rPr>
            </w:pPr>
            <w:r w:rsidRPr="00615CB0">
              <w:rPr>
                <w:b/>
                <w:bCs/>
              </w:rPr>
              <w:t>Setting</w:t>
            </w:r>
          </w:p>
        </w:tc>
        <w:tc>
          <w:tcPr>
            <w:tcW w:w="636" w:type="dxa"/>
          </w:tcPr>
          <w:p w14:paraId="10BDB67F" w14:textId="77777777" w:rsidR="00A5295A" w:rsidRDefault="00000000">
            <w:pPr>
              <w:pStyle w:val="Compact"/>
            </w:pPr>
            <w:r>
              <w:t>50</w:t>
            </w:r>
          </w:p>
        </w:tc>
        <w:tc>
          <w:tcPr>
            <w:tcW w:w="0" w:type="auto"/>
          </w:tcPr>
          <w:p w14:paraId="590EE2C1" w14:textId="77777777" w:rsidR="00A5295A" w:rsidRDefault="00000000">
            <w:pPr>
              <w:pStyle w:val="Compact"/>
            </w:pPr>
            <w:r>
              <w:t>240</w:t>
            </w:r>
          </w:p>
        </w:tc>
        <w:tc>
          <w:tcPr>
            <w:tcW w:w="498" w:type="dxa"/>
          </w:tcPr>
          <w:p w14:paraId="2B1DDDEE" w14:textId="77777777" w:rsidR="00A5295A" w:rsidRDefault="00000000">
            <w:pPr>
              <w:pStyle w:val="Compact"/>
            </w:pPr>
            <w:r>
              <w:t>–</w:t>
            </w:r>
          </w:p>
        </w:tc>
        <w:tc>
          <w:tcPr>
            <w:tcW w:w="1540" w:type="dxa"/>
          </w:tcPr>
          <w:p w14:paraId="33D7C8CE" w14:textId="77777777" w:rsidR="00A5295A" w:rsidRDefault="00000000">
            <w:pPr>
              <w:pStyle w:val="Compact"/>
            </w:pPr>
            <w:r>
              <w:t>–</w:t>
            </w:r>
          </w:p>
        </w:tc>
        <w:tc>
          <w:tcPr>
            <w:tcW w:w="0" w:type="auto"/>
          </w:tcPr>
          <w:p w14:paraId="783F5C67" w14:textId="77777777" w:rsidR="00A5295A" w:rsidRDefault="00000000">
            <w:pPr>
              <w:pStyle w:val="Compact"/>
            </w:pPr>
            <w:r>
              <w:t>4.81</w:t>
            </w:r>
          </w:p>
        </w:tc>
        <w:tc>
          <w:tcPr>
            <w:tcW w:w="0" w:type="auto"/>
          </w:tcPr>
          <w:p w14:paraId="31C8C5E4" w14:textId="77777777" w:rsidR="00A5295A" w:rsidRDefault="00000000">
            <w:pPr>
              <w:pStyle w:val="Compact"/>
            </w:pPr>
            <w:r>
              <w:t>.036</w:t>
            </w:r>
          </w:p>
        </w:tc>
      </w:tr>
      <w:tr w:rsidR="00A5295A" w14:paraId="470C3D3E" w14:textId="77777777" w:rsidTr="00615CB0">
        <w:trPr>
          <w:jc w:val="left"/>
        </w:trPr>
        <w:tc>
          <w:tcPr>
            <w:tcW w:w="4788" w:type="dxa"/>
          </w:tcPr>
          <w:p w14:paraId="418D4B4B" w14:textId="77777777" w:rsidR="00A5295A" w:rsidRDefault="00000000">
            <w:pPr>
              <w:pStyle w:val="Compact"/>
            </w:pPr>
            <w:r>
              <w:t>     online</w:t>
            </w:r>
          </w:p>
        </w:tc>
        <w:tc>
          <w:tcPr>
            <w:tcW w:w="636" w:type="dxa"/>
          </w:tcPr>
          <w:p w14:paraId="648E4CCB" w14:textId="77777777" w:rsidR="00A5295A" w:rsidRDefault="00000000">
            <w:pPr>
              <w:pStyle w:val="Compact"/>
            </w:pPr>
            <w:r>
              <w:t>18</w:t>
            </w:r>
          </w:p>
        </w:tc>
        <w:tc>
          <w:tcPr>
            <w:tcW w:w="0" w:type="auto"/>
          </w:tcPr>
          <w:p w14:paraId="4224EBB3" w14:textId="77777777" w:rsidR="00A5295A" w:rsidRDefault="00000000">
            <w:pPr>
              <w:pStyle w:val="Compact"/>
            </w:pPr>
            <w:r>
              <w:t>52</w:t>
            </w:r>
          </w:p>
        </w:tc>
        <w:tc>
          <w:tcPr>
            <w:tcW w:w="498" w:type="dxa"/>
          </w:tcPr>
          <w:p w14:paraId="1D7317B5" w14:textId="77777777" w:rsidR="00A5295A" w:rsidRDefault="00000000">
            <w:pPr>
              <w:pStyle w:val="Compact"/>
            </w:pPr>
            <w:r>
              <w:t>0.1</w:t>
            </w:r>
          </w:p>
        </w:tc>
        <w:tc>
          <w:tcPr>
            <w:tcW w:w="1540" w:type="dxa"/>
          </w:tcPr>
          <w:p w14:paraId="636140E3" w14:textId="77777777" w:rsidR="00A5295A" w:rsidRDefault="00000000">
            <w:pPr>
              <w:pStyle w:val="Compact"/>
            </w:pPr>
            <w:r>
              <w:t>[0.01, 0.19]</w:t>
            </w:r>
          </w:p>
        </w:tc>
        <w:tc>
          <w:tcPr>
            <w:tcW w:w="0" w:type="auto"/>
          </w:tcPr>
          <w:p w14:paraId="25031EE8" w14:textId="77777777" w:rsidR="00A5295A" w:rsidRDefault="00000000">
            <w:pPr>
              <w:pStyle w:val="Compact"/>
            </w:pPr>
            <w:r>
              <w:t>5.68</w:t>
            </w:r>
          </w:p>
        </w:tc>
        <w:tc>
          <w:tcPr>
            <w:tcW w:w="0" w:type="auto"/>
          </w:tcPr>
          <w:p w14:paraId="03C566FA" w14:textId="77777777" w:rsidR="00A5295A" w:rsidRDefault="00000000">
            <w:pPr>
              <w:pStyle w:val="Compact"/>
            </w:pPr>
            <w:r>
              <w:t>.030</w:t>
            </w:r>
          </w:p>
        </w:tc>
      </w:tr>
      <w:tr w:rsidR="00A5295A" w14:paraId="7A998AE0" w14:textId="77777777" w:rsidTr="00615CB0">
        <w:trPr>
          <w:jc w:val="left"/>
        </w:trPr>
        <w:tc>
          <w:tcPr>
            <w:tcW w:w="4788" w:type="dxa"/>
          </w:tcPr>
          <w:p w14:paraId="3B9644BF" w14:textId="77777777" w:rsidR="00A5295A" w:rsidRDefault="00000000">
            <w:pPr>
              <w:pStyle w:val="Compact"/>
            </w:pPr>
            <w:r>
              <w:t>     in-person</w:t>
            </w:r>
          </w:p>
        </w:tc>
        <w:tc>
          <w:tcPr>
            <w:tcW w:w="636" w:type="dxa"/>
          </w:tcPr>
          <w:p w14:paraId="0ED82955" w14:textId="77777777" w:rsidR="00A5295A" w:rsidRDefault="00000000">
            <w:pPr>
              <w:pStyle w:val="Compact"/>
            </w:pPr>
            <w:r>
              <w:t>33</w:t>
            </w:r>
          </w:p>
        </w:tc>
        <w:tc>
          <w:tcPr>
            <w:tcW w:w="0" w:type="auto"/>
          </w:tcPr>
          <w:p w14:paraId="15B66278" w14:textId="77777777" w:rsidR="00A5295A" w:rsidRDefault="00000000">
            <w:pPr>
              <w:pStyle w:val="Compact"/>
            </w:pPr>
            <w:r>
              <w:t>188</w:t>
            </w:r>
          </w:p>
        </w:tc>
        <w:tc>
          <w:tcPr>
            <w:tcW w:w="498" w:type="dxa"/>
          </w:tcPr>
          <w:p w14:paraId="10EC5F1A" w14:textId="77777777" w:rsidR="00A5295A" w:rsidRDefault="00000000">
            <w:pPr>
              <w:pStyle w:val="Compact"/>
            </w:pPr>
            <w:r>
              <w:t>0.29</w:t>
            </w:r>
          </w:p>
        </w:tc>
        <w:tc>
          <w:tcPr>
            <w:tcW w:w="1540" w:type="dxa"/>
          </w:tcPr>
          <w:p w14:paraId="57092330" w14:textId="77777777" w:rsidR="00A5295A" w:rsidRDefault="00000000">
            <w:pPr>
              <w:pStyle w:val="Compact"/>
            </w:pPr>
            <w:r>
              <w:t>[0.14, 0.44]</w:t>
            </w:r>
          </w:p>
        </w:tc>
        <w:tc>
          <w:tcPr>
            <w:tcW w:w="0" w:type="auto"/>
          </w:tcPr>
          <w:p w14:paraId="1497D1DD" w14:textId="77777777" w:rsidR="00A5295A" w:rsidRDefault="00000000">
            <w:pPr>
              <w:pStyle w:val="Compact"/>
            </w:pPr>
            <w:r>
              <w:t>15.49</w:t>
            </w:r>
          </w:p>
        </w:tc>
        <w:tc>
          <w:tcPr>
            <w:tcW w:w="0" w:type="auto"/>
          </w:tcPr>
          <w:p w14:paraId="1F5AD491" w14:textId="77777777" w:rsidR="00A5295A" w:rsidRDefault="00000000">
            <w:pPr>
              <w:pStyle w:val="Compact"/>
            </w:pPr>
            <w:r>
              <w:t>&lt; .001</w:t>
            </w:r>
          </w:p>
        </w:tc>
      </w:tr>
      <w:tr w:rsidR="00A5295A" w14:paraId="225AB1AF" w14:textId="77777777" w:rsidTr="00615CB0">
        <w:trPr>
          <w:jc w:val="left"/>
        </w:trPr>
        <w:tc>
          <w:tcPr>
            <w:tcW w:w="4788" w:type="dxa"/>
          </w:tcPr>
          <w:p w14:paraId="6F71A929" w14:textId="77777777" w:rsidR="00A5295A" w:rsidRPr="00615CB0" w:rsidRDefault="00000000">
            <w:pPr>
              <w:pStyle w:val="Compact"/>
              <w:rPr>
                <w:b/>
                <w:bCs/>
              </w:rPr>
            </w:pPr>
            <w:r w:rsidRPr="00615CB0">
              <w:rPr>
                <w:b/>
                <w:bCs/>
              </w:rPr>
              <w:t>Payment</w:t>
            </w:r>
          </w:p>
        </w:tc>
        <w:tc>
          <w:tcPr>
            <w:tcW w:w="636" w:type="dxa"/>
          </w:tcPr>
          <w:p w14:paraId="76737869" w14:textId="77777777" w:rsidR="00A5295A" w:rsidRDefault="00000000">
            <w:pPr>
              <w:pStyle w:val="Compact"/>
            </w:pPr>
            <w:r>
              <w:t>49</w:t>
            </w:r>
          </w:p>
        </w:tc>
        <w:tc>
          <w:tcPr>
            <w:tcW w:w="0" w:type="auto"/>
          </w:tcPr>
          <w:p w14:paraId="46DF515A" w14:textId="77777777" w:rsidR="00A5295A" w:rsidRDefault="00000000">
            <w:pPr>
              <w:pStyle w:val="Compact"/>
            </w:pPr>
            <w:r>
              <w:t>213</w:t>
            </w:r>
          </w:p>
        </w:tc>
        <w:tc>
          <w:tcPr>
            <w:tcW w:w="498" w:type="dxa"/>
          </w:tcPr>
          <w:p w14:paraId="0040B142" w14:textId="77777777" w:rsidR="00A5295A" w:rsidRDefault="00000000">
            <w:pPr>
              <w:pStyle w:val="Compact"/>
            </w:pPr>
            <w:r>
              <w:t>–</w:t>
            </w:r>
          </w:p>
        </w:tc>
        <w:tc>
          <w:tcPr>
            <w:tcW w:w="1540" w:type="dxa"/>
          </w:tcPr>
          <w:p w14:paraId="4CDCCFFF" w14:textId="77777777" w:rsidR="00A5295A" w:rsidRDefault="00000000">
            <w:pPr>
              <w:pStyle w:val="Compact"/>
            </w:pPr>
            <w:r>
              <w:t>–</w:t>
            </w:r>
          </w:p>
        </w:tc>
        <w:tc>
          <w:tcPr>
            <w:tcW w:w="0" w:type="auto"/>
          </w:tcPr>
          <w:p w14:paraId="4E244B1F" w14:textId="77777777" w:rsidR="00A5295A" w:rsidRDefault="00000000">
            <w:pPr>
              <w:pStyle w:val="Compact"/>
            </w:pPr>
            <w:r>
              <w:t>0.55</w:t>
            </w:r>
          </w:p>
        </w:tc>
        <w:tc>
          <w:tcPr>
            <w:tcW w:w="0" w:type="auto"/>
          </w:tcPr>
          <w:p w14:paraId="6162B22F" w14:textId="77777777" w:rsidR="00A5295A" w:rsidRDefault="00000000">
            <w:pPr>
              <w:pStyle w:val="Compact"/>
            </w:pPr>
            <w:r>
              <w:t>.465</w:t>
            </w:r>
          </w:p>
        </w:tc>
      </w:tr>
      <w:tr w:rsidR="00A5295A" w14:paraId="22A0A7BA" w14:textId="77777777" w:rsidTr="00615CB0">
        <w:trPr>
          <w:jc w:val="left"/>
        </w:trPr>
        <w:tc>
          <w:tcPr>
            <w:tcW w:w="4788" w:type="dxa"/>
          </w:tcPr>
          <w:p w14:paraId="0C5F3CAD" w14:textId="77777777" w:rsidR="00A5295A" w:rsidRDefault="00000000">
            <w:pPr>
              <w:pStyle w:val="Compact"/>
            </w:pPr>
            <w:r>
              <w:t>     yes</w:t>
            </w:r>
          </w:p>
        </w:tc>
        <w:tc>
          <w:tcPr>
            <w:tcW w:w="636" w:type="dxa"/>
          </w:tcPr>
          <w:p w14:paraId="3CA771DE" w14:textId="77777777" w:rsidR="00A5295A" w:rsidRDefault="00000000">
            <w:pPr>
              <w:pStyle w:val="Compact"/>
            </w:pPr>
            <w:r>
              <w:t>13</w:t>
            </w:r>
          </w:p>
        </w:tc>
        <w:tc>
          <w:tcPr>
            <w:tcW w:w="0" w:type="auto"/>
          </w:tcPr>
          <w:p w14:paraId="7EC83440" w14:textId="77777777" w:rsidR="00A5295A" w:rsidRDefault="00000000">
            <w:pPr>
              <w:pStyle w:val="Compact"/>
            </w:pPr>
            <w:r>
              <w:t>50</w:t>
            </w:r>
          </w:p>
        </w:tc>
        <w:tc>
          <w:tcPr>
            <w:tcW w:w="498" w:type="dxa"/>
          </w:tcPr>
          <w:p w14:paraId="61897CF3" w14:textId="77777777" w:rsidR="00A5295A" w:rsidRDefault="00000000">
            <w:pPr>
              <w:pStyle w:val="Compact"/>
            </w:pPr>
            <w:r>
              <w:t>0.13</w:t>
            </w:r>
          </w:p>
        </w:tc>
        <w:tc>
          <w:tcPr>
            <w:tcW w:w="1540" w:type="dxa"/>
          </w:tcPr>
          <w:p w14:paraId="728B604C" w14:textId="77777777" w:rsidR="00A5295A" w:rsidRDefault="00000000">
            <w:pPr>
              <w:pStyle w:val="Compact"/>
            </w:pPr>
            <w:r>
              <w:t>[0, 0.26]</w:t>
            </w:r>
          </w:p>
        </w:tc>
        <w:tc>
          <w:tcPr>
            <w:tcW w:w="0" w:type="auto"/>
          </w:tcPr>
          <w:p w14:paraId="67FA44A2" w14:textId="77777777" w:rsidR="00A5295A" w:rsidRDefault="00000000">
            <w:pPr>
              <w:pStyle w:val="Compact"/>
            </w:pPr>
            <w:r>
              <w:t>4.92</w:t>
            </w:r>
          </w:p>
        </w:tc>
        <w:tc>
          <w:tcPr>
            <w:tcW w:w="0" w:type="auto"/>
          </w:tcPr>
          <w:p w14:paraId="0727F2F7" w14:textId="77777777" w:rsidR="00A5295A" w:rsidRDefault="00000000">
            <w:pPr>
              <w:pStyle w:val="Compact"/>
            </w:pPr>
            <w:r>
              <w:t>.047</w:t>
            </w:r>
          </w:p>
        </w:tc>
      </w:tr>
      <w:tr w:rsidR="00A5295A" w14:paraId="03D3F4CE" w14:textId="77777777" w:rsidTr="00615CB0">
        <w:trPr>
          <w:jc w:val="left"/>
        </w:trPr>
        <w:tc>
          <w:tcPr>
            <w:tcW w:w="4788" w:type="dxa"/>
          </w:tcPr>
          <w:p w14:paraId="084F54AE" w14:textId="77777777" w:rsidR="00A5295A" w:rsidRDefault="00000000">
            <w:pPr>
              <w:pStyle w:val="Compact"/>
            </w:pPr>
            <w:r>
              <w:t>     no</w:t>
            </w:r>
          </w:p>
        </w:tc>
        <w:tc>
          <w:tcPr>
            <w:tcW w:w="636" w:type="dxa"/>
          </w:tcPr>
          <w:p w14:paraId="66703CF9" w14:textId="77777777" w:rsidR="00A5295A" w:rsidRDefault="00000000">
            <w:pPr>
              <w:pStyle w:val="Compact"/>
            </w:pPr>
            <w:r>
              <w:t>37</w:t>
            </w:r>
          </w:p>
        </w:tc>
        <w:tc>
          <w:tcPr>
            <w:tcW w:w="0" w:type="auto"/>
          </w:tcPr>
          <w:p w14:paraId="7AE00B46" w14:textId="77777777" w:rsidR="00A5295A" w:rsidRDefault="00000000">
            <w:pPr>
              <w:pStyle w:val="Compact"/>
            </w:pPr>
            <w:r>
              <w:t>163</w:t>
            </w:r>
          </w:p>
        </w:tc>
        <w:tc>
          <w:tcPr>
            <w:tcW w:w="498" w:type="dxa"/>
          </w:tcPr>
          <w:p w14:paraId="001D6F13" w14:textId="77777777" w:rsidR="00A5295A" w:rsidRDefault="00000000">
            <w:pPr>
              <w:pStyle w:val="Compact"/>
            </w:pPr>
            <w:r>
              <w:t>0.19</w:t>
            </w:r>
          </w:p>
        </w:tc>
        <w:tc>
          <w:tcPr>
            <w:tcW w:w="1540" w:type="dxa"/>
          </w:tcPr>
          <w:p w14:paraId="043ADC16" w14:textId="77777777" w:rsidR="00A5295A" w:rsidRDefault="00000000">
            <w:pPr>
              <w:pStyle w:val="Compact"/>
            </w:pPr>
            <w:r>
              <w:t>[0.08, 0.31]</w:t>
            </w:r>
          </w:p>
        </w:tc>
        <w:tc>
          <w:tcPr>
            <w:tcW w:w="0" w:type="auto"/>
          </w:tcPr>
          <w:p w14:paraId="6119E39A" w14:textId="77777777" w:rsidR="00A5295A" w:rsidRDefault="00000000">
            <w:pPr>
              <w:pStyle w:val="Compact"/>
            </w:pPr>
            <w:r>
              <w:t>11.71</w:t>
            </w:r>
          </w:p>
        </w:tc>
        <w:tc>
          <w:tcPr>
            <w:tcW w:w="0" w:type="auto"/>
          </w:tcPr>
          <w:p w14:paraId="393D6838" w14:textId="77777777" w:rsidR="00A5295A" w:rsidRDefault="00000000">
            <w:pPr>
              <w:pStyle w:val="Compact"/>
            </w:pPr>
            <w:r>
              <w:t>.002</w:t>
            </w:r>
          </w:p>
        </w:tc>
      </w:tr>
      <w:tr w:rsidR="00A5295A" w14:paraId="4DC82929" w14:textId="77777777" w:rsidTr="00615CB0">
        <w:trPr>
          <w:jc w:val="left"/>
        </w:trPr>
        <w:tc>
          <w:tcPr>
            <w:tcW w:w="4788" w:type="dxa"/>
          </w:tcPr>
          <w:p w14:paraId="756328BF" w14:textId="77777777" w:rsidR="00A5295A" w:rsidRPr="00615CB0" w:rsidRDefault="00000000">
            <w:pPr>
              <w:pStyle w:val="Compact"/>
              <w:rPr>
                <w:b/>
                <w:bCs/>
              </w:rPr>
            </w:pPr>
            <w:r w:rsidRPr="00615CB0">
              <w:rPr>
                <w:b/>
                <w:bCs/>
              </w:rPr>
              <w:t>Publication status</w:t>
            </w:r>
          </w:p>
        </w:tc>
        <w:tc>
          <w:tcPr>
            <w:tcW w:w="636" w:type="dxa"/>
          </w:tcPr>
          <w:p w14:paraId="781F2424" w14:textId="77777777" w:rsidR="00A5295A" w:rsidRDefault="00000000">
            <w:pPr>
              <w:pStyle w:val="Compact"/>
            </w:pPr>
            <w:r>
              <w:t>53</w:t>
            </w:r>
          </w:p>
        </w:tc>
        <w:tc>
          <w:tcPr>
            <w:tcW w:w="0" w:type="auto"/>
          </w:tcPr>
          <w:p w14:paraId="5DBA638D" w14:textId="77777777" w:rsidR="00A5295A" w:rsidRDefault="00000000">
            <w:pPr>
              <w:pStyle w:val="Compact"/>
            </w:pPr>
            <w:r>
              <w:t>253</w:t>
            </w:r>
          </w:p>
        </w:tc>
        <w:tc>
          <w:tcPr>
            <w:tcW w:w="498" w:type="dxa"/>
          </w:tcPr>
          <w:p w14:paraId="5289F668" w14:textId="77777777" w:rsidR="00A5295A" w:rsidRDefault="00000000">
            <w:pPr>
              <w:pStyle w:val="Compact"/>
            </w:pPr>
            <w:r>
              <w:t>–</w:t>
            </w:r>
          </w:p>
        </w:tc>
        <w:tc>
          <w:tcPr>
            <w:tcW w:w="1540" w:type="dxa"/>
          </w:tcPr>
          <w:p w14:paraId="11BED9FD" w14:textId="77777777" w:rsidR="00A5295A" w:rsidRDefault="00000000">
            <w:pPr>
              <w:pStyle w:val="Compact"/>
            </w:pPr>
            <w:r>
              <w:t>–</w:t>
            </w:r>
          </w:p>
        </w:tc>
        <w:tc>
          <w:tcPr>
            <w:tcW w:w="0" w:type="auto"/>
          </w:tcPr>
          <w:p w14:paraId="61BD6918" w14:textId="77777777" w:rsidR="00A5295A" w:rsidRDefault="00000000">
            <w:pPr>
              <w:pStyle w:val="Compact"/>
            </w:pPr>
            <w:r>
              <w:t>0.07</w:t>
            </w:r>
          </w:p>
        </w:tc>
        <w:tc>
          <w:tcPr>
            <w:tcW w:w="0" w:type="auto"/>
          </w:tcPr>
          <w:p w14:paraId="3A75A1AC" w14:textId="77777777" w:rsidR="00A5295A" w:rsidRDefault="00000000">
            <w:pPr>
              <w:pStyle w:val="Compact"/>
            </w:pPr>
            <w:r>
              <w:t>.801</w:t>
            </w:r>
          </w:p>
        </w:tc>
      </w:tr>
      <w:tr w:rsidR="00A5295A" w14:paraId="79D411AD" w14:textId="77777777" w:rsidTr="00615CB0">
        <w:trPr>
          <w:jc w:val="left"/>
        </w:trPr>
        <w:tc>
          <w:tcPr>
            <w:tcW w:w="4788" w:type="dxa"/>
          </w:tcPr>
          <w:p w14:paraId="12DFF665" w14:textId="45B4B5C3" w:rsidR="00A5295A" w:rsidRDefault="00000000">
            <w:pPr>
              <w:pStyle w:val="Compact"/>
            </w:pPr>
            <w:r>
              <w:t xml:space="preserve">     </w:t>
            </w:r>
            <w:r w:rsidR="0092542D">
              <w:t>p</w:t>
            </w:r>
            <w:r>
              <w:t>ublished</w:t>
            </w:r>
          </w:p>
        </w:tc>
        <w:tc>
          <w:tcPr>
            <w:tcW w:w="636" w:type="dxa"/>
          </w:tcPr>
          <w:p w14:paraId="34FC34C4" w14:textId="77777777" w:rsidR="00A5295A" w:rsidRDefault="00000000">
            <w:pPr>
              <w:pStyle w:val="Compact"/>
            </w:pPr>
            <w:r>
              <w:t>42</w:t>
            </w:r>
          </w:p>
        </w:tc>
        <w:tc>
          <w:tcPr>
            <w:tcW w:w="0" w:type="auto"/>
          </w:tcPr>
          <w:p w14:paraId="4A812642" w14:textId="77777777" w:rsidR="00A5295A" w:rsidRDefault="00000000">
            <w:pPr>
              <w:pStyle w:val="Compact"/>
            </w:pPr>
            <w:r>
              <w:t>240</w:t>
            </w:r>
          </w:p>
        </w:tc>
        <w:tc>
          <w:tcPr>
            <w:tcW w:w="498" w:type="dxa"/>
          </w:tcPr>
          <w:p w14:paraId="57A590C2" w14:textId="77777777" w:rsidR="00A5295A" w:rsidRDefault="00000000">
            <w:pPr>
              <w:pStyle w:val="Compact"/>
            </w:pPr>
            <w:r>
              <w:t>0.21</w:t>
            </w:r>
          </w:p>
        </w:tc>
        <w:tc>
          <w:tcPr>
            <w:tcW w:w="1540" w:type="dxa"/>
          </w:tcPr>
          <w:p w14:paraId="05AF5A11" w14:textId="77777777" w:rsidR="00A5295A" w:rsidRDefault="00000000">
            <w:pPr>
              <w:pStyle w:val="Compact"/>
            </w:pPr>
            <w:r>
              <w:t>[0.11, 0.31]</w:t>
            </w:r>
          </w:p>
        </w:tc>
        <w:tc>
          <w:tcPr>
            <w:tcW w:w="0" w:type="auto"/>
          </w:tcPr>
          <w:p w14:paraId="331EEDC2" w14:textId="77777777" w:rsidR="00A5295A" w:rsidRDefault="00000000">
            <w:pPr>
              <w:pStyle w:val="Compact"/>
            </w:pPr>
            <w:r>
              <w:t>18.98</w:t>
            </w:r>
          </w:p>
        </w:tc>
        <w:tc>
          <w:tcPr>
            <w:tcW w:w="0" w:type="auto"/>
          </w:tcPr>
          <w:p w14:paraId="4493EC11" w14:textId="77777777" w:rsidR="00A5295A" w:rsidRDefault="00000000">
            <w:pPr>
              <w:pStyle w:val="Compact"/>
            </w:pPr>
            <w:r>
              <w:t>&lt; .001</w:t>
            </w:r>
          </w:p>
        </w:tc>
      </w:tr>
      <w:tr w:rsidR="00A5295A" w14:paraId="1972B8F6" w14:textId="77777777" w:rsidTr="00615CB0">
        <w:trPr>
          <w:jc w:val="left"/>
        </w:trPr>
        <w:tc>
          <w:tcPr>
            <w:tcW w:w="4788" w:type="dxa"/>
          </w:tcPr>
          <w:p w14:paraId="57B72151" w14:textId="664B5B24" w:rsidR="00A5295A" w:rsidRDefault="00000000">
            <w:pPr>
              <w:pStyle w:val="Compact"/>
            </w:pPr>
            <w:r>
              <w:t xml:space="preserve">     </w:t>
            </w:r>
            <w:r w:rsidR="0092542D">
              <w:t>u</w:t>
            </w:r>
            <w:r>
              <w:t>npublished</w:t>
            </w:r>
          </w:p>
        </w:tc>
        <w:tc>
          <w:tcPr>
            <w:tcW w:w="636" w:type="dxa"/>
          </w:tcPr>
          <w:p w14:paraId="278609DA" w14:textId="77777777" w:rsidR="00A5295A" w:rsidRDefault="00000000">
            <w:pPr>
              <w:pStyle w:val="Compact"/>
            </w:pPr>
            <w:r>
              <w:t>11</w:t>
            </w:r>
          </w:p>
        </w:tc>
        <w:tc>
          <w:tcPr>
            <w:tcW w:w="0" w:type="auto"/>
          </w:tcPr>
          <w:p w14:paraId="5C34B979" w14:textId="77777777" w:rsidR="00A5295A" w:rsidRDefault="00000000">
            <w:pPr>
              <w:pStyle w:val="Compact"/>
            </w:pPr>
            <w:r>
              <w:t>13</w:t>
            </w:r>
          </w:p>
        </w:tc>
        <w:tc>
          <w:tcPr>
            <w:tcW w:w="498" w:type="dxa"/>
          </w:tcPr>
          <w:p w14:paraId="6DBC4985" w14:textId="77777777" w:rsidR="00A5295A" w:rsidRDefault="00000000">
            <w:pPr>
              <w:pStyle w:val="Compact"/>
            </w:pPr>
            <w:r>
              <w:t>0.17</w:t>
            </w:r>
          </w:p>
        </w:tc>
        <w:tc>
          <w:tcPr>
            <w:tcW w:w="1540" w:type="dxa"/>
          </w:tcPr>
          <w:p w14:paraId="6B5D691A" w14:textId="77777777" w:rsidR="00A5295A" w:rsidRDefault="00000000">
            <w:pPr>
              <w:pStyle w:val="Compact"/>
            </w:pPr>
            <w:r>
              <w:t>[-0.17, 0.51]</w:t>
            </w:r>
          </w:p>
        </w:tc>
        <w:tc>
          <w:tcPr>
            <w:tcW w:w="0" w:type="auto"/>
          </w:tcPr>
          <w:p w14:paraId="7995F8F6" w14:textId="77777777" w:rsidR="00A5295A" w:rsidRDefault="00000000">
            <w:pPr>
              <w:pStyle w:val="Compact"/>
            </w:pPr>
            <w:r>
              <w:t>1.26</w:t>
            </w:r>
          </w:p>
        </w:tc>
        <w:tc>
          <w:tcPr>
            <w:tcW w:w="0" w:type="auto"/>
          </w:tcPr>
          <w:p w14:paraId="097CF293" w14:textId="77777777" w:rsidR="00A5295A" w:rsidRDefault="00000000">
            <w:pPr>
              <w:pStyle w:val="Compact"/>
            </w:pPr>
            <w:r>
              <w:t>.289</w:t>
            </w:r>
          </w:p>
        </w:tc>
      </w:tr>
    </w:tbl>
    <w:p w14:paraId="4F27F93B" w14:textId="52FFEAE3" w:rsidR="003D3F68" w:rsidRDefault="00000000" w:rsidP="003D3F68">
      <w:pPr>
        <w:pStyle w:val="table-note"/>
      </w:pPr>
      <w:r>
        <w:rPr>
          <w:i/>
          <w:iCs/>
        </w:rPr>
        <w:t>Note.</w:t>
      </w:r>
      <w:r>
        <w:t xml:space="preserve"> s = number of studies; k = number of effect size estimates; g = Hedge’s g; 95% CI corresponds to the estimated value of Hedge’s g; F-values represent the test of moderation in bolded rows – and tests of the model-dervied overall effect size in non-bolded rows; The number </w:t>
      </w:r>
      <w:r>
        <w:lastRenderedPageBreak/>
        <w:t>of studies listed for a moderator analysis is not necessarily the sum of the number of studies listed for the individual levels of the moderators because many studies yielded effect sizes for multiple levels of the moderator.</w:t>
      </w:r>
    </w:p>
    <w:p w14:paraId="3EE2FAAE" w14:textId="77777777" w:rsidR="003D3F68" w:rsidRDefault="003D3F68">
      <w:pPr>
        <w:spacing w:before="0" w:after="200" w:line="240" w:lineRule="auto"/>
      </w:pPr>
      <w:r>
        <w:br w:type="page"/>
      </w:r>
    </w:p>
    <w:p w14:paraId="4B913256" w14:textId="77777777" w:rsidR="00A5295A" w:rsidRDefault="00000000">
      <w:pPr>
        <w:pStyle w:val="Heading5"/>
        <w:framePr w:wrap="around"/>
      </w:pPr>
      <w:bookmarkStart w:id="70" w:name="residual-variability"/>
      <w:r>
        <w:lastRenderedPageBreak/>
        <w:t>Residual variability.</w:t>
      </w:r>
    </w:p>
    <w:p w14:paraId="1C44E848" w14:textId="77777777" w:rsidR="00A5295A"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16.46% of in-sample variability in demand effects.</w:t>
      </w:r>
    </w:p>
    <w:p w14:paraId="1A8FE03C" w14:textId="21F2EC29" w:rsidR="00A5295A" w:rsidRDefault="00000000">
      <w:pPr>
        <w:pStyle w:val="Heading4"/>
        <w:framePr w:wrap="around"/>
      </w:pPr>
      <w:bookmarkStart w:id="71" w:name="Xf8f236a9aa3ea0b5f395dffb55ab14e59ecf68b"/>
      <w:bookmarkEnd w:id="69"/>
      <w:bookmarkEnd w:id="70"/>
      <w:r>
        <w:t>Can participants help us understand demand effects?</w:t>
      </w:r>
    </w:p>
    <w:p w14:paraId="1C9A1B9D" w14:textId="77777777" w:rsidR="00A5295A" w:rsidRDefault="00000000">
      <w:pPr>
        <w:pStyle w:val="FirstParagraph"/>
      </w:pPr>
      <w:commentRangeStart w:id="72"/>
      <w:r>
        <w:t xml:space="preserve">Participants correctly identified the described hypothesis in 83 of the 119 reviewed vignettes. </w:t>
      </w:r>
      <w:commentRangeEnd w:id="72"/>
      <w:r w:rsidR="00C34238">
        <w:rPr>
          <w:rStyle w:val="CommentReference"/>
        </w:rPr>
        <w:commentReference w:id="72"/>
      </w:r>
      <w:r>
        <w:t>However,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5F222A41" w14:textId="0A3FCDA4" w:rsidR="00A5295A"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del w:id="73" w:author="Coles, Nicholas A." w:date="2024-12-30T15:24:00Z" w16du:dateUtc="2024-12-30T20:24:00Z">
        <w:r w:rsidDel="00C34238">
          <w:rPr>
            <w:i/>
            <w:iCs/>
          </w:rPr>
          <w:delText>Discussion</w:delText>
        </w:r>
      </w:del>
      <w:ins w:id="74" w:author="Coles, Nicholas A." w:date="2024-12-30T15:24:00Z" w16du:dateUtc="2024-12-30T20:24:00Z">
        <w:r w:rsidR="00C34238">
          <w:rPr>
            <w:i/>
            <w:iCs/>
          </w:rPr>
          <w:t>Limitations</w:t>
        </w:r>
      </w:ins>
      <w:r>
        <w:t>).</w:t>
      </w:r>
    </w:p>
    <w:p w14:paraId="3CBBDFBF" w14:textId="2453AA0A" w:rsidR="00A5295A" w:rsidRDefault="003D3F68">
      <w:pPr>
        <w:pStyle w:val="BodyText"/>
      </w:pPr>
      <w:r>
        <w:t xml:space="preserve">As shown in Table 2, we did not uncover a significant association between observed demand effects and (a) the extent to which participants correctly identified the hypothesis </w:t>
      </w:r>
      <w:r>
        <w:lastRenderedPageBreak/>
        <w:t>described in the vignettes, (</w:t>
      </w:r>
      <m:oMath>
        <m:r>
          <w:rPr>
            <w:rFonts w:ascii="Cambria Math" w:hAnsi="Cambria Math"/>
          </w:rPr>
          <m:t>β</m:t>
        </m:r>
      </m:oMath>
      <w:r>
        <w:t xml:space="preserve"> = 0.15, 95% CI [-0.02, 0.31], </w:t>
      </w:r>
      <m:oMath>
        <m:r>
          <w:rPr>
            <w:rFonts w:ascii="Cambria Math" w:hAnsi="Cambria Math"/>
          </w:rPr>
          <m:t>t</m:t>
        </m:r>
      </m:oMath>
      <w:r>
        <w:t xml:space="preserve">(8.19) = 2.04, </w:t>
      </w:r>
      <m:oMath>
        <m:r>
          <w:rPr>
            <w:rFonts w:ascii="Cambria Math" w:hAnsi="Cambria Math"/>
          </w:rPr>
          <m:t>p</m:t>
        </m:r>
      </m:oMath>
      <w:r>
        <w:t xml:space="preserve"> = .075), (b) ratings of motivation to adjust responses (</w:t>
      </w:r>
      <m:oMath>
        <m:r>
          <w:rPr>
            <w:rFonts w:ascii="Cambria Math" w:hAnsi="Cambria Math"/>
          </w:rPr>
          <m:t>β</m:t>
        </m:r>
      </m:oMath>
      <w:r>
        <w:t xml:space="preserve"> = 0.00, 95% CI [-0.22, 0.22], </w:t>
      </w:r>
      <m:oMath>
        <m:r>
          <w:rPr>
            <w:rFonts w:ascii="Cambria Math" w:hAnsi="Cambria Math"/>
          </w:rPr>
          <m:t>t</m:t>
        </m:r>
      </m:oMath>
      <w:r>
        <w:t xml:space="preserve">(11.23) = 0.00, </w:t>
      </w:r>
      <m:oMath>
        <m:r>
          <w:rPr>
            <w:rFonts w:ascii="Cambria Math" w:hAnsi="Cambria Math"/>
          </w:rPr>
          <m:t>p</m:t>
        </m:r>
      </m:oMath>
      <w:r>
        <w:t xml:space="preserve"> = .997),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1.62, </w:t>
      </w:r>
      <m:oMath>
        <m:r>
          <w:rPr>
            <w:rFonts w:ascii="Cambria Math" w:hAnsi="Cambria Math"/>
          </w:rPr>
          <m:t>p</m:t>
        </m:r>
      </m:oMath>
      <w:r>
        <w:t xml:space="preserve"> = .140), and (d) rated belief in the hypothesized effect (</w:t>
      </w:r>
      <m:oMath>
        <m:r>
          <w:rPr>
            <w:rFonts w:ascii="Cambria Math" w:hAnsi="Cambria Math"/>
          </w:rPr>
          <m:t>β</m:t>
        </m:r>
      </m:oMath>
      <w:r>
        <w:t xml:space="preserve"> = </w:t>
      </w:r>
      <w:r w:rsidR="002054F7">
        <w:t>0.05</w:t>
      </w:r>
      <w:r>
        <w:t xml:space="preserve">, 95% CI [-0.06, 0.17], </w:t>
      </w:r>
      <m:oMath>
        <m:r>
          <w:rPr>
            <w:rFonts w:ascii="Cambria Math" w:hAnsi="Cambria Math"/>
          </w:rPr>
          <m:t>t</m:t>
        </m:r>
      </m:oMath>
      <w:r>
        <w:t xml:space="preserve">(11.17) = 1.01, </w:t>
      </w:r>
      <m:oMath>
        <m:r>
          <w:rPr>
            <w:rFonts w:ascii="Cambria Math" w:hAnsi="Cambria Math"/>
          </w:rPr>
          <m:t>p</m:t>
        </m:r>
      </m:oMath>
      <w:r>
        <w:t xml:space="preserve"> = .333).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2.42) = 1.38, </w:t>
      </w:r>
      <w:r>
        <w:rPr>
          <w:i/>
          <w:iCs/>
        </w:rPr>
        <w:t>p</w:t>
      </w:r>
      <w:r>
        <w:t xml:space="preserve"> = .458.</w:t>
      </w:r>
    </w:p>
    <w:p w14:paraId="0E837DF4" w14:textId="77777777" w:rsidR="00A5295A"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[-0.07, 0.21], </w:t>
      </w:r>
      <m:oMath>
        <m:r>
          <w:rPr>
            <w:rFonts w:ascii="Cambria Math" w:hAnsi="Cambria Math"/>
          </w:rPr>
          <m:t>t</m:t>
        </m:r>
      </m:oMath>
      <w:r>
        <w:t xml:space="preserve">(12.65) = 1.10, </w:t>
      </w:r>
      <m:oMath>
        <m:r>
          <w:rPr>
            <w:rFonts w:ascii="Cambria Math" w:hAnsi="Cambria Math"/>
          </w:rPr>
          <m:t>p</m:t>
        </m:r>
      </m:oMath>
      <w:r>
        <w:t xml:space="preserve"> = .293.</w:t>
      </w:r>
    </w:p>
    <w:p w14:paraId="6583ABC4" w14:textId="4F4A589D" w:rsidR="00A5295A" w:rsidRDefault="00000000">
      <w:pPr>
        <w:pStyle w:val="TableCaption"/>
      </w:pPr>
      <w:bookmarkStart w:id="75" w:name="tab:unnamed-chunk-1"/>
      <w:bookmarkEnd w:id="75"/>
      <w:r w:rsidRPr="0092542D">
        <w:rPr>
          <w:b/>
          <w:bCs/>
        </w:rPr>
        <w:t xml:space="preserve">Table </w:t>
      </w:r>
      <w:r w:rsidR="0092542D" w:rsidRPr="0092542D">
        <w:rPr>
          <w:b/>
          <w:bCs/>
        </w:rPr>
        <w:t>2.</w:t>
      </w:r>
      <w:r>
        <w:rPr>
          <w:i/>
          <w:iCs/>
        </w:rPr>
        <w:t xml:space="preserve"> 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A5295A" w14:paraId="7AD1CBED" w14:textId="77777777" w:rsidTr="00A5295A">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07616BE7" w14:textId="0572B9E9" w:rsidR="00A5295A" w:rsidRDefault="00000000">
            <w:pPr>
              <w:pStyle w:val="Compact"/>
            </w:pPr>
            <w:r>
              <w:t>Moderator</w:t>
            </w:r>
          </w:p>
        </w:tc>
        <w:tc>
          <w:tcPr>
            <w:tcW w:w="0" w:type="auto"/>
          </w:tcPr>
          <w:p w14:paraId="3F752D66" w14:textId="77777777" w:rsidR="00A5295A" w:rsidRPr="00BF7B3C" w:rsidRDefault="00000000">
            <w:pPr>
              <w:pStyle w:val="Compact"/>
              <w:rPr>
                <w:i/>
                <w:iCs/>
              </w:rPr>
            </w:pPr>
            <w:r w:rsidRPr="00BF7B3C">
              <w:rPr>
                <w:i/>
                <w:iCs/>
              </w:rPr>
              <w:t>s</w:t>
            </w:r>
          </w:p>
        </w:tc>
        <w:tc>
          <w:tcPr>
            <w:tcW w:w="0" w:type="auto"/>
          </w:tcPr>
          <w:p w14:paraId="0D5B698A" w14:textId="77777777" w:rsidR="00A5295A" w:rsidRPr="00BF7B3C" w:rsidRDefault="00000000">
            <w:pPr>
              <w:pStyle w:val="Compact"/>
              <w:rPr>
                <w:i/>
                <w:iCs/>
              </w:rPr>
            </w:pPr>
            <w:r w:rsidRPr="00BF7B3C">
              <w:rPr>
                <w:i/>
                <w:iCs/>
              </w:rPr>
              <w:t>k</w:t>
            </w:r>
          </w:p>
        </w:tc>
        <w:tc>
          <w:tcPr>
            <w:tcW w:w="0" w:type="auto"/>
          </w:tcPr>
          <w:p w14:paraId="06EC918D" w14:textId="43EEEA3F" w:rsidR="00A5295A" w:rsidRPr="00BF7B3C" w:rsidRDefault="00BF7B3C">
            <w:pPr>
              <w:pStyle w:val="Compact"/>
            </w:pPr>
            <m:oMathPara>
              <m:oMath>
                <m:r>
                  <w:rPr>
                    <w:rFonts w:ascii="Cambria Math" w:hAnsi="Cambria Math"/>
                  </w:rPr>
                  <m:t>β</m:t>
                </m:r>
              </m:oMath>
            </m:oMathPara>
          </w:p>
        </w:tc>
        <w:tc>
          <w:tcPr>
            <w:tcW w:w="0" w:type="auto"/>
          </w:tcPr>
          <w:p w14:paraId="3C988D76" w14:textId="77777777" w:rsidR="00A5295A" w:rsidRDefault="00000000">
            <w:pPr>
              <w:pStyle w:val="Compact"/>
            </w:pPr>
            <w:r>
              <w:t>95% CI</w:t>
            </w:r>
          </w:p>
        </w:tc>
        <w:tc>
          <w:tcPr>
            <w:tcW w:w="0" w:type="auto"/>
          </w:tcPr>
          <w:p w14:paraId="4377CD65" w14:textId="77777777" w:rsidR="00A5295A" w:rsidRPr="00BF7B3C" w:rsidRDefault="00000000">
            <w:pPr>
              <w:pStyle w:val="Compact"/>
              <w:rPr>
                <w:i/>
                <w:iCs/>
              </w:rPr>
            </w:pPr>
            <w:r w:rsidRPr="00BF7B3C">
              <w:rPr>
                <w:i/>
                <w:iCs/>
              </w:rPr>
              <w:t>F</w:t>
            </w:r>
          </w:p>
        </w:tc>
        <w:tc>
          <w:tcPr>
            <w:tcW w:w="0" w:type="auto"/>
          </w:tcPr>
          <w:p w14:paraId="660F7A40" w14:textId="77777777" w:rsidR="00A5295A" w:rsidRPr="00BF7B3C" w:rsidRDefault="00000000">
            <w:pPr>
              <w:pStyle w:val="Compact"/>
              <w:rPr>
                <w:i/>
                <w:iCs/>
              </w:rPr>
            </w:pPr>
            <w:r w:rsidRPr="00BF7B3C">
              <w:rPr>
                <w:i/>
                <w:iCs/>
              </w:rPr>
              <w:t>p</w:t>
            </w:r>
          </w:p>
        </w:tc>
      </w:tr>
      <w:tr w:rsidR="00A5295A" w14:paraId="395EBEF7" w14:textId="77777777">
        <w:trPr>
          <w:jc w:val="left"/>
        </w:trPr>
        <w:tc>
          <w:tcPr>
            <w:tcW w:w="0" w:type="auto"/>
          </w:tcPr>
          <w:p w14:paraId="5D894BC4" w14:textId="77777777" w:rsidR="00A5295A" w:rsidRDefault="00000000">
            <w:pPr>
              <w:pStyle w:val="Compact"/>
            </w:pPr>
            <w:r>
              <w:t>predicted demand effects</w:t>
            </w:r>
          </w:p>
        </w:tc>
        <w:tc>
          <w:tcPr>
            <w:tcW w:w="0" w:type="auto"/>
          </w:tcPr>
          <w:p w14:paraId="772C8407" w14:textId="77777777" w:rsidR="00A5295A" w:rsidRDefault="00000000">
            <w:pPr>
              <w:pStyle w:val="Compact"/>
            </w:pPr>
            <w:r>
              <w:t>37</w:t>
            </w:r>
          </w:p>
        </w:tc>
        <w:tc>
          <w:tcPr>
            <w:tcW w:w="0" w:type="auto"/>
          </w:tcPr>
          <w:p w14:paraId="01D1FAFB" w14:textId="77777777" w:rsidR="00A5295A" w:rsidRDefault="00000000">
            <w:pPr>
              <w:pStyle w:val="Compact"/>
            </w:pPr>
            <w:r>
              <w:t>152</w:t>
            </w:r>
          </w:p>
        </w:tc>
        <w:tc>
          <w:tcPr>
            <w:tcW w:w="0" w:type="auto"/>
          </w:tcPr>
          <w:p w14:paraId="6F961B2A" w14:textId="77777777" w:rsidR="00A5295A" w:rsidRDefault="00000000">
            <w:pPr>
              <w:pStyle w:val="Compact"/>
            </w:pPr>
            <w:r>
              <w:t>0.07</w:t>
            </w:r>
          </w:p>
        </w:tc>
        <w:tc>
          <w:tcPr>
            <w:tcW w:w="0" w:type="auto"/>
          </w:tcPr>
          <w:p w14:paraId="6C9D0C00" w14:textId="77777777" w:rsidR="00A5295A" w:rsidRDefault="00000000">
            <w:pPr>
              <w:pStyle w:val="Compact"/>
            </w:pPr>
            <w:r>
              <w:t>[-0.07, 0.21]</w:t>
            </w:r>
          </w:p>
        </w:tc>
        <w:tc>
          <w:tcPr>
            <w:tcW w:w="0" w:type="auto"/>
          </w:tcPr>
          <w:p w14:paraId="5FE24293" w14:textId="77777777" w:rsidR="00A5295A" w:rsidRDefault="00000000">
            <w:pPr>
              <w:pStyle w:val="Compact"/>
            </w:pPr>
            <w:r>
              <w:t>1.2</w:t>
            </w:r>
          </w:p>
        </w:tc>
        <w:tc>
          <w:tcPr>
            <w:tcW w:w="0" w:type="auto"/>
          </w:tcPr>
          <w:p w14:paraId="0620F4DF" w14:textId="77777777" w:rsidR="00A5295A" w:rsidRDefault="00000000">
            <w:pPr>
              <w:pStyle w:val="Compact"/>
            </w:pPr>
            <w:r>
              <w:t>.293</w:t>
            </w:r>
          </w:p>
        </w:tc>
      </w:tr>
      <w:tr w:rsidR="00A5295A" w14:paraId="3105A2D3" w14:textId="77777777">
        <w:trPr>
          <w:jc w:val="left"/>
        </w:trPr>
        <w:tc>
          <w:tcPr>
            <w:tcW w:w="0" w:type="auto"/>
          </w:tcPr>
          <w:p w14:paraId="02D0ED2A" w14:textId="77777777" w:rsidR="00A5295A" w:rsidRDefault="00000000">
            <w:pPr>
              <w:pStyle w:val="Compact"/>
            </w:pPr>
            <w:r>
              <w:t>understanding of study hypothesis</w:t>
            </w:r>
          </w:p>
        </w:tc>
        <w:tc>
          <w:tcPr>
            <w:tcW w:w="0" w:type="auto"/>
          </w:tcPr>
          <w:p w14:paraId="24271929" w14:textId="77777777" w:rsidR="00A5295A" w:rsidRDefault="00000000">
            <w:pPr>
              <w:pStyle w:val="Compact"/>
            </w:pPr>
            <w:r>
              <w:t>37</w:t>
            </w:r>
          </w:p>
        </w:tc>
        <w:tc>
          <w:tcPr>
            <w:tcW w:w="0" w:type="auto"/>
          </w:tcPr>
          <w:p w14:paraId="0AFCF684" w14:textId="77777777" w:rsidR="00A5295A" w:rsidRDefault="00000000">
            <w:pPr>
              <w:pStyle w:val="Compact"/>
            </w:pPr>
            <w:r>
              <w:t>152</w:t>
            </w:r>
          </w:p>
        </w:tc>
        <w:tc>
          <w:tcPr>
            <w:tcW w:w="0" w:type="auto"/>
          </w:tcPr>
          <w:p w14:paraId="2589EE69" w14:textId="77777777" w:rsidR="00A5295A" w:rsidRDefault="00000000">
            <w:pPr>
              <w:pStyle w:val="Compact"/>
            </w:pPr>
            <w:r>
              <w:t>0.15</w:t>
            </w:r>
          </w:p>
        </w:tc>
        <w:tc>
          <w:tcPr>
            <w:tcW w:w="0" w:type="auto"/>
          </w:tcPr>
          <w:p w14:paraId="378BFE6C" w14:textId="77777777" w:rsidR="00A5295A" w:rsidRDefault="00000000">
            <w:pPr>
              <w:pStyle w:val="Compact"/>
            </w:pPr>
            <w:r>
              <w:t>[-0.02, 0.31]</w:t>
            </w:r>
          </w:p>
        </w:tc>
        <w:tc>
          <w:tcPr>
            <w:tcW w:w="0" w:type="auto"/>
          </w:tcPr>
          <w:p w14:paraId="10AC4BA1" w14:textId="77777777" w:rsidR="00A5295A" w:rsidRDefault="00000000">
            <w:pPr>
              <w:pStyle w:val="Compact"/>
            </w:pPr>
            <w:r>
              <w:t>4.17</w:t>
            </w:r>
          </w:p>
        </w:tc>
        <w:tc>
          <w:tcPr>
            <w:tcW w:w="0" w:type="auto"/>
          </w:tcPr>
          <w:p w14:paraId="3CDE2386" w14:textId="77777777" w:rsidR="00A5295A" w:rsidRDefault="00000000">
            <w:pPr>
              <w:pStyle w:val="Compact"/>
            </w:pPr>
            <w:r>
              <w:t>.075</w:t>
            </w:r>
          </w:p>
        </w:tc>
      </w:tr>
      <w:tr w:rsidR="00A5295A" w14:paraId="3F6FA438" w14:textId="77777777">
        <w:trPr>
          <w:jc w:val="left"/>
        </w:trPr>
        <w:tc>
          <w:tcPr>
            <w:tcW w:w="0" w:type="auto"/>
          </w:tcPr>
          <w:p w14:paraId="404435A5" w14:textId="77777777" w:rsidR="00A5295A" w:rsidRDefault="00000000">
            <w:pPr>
              <w:pStyle w:val="Compact"/>
            </w:pPr>
            <w:r>
              <w:t>motivation to adjust responses</w:t>
            </w:r>
          </w:p>
        </w:tc>
        <w:tc>
          <w:tcPr>
            <w:tcW w:w="0" w:type="auto"/>
          </w:tcPr>
          <w:p w14:paraId="13CACF3D" w14:textId="77777777" w:rsidR="00A5295A" w:rsidRDefault="00000000">
            <w:pPr>
              <w:pStyle w:val="Compact"/>
            </w:pPr>
            <w:r>
              <w:t>37</w:t>
            </w:r>
          </w:p>
        </w:tc>
        <w:tc>
          <w:tcPr>
            <w:tcW w:w="0" w:type="auto"/>
          </w:tcPr>
          <w:p w14:paraId="667D17E5" w14:textId="77777777" w:rsidR="00A5295A" w:rsidRDefault="00000000">
            <w:pPr>
              <w:pStyle w:val="Compact"/>
            </w:pPr>
            <w:r>
              <w:t>152</w:t>
            </w:r>
          </w:p>
        </w:tc>
        <w:tc>
          <w:tcPr>
            <w:tcW w:w="0" w:type="auto"/>
          </w:tcPr>
          <w:p w14:paraId="680AA9FE" w14:textId="77777777" w:rsidR="00A5295A" w:rsidRDefault="00000000">
            <w:pPr>
              <w:pStyle w:val="Compact"/>
            </w:pPr>
            <w:r>
              <w:t>0</w:t>
            </w:r>
          </w:p>
        </w:tc>
        <w:tc>
          <w:tcPr>
            <w:tcW w:w="0" w:type="auto"/>
          </w:tcPr>
          <w:p w14:paraId="7C287480" w14:textId="77777777" w:rsidR="00A5295A" w:rsidRDefault="00000000">
            <w:pPr>
              <w:pStyle w:val="Compact"/>
            </w:pPr>
            <w:r>
              <w:t>[-0.22, 0.22]</w:t>
            </w:r>
          </w:p>
        </w:tc>
        <w:tc>
          <w:tcPr>
            <w:tcW w:w="0" w:type="auto"/>
          </w:tcPr>
          <w:p w14:paraId="370A3CAD" w14:textId="77777777" w:rsidR="00A5295A" w:rsidRDefault="00000000">
            <w:pPr>
              <w:pStyle w:val="Compact"/>
            </w:pPr>
            <w:r>
              <w:t>0</w:t>
            </w:r>
          </w:p>
        </w:tc>
        <w:tc>
          <w:tcPr>
            <w:tcW w:w="0" w:type="auto"/>
          </w:tcPr>
          <w:p w14:paraId="1EC67B29" w14:textId="77777777" w:rsidR="00A5295A" w:rsidRDefault="00000000">
            <w:pPr>
              <w:pStyle w:val="Compact"/>
            </w:pPr>
            <w:r>
              <w:t>.997</w:t>
            </w:r>
          </w:p>
        </w:tc>
      </w:tr>
      <w:tr w:rsidR="00A5295A" w14:paraId="2223BE57" w14:textId="77777777">
        <w:trPr>
          <w:jc w:val="left"/>
        </w:trPr>
        <w:tc>
          <w:tcPr>
            <w:tcW w:w="0" w:type="auto"/>
          </w:tcPr>
          <w:p w14:paraId="38FBC765" w14:textId="77777777" w:rsidR="00A5295A" w:rsidRDefault="00000000">
            <w:pPr>
              <w:pStyle w:val="Compact"/>
            </w:pPr>
            <w:r>
              <w:t>opportunity to adjust responses</w:t>
            </w:r>
          </w:p>
        </w:tc>
        <w:tc>
          <w:tcPr>
            <w:tcW w:w="0" w:type="auto"/>
          </w:tcPr>
          <w:p w14:paraId="2E1D395F" w14:textId="77777777" w:rsidR="00A5295A" w:rsidRDefault="00000000">
            <w:pPr>
              <w:pStyle w:val="Compact"/>
            </w:pPr>
            <w:r>
              <w:t>37</w:t>
            </w:r>
          </w:p>
        </w:tc>
        <w:tc>
          <w:tcPr>
            <w:tcW w:w="0" w:type="auto"/>
          </w:tcPr>
          <w:p w14:paraId="322EB686" w14:textId="77777777" w:rsidR="00A5295A" w:rsidRDefault="00000000">
            <w:pPr>
              <w:pStyle w:val="Compact"/>
            </w:pPr>
            <w:r>
              <w:t>152</w:t>
            </w:r>
          </w:p>
        </w:tc>
        <w:tc>
          <w:tcPr>
            <w:tcW w:w="0" w:type="auto"/>
          </w:tcPr>
          <w:p w14:paraId="451CF152" w14:textId="77777777" w:rsidR="00A5295A" w:rsidRDefault="00000000">
            <w:pPr>
              <w:pStyle w:val="Compact"/>
            </w:pPr>
            <w:r>
              <w:t>0.04</w:t>
            </w:r>
          </w:p>
        </w:tc>
        <w:tc>
          <w:tcPr>
            <w:tcW w:w="0" w:type="auto"/>
          </w:tcPr>
          <w:p w14:paraId="0262AAF0" w14:textId="77777777" w:rsidR="00A5295A" w:rsidRDefault="00000000">
            <w:pPr>
              <w:pStyle w:val="Compact"/>
            </w:pPr>
            <w:r>
              <w:t>[-0.02, 0.1]</w:t>
            </w:r>
          </w:p>
        </w:tc>
        <w:tc>
          <w:tcPr>
            <w:tcW w:w="0" w:type="auto"/>
          </w:tcPr>
          <w:p w14:paraId="1E446BFE" w14:textId="77777777" w:rsidR="00A5295A" w:rsidRDefault="00000000">
            <w:pPr>
              <w:pStyle w:val="Compact"/>
            </w:pPr>
            <w:r>
              <w:t>2.64</w:t>
            </w:r>
          </w:p>
        </w:tc>
        <w:tc>
          <w:tcPr>
            <w:tcW w:w="0" w:type="auto"/>
          </w:tcPr>
          <w:p w14:paraId="41EFA899" w14:textId="77777777" w:rsidR="00A5295A" w:rsidRDefault="00000000">
            <w:pPr>
              <w:pStyle w:val="Compact"/>
            </w:pPr>
            <w:r>
              <w:t>.140</w:t>
            </w:r>
          </w:p>
        </w:tc>
      </w:tr>
      <w:tr w:rsidR="00A5295A" w14:paraId="1B62AD72" w14:textId="77777777">
        <w:trPr>
          <w:jc w:val="left"/>
        </w:trPr>
        <w:tc>
          <w:tcPr>
            <w:tcW w:w="0" w:type="auto"/>
          </w:tcPr>
          <w:p w14:paraId="5049D164" w14:textId="77777777" w:rsidR="00A5295A" w:rsidRDefault="00000000">
            <w:pPr>
              <w:pStyle w:val="Compact"/>
            </w:pPr>
            <w:r>
              <w:t>belief in communicated hypothesis</w:t>
            </w:r>
          </w:p>
        </w:tc>
        <w:tc>
          <w:tcPr>
            <w:tcW w:w="0" w:type="auto"/>
          </w:tcPr>
          <w:p w14:paraId="3AF2D59A" w14:textId="77777777" w:rsidR="00A5295A" w:rsidRDefault="00000000">
            <w:pPr>
              <w:pStyle w:val="Compact"/>
            </w:pPr>
            <w:r>
              <w:t>37</w:t>
            </w:r>
          </w:p>
        </w:tc>
        <w:tc>
          <w:tcPr>
            <w:tcW w:w="0" w:type="auto"/>
          </w:tcPr>
          <w:p w14:paraId="10F93A7B" w14:textId="77777777" w:rsidR="00A5295A" w:rsidRDefault="00000000">
            <w:pPr>
              <w:pStyle w:val="Compact"/>
            </w:pPr>
            <w:r>
              <w:t>152</w:t>
            </w:r>
          </w:p>
        </w:tc>
        <w:tc>
          <w:tcPr>
            <w:tcW w:w="0" w:type="auto"/>
          </w:tcPr>
          <w:p w14:paraId="444549BD" w14:textId="77777777" w:rsidR="00A5295A" w:rsidRDefault="00000000">
            <w:pPr>
              <w:pStyle w:val="Compact"/>
            </w:pPr>
            <w:r>
              <w:t>0.05</w:t>
            </w:r>
          </w:p>
        </w:tc>
        <w:tc>
          <w:tcPr>
            <w:tcW w:w="0" w:type="auto"/>
          </w:tcPr>
          <w:p w14:paraId="312AB552" w14:textId="77777777" w:rsidR="00A5295A" w:rsidRDefault="00000000">
            <w:pPr>
              <w:pStyle w:val="Compact"/>
            </w:pPr>
            <w:r>
              <w:t>[-0.06, 0.17]</w:t>
            </w:r>
          </w:p>
        </w:tc>
        <w:tc>
          <w:tcPr>
            <w:tcW w:w="0" w:type="auto"/>
          </w:tcPr>
          <w:p w14:paraId="4E7AE693" w14:textId="77777777" w:rsidR="00A5295A" w:rsidRDefault="00000000">
            <w:pPr>
              <w:pStyle w:val="Compact"/>
            </w:pPr>
            <w:r>
              <w:t>1.02</w:t>
            </w:r>
          </w:p>
        </w:tc>
        <w:tc>
          <w:tcPr>
            <w:tcW w:w="0" w:type="auto"/>
          </w:tcPr>
          <w:p w14:paraId="5BEC82CC" w14:textId="77777777" w:rsidR="00A5295A" w:rsidRDefault="00000000">
            <w:pPr>
              <w:pStyle w:val="Compact"/>
            </w:pPr>
            <w:r>
              <w:t>.333</w:t>
            </w:r>
          </w:p>
        </w:tc>
      </w:tr>
    </w:tbl>
    <w:p w14:paraId="33A4A005" w14:textId="35C0DEC8" w:rsidR="00A5295A" w:rsidRDefault="00000000">
      <w:pPr>
        <w:pStyle w:val="table-note"/>
      </w:pPr>
      <w:r>
        <w:rPr>
          <w:i/>
          <w:iCs/>
        </w:rPr>
        <w:t>Note.</w:t>
      </w:r>
      <w:r>
        <w:t xml:space="preserve"> </w:t>
      </w:r>
      <w:r w:rsidRPr="00E674AA">
        <w:rPr>
          <w:i/>
          <w:iCs/>
        </w:rPr>
        <w:t>s</w:t>
      </w:r>
      <w:r>
        <w:t xml:space="preserve"> = number of studies; </w:t>
      </w:r>
      <w:r w:rsidRPr="00E674AA">
        <w:rPr>
          <w:i/>
          <w:iCs/>
        </w:rPr>
        <w:t>k</w:t>
      </w:r>
      <w:r>
        <w:t xml:space="preserve"> = number of effect size estimates; </w:t>
      </w:r>
      <m:oMath>
        <m:r>
          <w:rPr>
            <w:rFonts w:ascii="Cambria Math" w:hAnsi="Cambria Math"/>
          </w:rPr>
          <m:t>β</m:t>
        </m:r>
      </m:oMath>
      <w:r>
        <w:t xml:space="preserve"> = estimated linear relationship between </w:t>
      </w:r>
      <w:r w:rsidR="00E674AA">
        <w:t xml:space="preserve">moderator </w:t>
      </w:r>
      <w:r>
        <w:t xml:space="preserve">and observed Hedge’s </w:t>
      </w:r>
      <w:r w:rsidRPr="00E674AA">
        <w:rPr>
          <w:i/>
          <w:iCs/>
        </w:rPr>
        <w:t>g</w:t>
      </w:r>
      <w:r>
        <w:t xml:space="preserve"> scores; 95% CI corresponds to the estimated value of </w:t>
      </w:r>
      <w:r w:rsidR="002028E1" w:rsidRPr="002028E1">
        <w:rPr>
          <w:rFonts w:ascii="Cambria Math" w:hAnsi="Cambria Math"/>
          <w:i/>
        </w:rPr>
        <w:br/>
      </w:r>
      <m:oMath>
        <m:r>
          <w:rPr>
            <w:rFonts w:ascii="Cambria Math" w:hAnsi="Cambria Math"/>
          </w:rPr>
          <m:t>β</m:t>
        </m:r>
      </m:oMath>
      <w:r>
        <w:t>.</w:t>
      </w:r>
    </w:p>
    <w:p w14:paraId="4D9B9CBC" w14:textId="77777777" w:rsidR="00A5295A" w:rsidRDefault="00000000">
      <w:pPr>
        <w:pStyle w:val="BodyText"/>
      </w:pPr>
      <w:r>
        <w:t> </w:t>
      </w:r>
    </w:p>
    <w:p w14:paraId="65D8A59F" w14:textId="77777777" w:rsidR="00A5295A" w:rsidRDefault="00000000">
      <w:pPr>
        <w:pStyle w:val="Heading3"/>
        <w:framePr w:wrap="around"/>
      </w:pPr>
      <w:bookmarkStart w:id="76" w:name="publication-bias-analyses-1"/>
      <w:bookmarkEnd w:id="68"/>
      <w:bookmarkEnd w:id="71"/>
      <w:r>
        <w:lastRenderedPageBreak/>
        <w:t>Publication bias analyses.</w:t>
      </w:r>
    </w:p>
    <w:p w14:paraId="4356AFFC" w14:textId="77777777" w:rsidR="00A5295A" w:rsidRDefault="00000000">
      <w:pPr>
        <w:pStyle w:val="FirstParagraph"/>
      </w:pPr>
      <w:r>
        <w:t>Overall, publication bias analyses were inconclusive. Both precision-effect tests with 3LMA</w:t>
      </w:r>
      <w:r>
        <w:rPr>
          <w:rStyle w:val="FootnoteReference"/>
        </w:rPr>
        <w:footnoteReference w:id="8"/>
      </w:r>
      <w:r>
        <w:t xml:space="preserve">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provided non-significant evidence of publication bias that favored hypothesis-consistent shifts in participants’ responses.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failed to uncover evidence of publication bias, but also suggested that the overall effect size may not be robust if publication bias does exist. Further complicating matters is the unusual distribution of the funnel plots, especially in regards to two unusually large aggregated effect size estimates (see Figure 4).</w:t>
      </w:r>
    </w:p>
    <w:p w14:paraId="6FAA2D9C" w14:textId="77777777" w:rsidR="00A5295A" w:rsidRDefault="00000000">
      <w:pPr>
        <w:pStyle w:val="BodyText"/>
      </w:pPr>
      <w:r>
        <w:t xml:space="preserve">Examining aggregated effect sizes using weight-function modeling – as opposed to precision effect tests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6EA4BC6B" w14:textId="77777777" w:rsidR="00A5295A" w:rsidRDefault="00000000">
      <w:pPr>
        <w:pStyle w:val="BodyText"/>
      </w:pPr>
      <w:r>
        <w:lastRenderedPageBreak/>
        <w:t>We did not find significant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times more likely to be published, the overall effect would still be 0.06, 95% CI [0.01, 0.12], </w:t>
      </w:r>
      <w:r>
        <w:rPr>
          <w:i/>
          <w:iCs/>
        </w:rPr>
        <w:t>p</w:t>
      </w:r>
      <w:r>
        <w:t xml:space="preserve"> = .026.</w:t>
      </w:r>
    </w:p>
    <w:p w14:paraId="40DD53BA" w14:textId="77777777" w:rsidR="00A5295A" w:rsidRDefault="00000000">
      <w:pPr>
        <w:pStyle w:val="CaptionedFigure"/>
        <w:framePr w:wrap="notBeside"/>
      </w:pPr>
      <w:r>
        <w:rPr>
          <w:noProof/>
        </w:rPr>
        <w:drawing>
          <wp:inline distT="0" distB="0" distL="0" distR="0" wp14:anchorId="25784052" wp14:editId="11484B0E">
            <wp:extent cx="5963478" cy="3440468"/>
            <wp:effectExtent l="0" t="0" r="0" b="0"/>
            <wp:docPr id="61" name="Picture" descr="Figure 4: Raw (Panel A) or aggregated (Panel B) effect sizes plotted against their corresponding standard errors. Funnel plot is inverted to illustrate corresponda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62" name="Picture" descr="metaware_manuscript_files/figure-docx/funnel-1.png"/>
                    <pic:cNvPicPr>
                      <a:picLocks noChangeAspect="1" noChangeArrowheads="1"/>
                    </pic:cNvPicPr>
                  </pic:nvPicPr>
                  <pic:blipFill>
                    <a:blip r:embed="rId17"/>
                    <a:stretch>
                      <a:fillRect/>
                    </a:stretch>
                  </pic:blipFill>
                  <pic:spPr bwMode="auto">
                    <a:xfrm>
                      <a:off x="0" y="0"/>
                      <a:ext cx="5963478" cy="3440468"/>
                    </a:xfrm>
                    <a:prstGeom prst="rect">
                      <a:avLst/>
                    </a:prstGeom>
                    <a:noFill/>
                    <a:ln w="9525">
                      <a:noFill/>
                      <a:headEnd/>
                      <a:tailEnd/>
                    </a:ln>
                  </pic:spPr>
                </pic:pic>
              </a:graphicData>
            </a:graphic>
          </wp:inline>
        </w:drawing>
      </w:r>
    </w:p>
    <w:p w14:paraId="05E1CDFB" w14:textId="77777777" w:rsidR="00A5295A" w:rsidRDefault="00000000">
      <w:pPr>
        <w:pStyle w:val="ImageCaption"/>
      </w:pPr>
      <w:bookmarkStart w:id="77" w:name="fig:funnel"/>
      <w:bookmarkEnd w:id="77"/>
      <w:r>
        <w:t>Figure 4: Raw (Panel A) or aggregated (Panel B) effect sizes plotted against their corresponding standard errors. Funnel plot is inverted to illustrate correspondance with slope estimates from precision-effect tests.</w:t>
      </w:r>
    </w:p>
    <w:p w14:paraId="42A7CDA1" w14:textId="77777777" w:rsidR="00A5295A" w:rsidRDefault="00000000">
      <w:pPr>
        <w:pStyle w:val="Heading1"/>
      </w:pPr>
      <w:bookmarkStart w:id="78" w:name="discussion"/>
      <w:bookmarkEnd w:id="25"/>
      <w:bookmarkEnd w:id="65"/>
      <w:bookmarkEnd w:id="76"/>
      <w:r>
        <w:lastRenderedPageBreak/>
        <w:t>Discussion</w:t>
      </w:r>
    </w:p>
    <w:p w14:paraId="3A888336" w14:textId="77777777" w:rsidR="00A5295A"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they face an uncomfortable observation: our meta-analysis suggests that this characterization also currently applies to experimental psychology.</w:t>
      </w:r>
    </w:p>
    <w:p w14:paraId="221E93C6" w14:textId="77777777" w:rsidR="00A5295A" w:rsidRDefault="00000000">
      <w:pPr>
        <w:pStyle w:val="BodyText"/>
      </w:pPr>
      <w:r>
        <w:t xml:space="preserve">Since Orne popularized the concept in the mid-1900’s, demand characteristics have become a literal textbook methodological concern in experimental psychology. We synthesized a subset of this literature, focusing on 253 effect sizes from 53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Even more concerning is our observation that such effects are unreliable across studies. On average, explicit hypothesis cues lead to small increases in hypothesis-consistent responding. However, such cues also frequently lead to shifts in responses that might be characterized as “negligible” – and occasionally they even lead to </w:t>
      </w:r>
      <w:r>
        <w:rPr>
          <w:i/>
          <w:iCs/>
        </w:rPr>
        <w:t>decreases</w:t>
      </w:r>
      <w:r>
        <w:t xml:space="preserve"> in hypothesis-consistent responding. The estimated distribution of these effects currently ranges from </w:t>
      </w:r>
      <m:oMath>
        <m:r>
          <w:rPr>
            <w:rFonts w:ascii="Cambria Math" w:hAnsi="Cambria Math"/>
          </w:rPr>
          <m:t>g</m:t>
        </m:r>
      </m:oMath>
      <w:r>
        <w:t xml:space="preserve"> = -1.33 to </w:t>
      </w:r>
      <m:oMath>
        <m:r>
          <w:rPr>
            <w:rFonts w:ascii="Cambria Math" w:hAnsi="Cambria Math"/>
          </w:rPr>
          <m:t>g</m:t>
        </m:r>
      </m:oMath>
      <w:r>
        <w:t xml:space="preserve"> = 1.82 – covering the span of pretty much any conceivable effect in experimental psychology (e.g., see Lovakov &amp; Agadullina, 2021).</w:t>
      </w:r>
    </w:p>
    <w:p w14:paraId="0A17CEA7" w14:textId="77777777" w:rsidR="00A5295A" w:rsidRDefault="00000000">
      <w:pPr>
        <w:pStyle w:val="BodyText"/>
      </w:pPr>
      <w:r>
        <w:lastRenderedPageBreak/>
        <w:t xml:space="preserve">Observing demand effects that are strong, inferentially-consequential, and unreliable would be less concerning if researchers had an explanation for how such effects operate. Unfortunately, our synthesis offers little explanation.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16.46%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4E5F873A" w14:textId="77777777" w:rsidR="00A5295A"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et al., 2024.)</w:t>
      </w:r>
    </w:p>
    <w:p w14:paraId="41D39C81" w14:textId="77777777" w:rsidR="00A5295A"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6E27D1EF" w14:textId="77777777" w:rsidR="00A5295A" w:rsidRDefault="00000000">
      <w:pPr>
        <w:pStyle w:val="BodyText"/>
      </w:pPr>
      <w:r>
        <w:lastRenderedPageBreak/>
        <w: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t>
      </w:r>
    </w:p>
    <w:p w14:paraId="08ADAC33" w14:textId="77777777" w:rsidR="00A5295A"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09B3C313" w14:textId="77777777" w:rsidR="00A5295A" w:rsidRDefault="00000000">
      <w:pPr>
        <w:pStyle w:val="Heading2"/>
      </w:pPr>
      <w:bookmarkStart w:id="79" w:name="limitations"/>
      <w:r>
        <w:lastRenderedPageBreak/>
        <w:t>Limitations</w:t>
      </w:r>
    </w:p>
    <w:p w14:paraId="504F5943" w14:textId="055E1288" w:rsidR="00A5295A" w:rsidRDefault="00000000">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w:t>
      </w:r>
      <w:del w:id="80" w:author="Coles, Nicholas A." w:date="2024-12-30T15:32:00Z" w16du:dateUtc="2024-12-30T20:32:00Z">
        <w:r w:rsidDel="00C34238">
          <w:delText>robustness of our results</w:delText>
        </w:r>
      </w:del>
      <w:ins w:id="81" w:author="Coles, Nicholas A." w:date="2024-12-30T15:32:00Z" w16du:dateUtc="2024-12-30T20:32:00Z">
        <w:r w:rsidR="00C34238">
          <w:t>nature of demand effects</w:t>
        </w:r>
      </w:ins>
      <w:r>
        <w:t>.</w:t>
      </w:r>
    </w:p>
    <w:p w14:paraId="0F20435F" w14:textId="77777777" w:rsidR="00A5295A" w:rsidRDefault="00000000">
      <w:pPr>
        <w:pStyle w:val="BodyText"/>
      </w:pPr>
      <w:r>
        <w: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p>
    <w:p w14:paraId="63C559CB" w14:textId="77777777" w:rsidR="00A5295A"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w:t>
      </w:r>
      <w:r>
        <w:lastRenderedPageBreak/>
        <w:t>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2512A920" w14:textId="77777777" w:rsidR="00A5295A" w:rsidRDefault="00000000">
      <w:pPr>
        <w:pStyle w:val="BodyText"/>
      </w:pPr>
      <w:r>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Mummolo &amp; Peterson, 2019) vs. online (e.g., Orne &amp; Scheibe, 1964),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9"/>
      </w:r>
      <w:r>
        <w:t xml:space="preserve"> We generally failed to uncover evidence that such methodological </w:t>
      </w:r>
      <w:r>
        <w:lastRenderedPageBreak/>
        <w:t>differences explain a meaningful proportion of variability in demand effects. Nonetheless, it is possible that such a large number of [often unsystematic] differences between studies limits power to detect meaningful moderators in the demand characteristics literature.</w:t>
      </w:r>
    </w:p>
    <w:p w14:paraId="57EEE513" w14:textId="77777777" w:rsidR="00A5295A"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02D6E971" w14:textId="77777777" w:rsidR="00A5295A"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09C637DF" w14:textId="77777777" w:rsidR="00A5295A" w:rsidRDefault="00000000">
      <w:pPr>
        <w:pStyle w:val="Heading2"/>
      </w:pPr>
      <w:bookmarkStart w:id="82" w:name="concluding-remarks"/>
      <w:bookmarkEnd w:id="79"/>
      <w:r>
        <w:t>Concluding Remarks</w:t>
      </w:r>
    </w:p>
    <w:p w14:paraId="145A12C0" w14:textId="77777777" w:rsidR="00A5295A" w:rsidRDefault="00000000">
      <w:pPr>
        <w:pStyle w:val="FirstParagraph"/>
      </w:pPr>
      <w:r>
        <w:t>Since Orne (1962) famously described the idea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5E8E04B7" w14:textId="77777777" w:rsidR="00A5295A" w:rsidRDefault="00000000">
      <w:pPr>
        <w:pStyle w:val="BodyText"/>
      </w:pPr>
      <w:r>
        <w:lastRenderedPageBreak/>
        <w:t>Unfortunately, it is not clear if much has been learned in these 50+ years. Our review suggested that demand effects can indeed be inferentially consequential – but are also unreliable, difficult to predict, and challenging to explain. Whether such observations should undermine confidence in the utility of experimental psychology is a question we believe demands more attention.</w:t>
      </w:r>
    </w:p>
    <w:p w14:paraId="0957BB2F" w14:textId="77777777" w:rsidR="00A5295A" w:rsidRDefault="00000000">
      <w:pPr>
        <w:pStyle w:val="Heading1"/>
      </w:pPr>
      <w:bookmarkStart w:id="83" w:name="references"/>
      <w:bookmarkEnd w:id="78"/>
      <w:bookmarkEnd w:id="82"/>
      <w:r>
        <w:t>References</w:t>
      </w:r>
    </w:p>
    <w:p w14:paraId="05B4BC04" w14:textId="77777777" w:rsidR="00A5295A" w:rsidRDefault="00000000">
      <w:pPr>
        <w:pStyle w:val="FirstParagraph"/>
      </w:pPr>
      <w:r>
        <w:t>References marked with an asterisk indicate studies included in the meta-analysis.</w:t>
      </w:r>
    </w:p>
    <w:p w14:paraId="019D92F0" w14:textId="77777777" w:rsidR="00A5295A" w:rsidRDefault="00000000">
      <w:pPr>
        <w:pStyle w:val="Bibliography"/>
      </w:pPr>
      <w:bookmarkStart w:id="84" w:name="ref-allen2012demand"/>
      <w:bookmarkStart w:id="85"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151ABE7B" w14:textId="77777777" w:rsidR="00A5295A" w:rsidRDefault="00000000">
      <w:pPr>
        <w:pStyle w:val="Bibliography"/>
      </w:pPr>
      <w:bookmarkStart w:id="86" w:name="ref-R-papaja"/>
      <w:bookmarkEnd w:id="84"/>
      <w:r>
        <w:t xml:space="preserve">Aust, F., &amp; Barth, M. (2022). </w:t>
      </w:r>
      <w:r>
        <w:rPr>
          <w:i/>
          <w:iCs/>
        </w:rPr>
        <w:t>papaja: Prepare reproducible APA journal articles with R Markdown</w:t>
      </w:r>
      <w:r>
        <w:t xml:space="preserve">. Retrieved from </w:t>
      </w:r>
      <w:hyperlink r:id="rId18">
        <w:r w:rsidR="00A5295A">
          <w:rPr>
            <w:rStyle w:val="Hyperlink"/>
          </w:rPr>
          <w:t>https://github.com/crsh/papaja</w:t>
        </w:r>
      </w:hyperlink>
    </w:p>
    <w:p w14:paraId="3E0A3E7D" w14:textId="77777777" w:rsidR="00A5295A" w:rsidRDefault="00000000">
      <w:pPr>
        <w:pStyle w:val="Bibliography"/>
      </w:pPr>
      <w:bookmarkStart w:id="87" w:name="ref-balze1998role"/>
      <w:bookmarkEnd w:id="86"/>
      <w:r>
        <w:rPr>
          <w:vertAlign w:val="superscript"/>
        </w:rPr>
        <w:t>*</w:t>
      </w:r>
      <w:r>
        <w:t xml:space="preserve"> Balze, E. M. (1998). </w:t>
      </w:r>
      <w:r>
        <w:rPr>
          <w:i/>
          <w:iCs/>
        </w:rPr>
        <w:t>The role of expectancy in treatment efficacy: The use of a therapeutic" frame" to enhance performance</w:t>
      </w:r>
      <w:r>
        <w:t xml:space="preserve"> (PhD thesis).</w:t>
      </w:r>
    </w:p>
    <w:p w14:paraId="2A0C2388" w14:textId="77777777" w:rsidR="00A5295A" w:rsidRDefault="00000000">
      <w:pPr>
        <w:pStyle w:val="Bibliography"/>
      </w:pPr>
      <w:bookmarkStart w:id="88" w:name="ref-barabasz1991effects"/>
      <w:bookmarkEnd w:id="87"/>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2EBBD998" w14:textId="77777777" w:rsidR="00A5295A" w:rsidRDefault="00000000">
      <w:pPr>
        <w:pStyle w:val="Bibliography"/>
      </w:pPr>
      <w:bookmarkStart w:id="89" w:name="ref-bartels2019revisiting"/>
      <w:bookmarkEnd w:id="88"/>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p>
    <w:p w14:paraId="7797771B" w14:textId="77777777" w:rsidR="00A5295A" w:rsidRDefault="00000000">
      <w:pPr>
        <w:pStyle w:val="Bibliography"/>
      </w:pPr>
      <w:bookmarkStart w:id="90" w:name="ref-R-lme4"/>
      <w:bookmarkEnd w:id="89"/>
      <w:r>
        <w:lastRenderedPageBreak/>
        <w:t xml:space="preserve">Bates, D., Mächler, M., Bolker, B., &amp; Walker, S. (2015). Fitting linear mixed-effects models using lme4. </w:t>
      </w:r>
      <w:r>
        <w:rPr>
          <w:i/>
          <w:iCs/>
        </w:rPr>
        <w:t>Journal of Statistical Software</w:t>
      </w:r>
      <w:r>
        <w:t xml:space="preserve">, </w:t>
      </w:r>
      <w:r>
        <w:rPr>
          <w:i/>
          <w:iCs/>
        </w:rPr>
        <w:t>67</w:t>
      </w:r>
      <w:r>
        <w:t>(1), 1–48.</w:t>
      </w:r>
    </w:p>
    <w:p w14:paraId="08C12D50" w14:textId="77777777" w:rsidR="00A5295A" w:rsidRDefault="00000000">
      <w:pPr>
        <w:pStyle w:val="Bibliography"/>
      </w:pPr>
      <w:bookmarkStart w:id="91" w:name="ref-borenstein2009effect"/>
      <w:bookmarkEnd w:id="90"/>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5F41C1E" w14:textId="77777777" w:rsidR="00A5295A" w:rsidRDefault="00000000">
      <w:pPr>
        <w:pStyle w:val="Bibliography"/>
      </w:pPr>
      <w:bookmarkStart w:id="92" w:name="ref-borenstein2011introduction"/>
      <w:bookmarkEnd w:id="91"/>
      <w:r>
        <w:t xml:space="preserve">Borenstein, M., Hedges, L. V., Higgins, J. P., &amp; Rothstein, H. R. (2011). </w:t>
      </w:r>
      <w:r>
        <w:rPr>
          <w:i/>
          <w:iCs/>
        </w:rPr>
        <w:t>Introduction to meta-analysis</w:t>
      </w:r>
      <w:r>
        <w:t>. John Wiley &amp; Sons.</w:t>
      </w:r>
    </w:p>
    <w:p w14:paraId="30E7A4BC" w14:textId="77777777" w:rsidR="00A5295A" w:rsidRDefault="00000000">
      <w:pPr>
        <w:pStyle w:val="Bibliography"/>
      </w:pPr>
      <w:bookmarkStart w:id="93" w:name="ref-busch2007follow"/>
      <w:bookmarkEnd w:id="92"/>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41A78143" w14:textId="77777777" w:rsidR="00A5295A" w:rsidRDefault="00000000">
      <w:pPr>
        <w:pStyle w:val="Bibliography"/>
      </w:pPr>
      <w:bookmarkStart w:id="94" w:name="ref-R-weightr"/>
      <w:bookmarkEnd w:id="93"/>
      <w:r>
        <w:t xml:space="preserve">Coburn, K. M., &amp; Vevea, J. L. (2019). </w:t>
      </w:r>
      <w:r>
        <w:rPr>
          <w:i/>
          <w:iCs/>
        </w:rPr>
        <w:t>Weightr: Estimating weight-function models for publication bias</w:t>
      </w:r>
      <w:r>
        <w:t xml:space="preserve">. Retrieved from </w:t>
      </w:r>
      <w:hyperlink r:id="rId19">
        <w:r w:rsidR="00A5295A">
          <w:rPr>
            <w:rStyle w:val="Hyperlink"/>
          </w:rPr>
          <w:t>https://CRAN.R-project.org/package=weightr</w:t>
        </w:r>
      </w:hyperlink>
    </w:p>
    <w:p w14:paraId="5216AD52" w14:textId="77777777" w:rsidR="00A5295A" w:rsidRDefault="00000000">
      <w:pPr>
        <w:pStyle w:val="Bibliography"/>
      </w:pPr>
      <w:bookmarkStart w:id="95" w:name="ref-cohen1988statistical"/>
      <w:bookmarkEnd w:id="94"/>
      <w:r>
        <w:t xml:space="preserve">Cohen, J. (2013). </w:t>
      </w:r>
      <w:r>
        <w:rPr>
          <w:i/>
          <w:iCs/>
        </w:rPr>
        <w:t>Statistical power analysis for the behavioral sciences</w:t>
      </w:r>
      <w:r>
        <w:t xml:space="preserve"> (Vol. 2). New York, NY: Lawrence Erlbaum Associates.</w:t>
      </w:r>
    </w:p>
    <w:p w14:paraId="4B0415A7" w14:textId="77777777" w:rsidR="00A5295A" w:rsidRDefault="00000000">
      <w:pPr>
        <w:pStyle w:val="Bibliography"/>
      </w:pPr>
      <w:bookmarkStart w:id="96" w:name="ref-coles2022fact"/>
      <w:bookmarkEnd w:id="95"/>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76BF92F6" w14:textId="77777777" w:rsidR="00A5295A" w:rsidRDefault="00000000">
      <w:pPr>
        <w:pStyle w:val="Bibliography"/>
      </w:pPr>
      <w:bookmarkStart w:id="97" w:name="ref-coles2024replication"/>
      <w:bookmarkEnd w:id="96"/>
      <w:r>
        <w:rPr>
          <w:vertAlign w:val="superscript"/>
        </w:rPr>
        <w:t>*</w:t>
      </w:r>
      <w:r>
        <w:t xml:space="preserve"> Coles, N. A., McCullough, M., Oishi, S., Dang, A., McCauley, T., Pfattheicher, S., … Sarabia, V. (2024). </w:t>
      </w:r>
      <w:r>
        <w:rPr>
          <w:i/>
          <w:iCs/>
        </w:rPr>
        <w:t>Unpublished conceptual replication of berry, 1967</w:t>
      </w:r>
      <w:r>
        <w:t>.</w:t>
      </w:r>
    </w:p>
    <w:p w14:paraId="2E75EBC4" w14:textId="77777777" w:rsidR="00A5295A" w:rsidRDefault="00000000">
      <w:pPr>
        <w:pStyle w:val="Bibliography"/>
      </w:pPr>
      <w:bookmarkStart w:id="98" w:name="ref-coles2023replication"/>
      <w:bookmarkEnd w:id="97"/>
      <w:r>
        <w:rPr>
          <w:vertAlign w:val="superscript"/>
        </w:rPr>
        <w:lastRenderedPageBreak/>
        <w:t>*</w:t>
      </w:r>
      <w:r>
        <w:t xml:space="preserve"> Coles, N. A., Wyatt, M., &amp; Frank, M. C. (2023). </w:t>
      </w:r>
      <w:r>
        <w:rPr>
          <w:i/>
          <w:iCs/>
        </w:rPr>
        <w:t>Coles, wyatt, and frank replication of coles et al. 2022</w:t>
      </w:r>
      <w:r>
        <w:t>.</w:t>
      </w:r>
    </w:p>
    <w:p w14:paraId="7CE2968A" w14:textId="77777777" w:rsidR="00A5295A" w:rsidRDefault="00000000">
      <w:pPr>
        <w:pStyle w:val="Bibliography"/>
      </w:pPr>
      <w:bookmarkStart w:id="99" w:name="ref-cook1970demand"/>
      <w:bookmarkEnd w:id="98"/>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1BB63242" w14:textId="77777777" w:rsidR="00A5295A" w:rsidRDefault="00000000">
      <w:pPr>
        <w:pStyle w:val="Bibliography"/>
      </w:pPr>
      <w:bookmarkStart w:id="100" w:name="ref-corneille2023instruction"/>
      <w:bookmarkEnd w:id="99"/>
      <w:r>
        <w:t xml:space="preserve">Corneille, O., &amp; Béna, J. (2023). Instruction-based replication studies raise challenging questions for psychological science. </w:t>
      </w:r>
      <w:r>
        <w:rPr>
          <w:i/>
          <w:iCs/>
        </w:rPr>
        <w:t>Collabra: Psychology</w:t>
      </w:r>
      <w:r>
        <w:t xml:space="preserve">, </w:t>
      </w:r>
      <w:r>
        <w:rPr>
          <w:i/>
          <w:iCs/>
        </w:rPr>
        <w:t>9</w:t>
      </w:r>
      <w:r>
        <w:t>(1).</w:t>
      </w:r>
    </w:p>
    <w:p w14:paraId="37B2C6D9" w14:textId="77777777" w:rsidR="00A5295A" w:rsidRDefault="00000000">
      <w:pPr>
        <w:pStyle w:val="Bibliography"/>
      </w:pPr>
      <w:bookmarkStart w:id="101" w:name="ref-corneille2022sixty"/>
      <w:bookmarkEnd w:id="100"/>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60834780" w14:textId="77777777" w:rsidR="00A5295A" w:rsidRDefault="00000000">
      <w:pPr>
        <w:pStyle w:val="Bibliography"/>
      </w:pPr>
      <w:bookmarkStart w:id="102" w:name="ref-cramer2004effect"/>
      <w:bookmarkEnd w:id="101"/>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275ADD15" w14:textId="77777777" w:rsidR="00A5295A" w:rsidRDefault="00000000">
      <w:pPr>
        <w:pStyle w:val="Bibliography"/>
      </w:pPr>
      <w:bookmarkStart w:id="103" w:name="ref-cramer2005effect"/>
      <w:bookmarkEnd w:id="102"/>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63E03177" w14:textId="77777777" w:rsidR="00A5295A" w:rsidRDefault="00000000">
      <w:pPr>
        <w:pStyle w:val="Bibliography"/>
      </w:pPr>
      <w:bookmarkStart w:id="104" w:name="ref-cramer1995effect"/>
      <w:bookmarkEnd w:id="103"/>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2AD67CF8" w14:textId="77777777" w:rsidR="00A5295A" w:rsidRDefault="00000000">
      <w:pPr>
        <w:pStyle w:val="Bibliography"/>
      </w:pPr>
      <w:bookmarkStart w:id="105" w:name="ref-de2020cross"/>
      <w:bookmarkEnd w:id="104"/>
      <w:r>
        <w:t xml:space="preserve">De Rooij, M., &amp; Weeda, W. (2020). Cross-validation: A method every psychologist should know. </w:t>
      </w:r>
      <w:r>
        <w:rPr>
          <w:i/>
          <w:iCs/>
        </w:rPr>
        <w:t>Advances in Methods and Practices in Psychological Science</w:t>
      </w:r>
      <w:r>
        <w:t xml:space="preserve">, </w:t>
      </w:r>
      <w:r>
        <w:rPr>
          <w:i/>
          <w:iCs/>
        </w:rPr>
        <w:t>3</w:t>
      </w:r>
      <w:r>
        <w:t>(2), 248–263.</w:t>
      </w:r>
    </w:p>
    <w:p w14:paraId="01850EAA" w14:textId="77777777" w:rsidR="00A5295A" w:rsidRDefault="00000000">
      <w:pPr>
        <w:pStyle w:val="Bibliography"/>
      </w:pPr>
      <w:bookmarkStart w:id="106" w:name="ref-downs1998feasibility"/>
      <w:bookmarkEnd w:id="105"/>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p>
    <w:p w14:paraId="689037B1" w14:textId="77777777" w:rsidR="00A5295A" w:rsidRDefault="00000000">
      <w:pPr>
        <w:pStyle w:val="Bibliography"/>
      </w:pPr>
      <w:bookmarkStart w:id="107" w:name="ref-drevon2017intercoder"/>
      <w:bookmarkEnd w:id="106"/>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7FB57A62" w14:textId="77777777" w:rsidR="00A5295A" w:rsidRDefault="00000000">
      <w:pPr>
        <w:pStyle w:val="Bibliography"/>
      </w:pPr>
      <w:bookmarkStart w:id="108" w:name="ref-durgin2012social"/>
      <w:bookmarkEnd w:id="107"/>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7024FB48" w14:textId="77777777" w:rsidR="00A5295A" w:rsidRDefault="00000000">
      <w:pPr>
        <w:pStyle w:val="Bibliography"/>
      </w:pPr>
      <w:bookmarkStart w:id="109" w:name="ref-earn1979experimental"/>
      <w:bookmarkEnd w:id="108"/>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55C8F8C2" w14:textId="77777777" w:rsidR="00A5295A" w:rsidRDefault="00000000">
      <w:pPr>
        <w:pStyle w:val="Bibliography"/>
      </w:pPr>
      <w:bookmarkStart w:id="110" w:name="ref-fillenbaun1970more"/>
      <w:bookmarkEnd w:id="109"/>
      <w:r>
        <w:t xml:space="preserve">Fillenbaun, S., &amp; Frey, R. (1970). More on the" faithful" behavior of suspicious subjects. </w:t>
      </w:r>
      <w:r>
        <w:rPr>
          <w:i/>
          <w:iCs/>
        </w:rPr>
        <w:t>Journal of Personality</w:t>
      </w:r>
      <w:r>
        <w:t xml:space="preserve">, </w:t>
      </w:r>
      <w:r>
        <w:rPr>
          <w:i/>
          <w:iCs/>
        </w:rPr>
        <w:t>38</w:t>
      </w:r>
      <w:r>
        <w:t>(1), 43–51.</w:t>
      </w:r>
    </w:p>
    <w:p w14:paraId="19FC1135" w14:textId="77777777" w:rsidR="00A5295A" w:rsidRDefault="00000000">
      <w:pPr>
        <w:pStyle w:val="Bibliography"/>
      </w:pPr>
      <w:bookmarkStart w:id="111" w:name="ref-flake2020measurement"/>
      <w:bookmarkEnd w:id="110"/>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762CD2DA" w14:textId="77777777" w:rsidR="00A5295A" w:rsidRDefault="00000000">
      <w:pPr>
        <w:pStyle w:val="Bibliography"/>
      </w:pPr>
      <w:bookmarkStart w:id="112" w:name="ref-franco2014publication"/>
      <w:bookmarkEnd w:id="111"/>
      <w:r>
        <w:t xml:space="preserve">Franco, A., Malhotra, N., &amp; Simonovits, G. (2014). Publication bias in the social sciences: Unlocking the file drawer. </w:t>
      </w:r>
      <w:r>
        <w:rPr>
          <w:i/>
          <w:iCs/>
        </w:rPr>
        <w:t>Science</w:t>
      </w:r>
      <w:r>
        <w:t xml:space="preserve">, </w:t>
      </w:r>
      <w:r>
        <w:rPr>
          <w:i/>
          <w:iCs/>
        </w:rPr>
        <w:t>345</w:t>
      </w:r>
      <w:r>
        <w:t>(6203), 1502–1505.</w:t>
      </w:r>
    </w:p>
    <w:p w14:paraId="30A1E2AB" w14:textId="77777777" w:rsidR="00A5295A" w:rsidRDefault="00000000">
      <w:pPr>
        <w:pStyle w:val="Bibliography"/>
      </w:pPr>
      <w:bookmarkStart w:id="113" w:name="ref-frank2023experimentology"/>
      <w:bookmarkEnd w:id="112"/>
      <w:r>
        <w:t xml:space="preserve">Frank, M. C., Braginsky, M., Cachia, J., Coles, N., Hardwicke, T., Hawkins, R., … Williams, R. (2023). </w:t>
      </w:r>
      <w:r>
        <w:rPr>
          <w:i/>
          <w:iCs/>
        </w:rPr>
        <w:t>Experimentology: An open science approach to experimental psychology methods</w:t>
      </w:r>
      <w:r>
        <w:t>. Boston, MA: MIT Press.</w:t>
      </w:r>
    </w:p>
    <w:p w14:paraId="4D817C22" w14:textId="77777777" w:rsidR="00A5295A" w:rsidRDefault="00000000">
      <w:pPr>
        <w:pStyle w:val="Bibliography"/>
      </w:pPr>
      <w:bookmarkStart w:id="114" w:name="ref-fresson2017role"/>
      <w:bookmarkEnd w:id="113"/>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7B83FF29" w14:textId="77777777" w:rsidR="00A5295A" w:rsidRDefault="00000000">
      <w:pPr>
        <w:pStyle w:val="Bibliography"/>
      </w:pPr>
      <w:bookmarkStart w:id="115" w:name="ref-gergen1973social"/>
      <w:bookmarkEnd w:id="114"/>
      <w:r>
        <w:t xml:space="preserve">Gergen, K. J. (1973). Social psychology as history. </w:t>
      </w:r>
      <w:r>
        <w:rPr>
          <w:i/>
          <w:iCs/>
        </w:rPr>
        <w:t>Journal of Personality and Social Psychology</w:t>
      </w:r>
      <w:r>
        <w:t xml:space="preserve">, </w:t>
      </w:r>
      <w:r>
        <w:rPr>
          <w:i/>
          <w:iCs/>
        </w:rPr>
        <w:t>26</w:t>
      </w:r>
      <w:r>
        <w:t>(2), 309.</w:t>
      </w:r>
    </w:p>
    <w:p w14:paraId="11E0CDCB" w14:textId="77777777" w:rsidR="00A5295A" w:rsidRDefault="00000000">
      <w:pPr>
        <w:pStyle w:val="Bibliography"/>
      </w:pPr>
      <w:bookmarkStart w:id="116" w:name="ref-hayes1967two"/>
      <w:bookmarkEnd w:id="115"/>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7843AEFF" w14:textId="77777777" w:rsidR="00A5295A" w:rsidRDefault="00000000">
      <w:pPr>
        <w:pStyle w:val="Bibliography"/>
      </w:pPr>
      <w:bookmarkStart w:id="117" w:name="ref-hoogeveen2018did"/>
      <w:bookmarkEnd w:id="116"/>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579D6D10" w14:textId="77777777" w:rsidR="00A5295A" w:rsidRDefault="00000000">
      <w:pPr>
        <w:pStyle w:val="Bibliography"/>
      </w:pPr>
      <w:bookmarkStart w:id="118" w:name="ref-isager2022student"/>
      <w:bookmarkEnd w:id="117"/>
      <w:r>
        <w:rPr>
          <w:vertAlign w:val="superscript"/>
        </w:rPr>
        <w:t>*</w:t>
      </w:r>
      <w:r>
        <w:t xml:space="preserve"> Isager, P. (2022). </w:t>
      </w:r>
      <w:r>
        <w:rPr>
          <w:i/>
          <w:iCs/>
        </w:rPr>
        <w:t>Student replication of coles et al. 2022</w:t>
      </w:r>
      <w:r>
        <w:t>.</w:t>
      </w:r>
    </w:p>
    <w:p w14:paraId="4D6DE58A" w14:textId="77777777" w:rsidR="00A5295A" w:rsidRDefault="00000000">
      <w:pPr>
        <w:pStyle w:val="Bibliography"/>
      </w:pPr>
      <w:bookmarkStart w:id="119" w:name="ref-johnson2021toward"/>
      <w:bookmarkEnd w:id="118"/>
      <w:r>
        <w:t xml:space="preserve">Johnson, B. T. (2021). Toward a more transparent, rigorous, and generative psychology. </w:t>
      </w:r>
      <w:r>
        <w:rPr>
          <w:i/>
          <w:iCs/>
        </w:rPr>
        <w:t>Psychological Bulletin</w:t>
      </w:r>
      <w:r>
        <w:t xml:space="preserve">, </w:t>
      </w:r>
      <w:r>
        <w:rPr>
          <w:i/>
          <w:iCs/>
        </w:rPr>
        <w:t>147</w:t>
      </w:r>
      <w:r>
        <w:t>(1), 1–15.</w:t>
      </w:r>
    </w:p>
    <w:p w14:paraId="0C0BBA19" w14:textId="77777777" w:rsidR="00A5295A" w:rsidRDefault="00000000">
      <w:pPr>
        <w:pStyle w:val="Bibliography"/>
      </w:pPr>
      <w:bookmarkStart w:id="120" w:name="ref-kanter2004experimental"/>
      <w:bookmarkEnd w:id="119"/>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38EF1831" w14:textId="77777777" w:rsidR="00A5295A" w:rsidRDefault="00000000">
      <w:pPr>
        <w:pStyle w:val="Bibliography"/>
      </w:pPr>
      <w:bookmarkStart w:id="121" w:name="ref-kenealy1988validation"/>
      <w:bookmarkEnd w:id="120"/>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477FD1BD" w14:textId="77777777" w:rsidR="00A5295A" w:rsidRDefault="00000000">
      <w:pPr>
        <w:pStyle w:val="Bibliography"/>
      </w:pPr>
      <w:bookmarkStart w:id="122" w:name="ref-kersbergen2019hypothesis"/>
      <w:bookmarkEnd w:id="121"/>
      <w:r>
        <w:rPr>
          <w:vertAlign w:val="superscript"/>
        </w:rPr>
        <w:lastRenderedPageBreak/>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0D9E1382" w14:textId="77777777" w:rsidR="00A5295A" w:rsidRDefault="00000000">
      <w:pPr>
        <w:pStyle w:val="Bibliography"/>
      </w:pPr>
      <w:bookmarkStart w:id="123" w:name="ref-lamberth1971similarity"/>
      <w:bookmarkEnd w:id="122"/>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045F1F86" w14:textId="77777777" w:rsidR="00A5295A" w:rsidRDefault="00000000">
      <w:pPr>
        <w:pStyle w:val="Bibliography"/>
      </w:pPr>
      <w:bookmarkStart w:id="124" w:name="ref-lana1971subject"/>
      <w:bookmarkEnd w:id="123"/>
      <w:r>
        <w:rPr>
          <w:vertAlign w:val="superscript"/>
        </w:rPr>
        <w:t>*</w:t>
      </w:r>
      <w:r>
        <w:t xml:space="preserve"> Lana, R. E., &amp; Menapace, R. H. (1971). Subject commitment and demand characteristics in attitude change. </w:t>
      </w:r>
      <w:r>
        <w:rPr>
          <w:i/>
          <w:iCs/>
        </w:rPr>
        <w:t>Journal of Personality and Social Psychology</w:t>
      </w:r>
      <w:r>
        <w:t xml:space="preserve">, </w:t>
      </w:r>
      <w:r>
        <w:rPr>
          <w:i/>
          <w:iCs/>
        </w:rPr>
        <w:t>20</w:t>
      </w:r>
      <w:r>
        <w:t>(2), 136.</w:t>
      </w:r>
    </w:p>
    <w:p w14:paraId="5048FB1F" w14:textId="77777777" w:rsidR="00A5295A" w:rsidRDefault="00000000">
      <w:pPr>
        <w:pStyle w:val="Bibliography"/>
      </w:pPr>
      <w:bookmarkStart w:id="125" w:name="ref-larsen2011further"/>
      <w:bookmarkEnd w:id="124"/>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p>
    <w:p w14:paraId="1AD6AAE2" w14:textId="77777777" w:rsidR="00A5295A" w:rsidRDefault="00000000">
      <w:pPr>
        <w:pStyle w:val="Bibliography"/>
      </w:pPr>
      <w:bookmarkStart w:id="126" w:name="ref-lovakov2021empirically"/>
      <w:bookmarkEnd w:id="125"/>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386652AE" w14:textId="77777777" w:rsidR="00A5295A" w:rsidRDefault="00000000">
      <w:pPr>
        <w:pStyle w:val="Bibliography"/>
      </w:pPr>
      <w:bookmarkStart w:id="127" w:name="ref-R-performance"/>
      <w:bookmarkEnd w:id="126"/>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20">
        <w:r w:rsidR="00A5295A">
          <w:rPr>
            <w:rStyle w:val="Hyperlink"/>
          </w:rPr>
          <w:t>https://doi.org/10.21105/joss.03139</w:t>
        </w:r>
      </w:hyperlink>
    </w:p>
    <w:p w14:paraId="487EA7FD" w14:textId="77777777" w:rsidR="00A5295A" w:rsidRDefault="00000000">
      <w:pPr>
        <w:pStyle w:val="Bibliography"/>
      </w:pPr>
      <w:bookmarkStart w:id="128" w:name="ref-martin2018attention"/>
      <w:bookmarkEnd w:id="127"/>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3DFF7964" w14:textId="77777777" w:rsidR="00A5295A" w:rsidRDefault="00000000">
      <w:pPr>
        <w:pStyle w:val="Bibliography"/>
      </w:pPr>
      <w:bookmarkStart w:id="129" w:name="ref-masling1966role"/>
      <w:bookmarkEnd w:id="12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CE0BB10" w14:textId="77777777" w:rsidR="00A5295A" w:rsidRDefault="00000000">
      <w:pPr>
        <w:pStyle w:val="Bibliography"/>
      </w:pPr>
      <w:bookmarkStart w:id="130" w:name="ref-R-PublicationBias"/>
      <w:bookmarkEnd w:id="129"/>
      <w:r>
        <w:lastRenderedPageBreak/>
        <w:t xml:space="preserve">Mathur, M. B., &amp; VanderWeele, T. J. (2020a). </w:t>
      </w:r>
      <w:r>
        <w:rPr>
          <w:i/>
          <w:iCs/>
        </w:rPr>
        <w:t>PublicationBias: Sensitivity analysis for publication bias in meta-analyses</w:t>
      </w:r>
      <w:r>
        <w:t xml:space="preserve">. Retrieved from </w:t>
      </w:r>
      <w:hyperlink r:id="rId21">
        <w:r w:rsidR="00A5295A">
          <w:rPr>
            <w:rStyle w:val="Hyperlink"/>
          </w:rPr>
          <w:t>https://CRAN.R-project.org/package=PublicationBias</w:t>
        </w:r>
      </w:hyperlink>
    </w:p>
    <w:p w14:paraId="2474FE1A" w14:textId="77777777" w:rsidR="00A5295A" w:rsidRDefault="00000000">
      <w:pPr>
        <w:pStyle w:val="Bibliography"/>
      </w:pPr>
      <w:bookmarkStart w:id="131" w:name="ref-mathur2020sensitivity"/>
      <w:bookmarkEnd w:id="130"/>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3744E225" w14:textId="77777777" w:rsidR="00A5295A" w:rsidRDefault="00000000">
      <w:pPr>
        <w:pStyle w:val="Bibliography"/>
      </w:pPr>
      <w:bookmarkStart w:id="132" w:name="ref-mcginley1975subject"/>
      <w:bookmarkEnd w:id="13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68A46FD8" w14:textId="77777777" w:rsidR="00A5295A" w:rsidRDefault="00000000">
      <w:pPr>
        <w:pStyle w:val="Bibliography"/>
      </w:pPr>
      <w:bookmarkStart w:id="133" w:name="ref-mcglynn1972experimental"/>
      <w:bookmarkEnd w:id="132"/>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07639979" w14:textId="77777777" w:rsidR="00A5295A" w:rsidRDefault="00000000">
      <w:pPr>
        <w:pStyle w:val="Bibliography"/>
      </w:pPr>
      <w:bookmarkStart w:id="134" w:name="ref-morris2002combining"/>
      <w:bookmarkEnd w:id="133"/>
      <w:r>
        <w:t xml:space="preserve">Morris, R. P., Scott B ad DeShon. (2002). Combining effect size estimates in meta-analysis with repeated measures and independent-groups designs. </w:t>
      </w:r>
      <w:r>
        <w:rPr>
          <w:i/>
          <w:iCs/>
        </w:rPr>
        <w:t>Psychological Methods</w:t>
      </w:r>
      <w:r>
        <w:t xml:space="preserve">, </w:t>
      </w:r>
      <w:r>
        <w:rPr>
          <w:i/>
          <w:iCs/>
        </w:rPr>
        <w:t>7</w:t>
      </w:r>
      <w:r>
        <w:t>(1), 105–125.</w:t>
      </w:r>
    </w:p>
    <w:p w14:paraId="13036EEE" w14:textId="77777777" w:rsidR="00A5295A" w:rsidRDefault="00000000">
      <w:pPr>
        <w:pStyle w:val="Bibliography"/>
      </w:pPr>
      <w:bookmarkStart w:id="135" w:name="ref-mummolo2019demand"/>
      <w:bookmarkEnd w:id="134"/>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05C36E3E" w14:textId="77777777" w:rsidR="00A5295A" w:rsidRDefault="00000000">
      <w:pPr>
        <w:pStyle w:val="Bibliography"/>
      </w:pPr>
      <w:bookmarkStart w:id="136" w:name="ref-orne1959nature"/>
      <w:bookmarkEnd w:id="135"/>
      <w:r>
        <w:t xml:space="preserve">Orne, M. T. (1959). The nature of hypnosis: Artifact and essence. </w:t>
      </w:r>
      <w:r>
        <w:rPr>
          <w:i/>
          <w:iCs/>
        </w:rPr>
        <w:t>The Journal of Abnormal and Social Psychology</w:t>
      </w:r>
      <w:r>
        <w:t xml:space="preserve">, </w:t>
      </w:r>
      <w:r>
        <w:rPr>
          <w:i/>
          <w:iCs/>
        </w:rPr>
        <w:t>58</w:t>
      </w:r>
      <w:r>
        <w:t>(3), 277–299.</w:t>
      </w:r>
    </w:p>
    <w:p w14:paraId="3568E278" w14:textId="77777777" w:rsidR="00A5295A" w:rsidRDefault="00000000">
      <w:pPr>
        <w:pStyle w:val="Bibliography"/>
      </w:pPr>
      <w:bookmarkStart w:id="137" w:name="ref-orne1962social"/>
      <w:bookmarkEnd w:id="136"/>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13C4D3F0" w14:textId="77777777" w:rsidR="00A5295A" w:rsidRDefault="00000000">
      <w:pPr>
        <w:pStyle w:val="Bibliography"/>
      </w:pPr>
      <w:bookmarkStart w:id="138" w:name="ref-orne1969demand"/>
      <w:bookmarkEnd w:id="137"/>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01035676" w14:textId="77777777" w:rsidR="00A5295A" w:rsidRDefault="00000000">
      <w:pPr>
        <w:pStyle w:val="Bibliography"/>
      </w:pPr>
      <w:bookmarkStart w:id="139" w:name="ref-orne1964contribution"/>
      <w:bookmarkEnd w:id="138"/>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7818B026" w14:textId="77777777" w:rsidR="00A5295A" w:rsidRDefault="00000000">
      <w:pPr>
        <w:pStyle w:val="Bibliography"/>
      </w:pPr>
      <w:bookmarkStart w:id="140" w:name="ref-page2021prisma"/>
      <w:bookmarkEnd w:id="139"/>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662AA65A" w14:textId="77777777" w:rsidR="00A5295A" w:rsidRDefault="00000000">
      <w:pPr>
        <w:pStyle w:val="Bibliography"/>
      </w:pPr>
      <w:bookmarkStart w:id="141" w:name="ref-palomba1995dissociation"/>
      <w:bookmarkEnd w:id="140"/>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0D3CBC84" w14:textId="77777777" w:rsidR="00A5295A" w:rsidRDefault="00000000">
      <w:pPr>
        <w:pStyle w:val="Bibliography"/>
      </w:pPr>
      <w:bookmarkStart w:id="142" w:name="ref-perry1978demand"/>
      <w:bookmarkEnd w:id="141"/>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6E18C40E" w14:textId="77777777" w:rsidR="00A5295A" w:rsidRDefault="00000000">
      <w:pPr>
        <w:pStyle w:val="Bibliography"/>
      </w:pPr>
      <w:bookmarkStart w:id="143" w:name="ref-polivy1980laboratory"/>
      <w:bookmarkEnd w:id="142"/>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47263E74" w14:textId="77777777" w:rsidR="00A5295A" w:rsidRDefault="00000000">
      <w:pPr>
        <w:pStyle w:val="Bibliography"/>
      </w:pPr>
      <w:bookmarkStart w:id="144" w:name="ref-pustejovsky2018small"/>
      <w:bookmarkEnd w:id="143"/>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2136BB3D" w14:textId="77777777" w:rsidR="00A5295A" w:rsidRDefault="00000000">
      <w:pPr>
        <w:pStyle w:val="Bibliography"/>
      </w:pPr>
      <w:bookmarkStart w:id="145" w:name="ref-R-base"/>
      <w:bookmarkEnd w:id="144"/>
      <w:r>
        <w:t xml:space="preserve">R Core Team. (2021). </w:t>
      </w:r>
      <w:r>
        <w:rPr>
          <w:i/>
          <w:iCs/>
        </w:rPr>
        <w:t>R: A language and environment for statistical computing</w:t>
      </w:r>
      <w:r>
        <w:t xml:space="preserve">. Vienna, Austria: R Foundation for Statistical Computing. Retrieved from </w:t>
      </w:r>
      <w:hyperlink r:id="rId22">
        <w:r w:rsidR="00A5295A">
          <w:rPr>
            <w:rStyle w:val="Hyperlink"/>
          </w:rPr>
          <w:t>https://www.R-project.org/</w:t>
        </w:r>
      </w:hyperlink>
    </w:p>
    <w:p w14:paraId="4BB9D77F" w14:textId="77777777" w:rsidR="00A5295A" w:rsidRDefault="00000000">
      <w:pPr>
        <w:pStyle w:val="Bibliography"/>
      </w:pPr>
      <w:bookmarkStart w:id="146" w:name="ref-riecken1962program"/>
      <w:bookmarkEnd w:id="145"/>
      <w:r>
        <w:t xml:space="preserve">Riecken, H. W. (1962). A program for research on experiments in social psychology. In N. W. Washburne (Ed.), </w:t>
      </w:r>
      <w:r>
        <w:rPr>
          <w:i/>
          <w:iCs/>
        </w:rPr>
        <w:t>Decisions, values and groups</w:t>
      </w:r>
      <w:r>
        <w:t xml:space="preserve"> (Vol. 2, pp. 25–41). New York, NY: Pergamon Press.</w:t>
      </w:r>
    </w:p>
    <w:p w14:paraId="338CEFCA" w14:textId="77777777" w:rsidR="00A5295A" w:rsidRDefault="00000000">
      <w:pPr>
        <w:pStyle w:val="Bibliography"/>
      </w:pPr>
      <w:bookmarkStart w:id="147" w:name="ref-rodgers2021evaluating"/>
      <w:bookmarkEnd w:id="146"/>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0D7EB41" w14:textId="77777777" w:rsidR="00A5295A" w:rsidRDefault="00000000">
      <w:pPr>
        <w:pStyle w:val="Bibliography"/>
      </w:pPr>
      <w:bookmarkStart w:id="148" w:name="ref-rose2014choice"/>
      <w:bookmarkEnd w:id="147"/>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3668F268" w14:textId="77777777" w:rsidR="00A5295A" w:rsidRDefault="00000000">
      <w:pPr>
        <w:pStyle w:val="Bibliography"/>
      </w:pPr>
      <w:bookmarkStart w:id="149" w:name="ref-rosenberg1969conditions"/>
      <w:bookmarkEnd w:id="148"/>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732858CB" w14:textId="77777777" w:rsidR="00A5295A" w:rsidRDefault="00000000">
      <w:pPr>
        <w:pStyle w:val="Bibliography"/>
      </w:pPr>
      <w:bookmarkStart w:id="150" w:name="ref-rosnow1973mediation"/>
      <w:bookmarkEnd w:id="149"/>
      <w:r>
        <w:t xml:space="preserve">Rosnow, R. L., &amp; Aiken, L. S. (1973). Mediation of artifacts in behavioral research. </w:t>
      </w:r>
      <w:r>
        <w:rPr>
          <w:i/>
          <w:iCs/>
        </w:rPr>
        <w:t>Journal of Experimental Social Psychology</w:t>
      </w:r>
      <w:r>
        <w:t xml:space="preserve">, </w:t>
      </w:r>
      <w:r>
        <w:rPr>
          <w:i/>
          <w:iCs/>
        </w:rPr>
        <w:t>9</w:t>
      </w:r>
      <w:r>
        <w:t>(3), 181–201.</w:t>
      </w:r>
    </w:p>
    <w:p w14:paraId="6DE35BDB" w14:textId="77777777" w:rsidR="00A5295A" w:rsidRDefault="00000000">
      <w:pPr>
        <w:pStyle w:val="Bibliography"/>
      </w:pPr>
      <w:bookmarkStart w:id="151" w:name="ref-rosnow1997people"/>
      <w:bookmarkEnd w:id="150"/>
      <w:r>
        <w:t xml:space="preserve">Rosnow, R. L., &amp; Rosenthal, R. (1997). </w:t>
      </w:r>
      <w:r>
        <w:rPr>
          <w:i/>
          <w:iCs/>
        </w:rPr>
        <w:t>People studying people: Artifacts and ethics in behavioral research</w:t>
      </w:r>
      <w:r>
        <w:t>. New York, NY: Freeman.</w:t>
      </w:r>
    </w:p>
    <w:p w14:paraId="4647C0FE" w14:textId="77777777" w:rsidR="00A5295A" w:rsidRDefault="00000000">
      <w:pPr>
        <w:pStyle w:val="Bibliography"/>
      </w:pPr>
      <w:bookmarkStart w:id="152" w:name="ref-schardt2007utilization"/>
      <w:bookmarkEnd w:id="151"/>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49C3A16C" w14:textId="77777777" w:rsidR="00A5295A" w:rsidRDefault="00000000">
      <w:pPr>
        <w:pStyle w:val="Bibliography"/>
      </w:pPr>
      <w:bookmarkStart w:id="153" w:name="ref-schauer1969demand"/>
      <w:bookmarkEnd w:id="152"/>
      <w:r>
        <w:rPr>
          <w:vertAlign w:val="superscript"/>
        </w:rPr>
        <w:t>*</w:t>
      </w:r>
      <w:r>
        <w:t xml:space="preserve"> Schauer, E. (1969). </w:t>
      </w:r>
      <w:r>
        <w:rPr>
          <w:i/>
          <w:iCs/>
        </w:rPr>
        <w:t>Demand characteristics in a quasi-psychophysical experiment.</w:t>
      </w:r>
      <w:r>
        <w:t xml:space="preserve"> (PhD thesis).</w:t>
      </w:r>
    </w:p>
    <w:p w14:paraId="71147B35" w14:textId="77777777" w:rsidR="00A5295A" w:rsidRDefault="00000000">
      <w:pPr>
        <w:pStyle w:val="Bibliography"/>
      </w:pPr>
      <w:bookmarkStart w:id="154" w:name="ref-sharpe2016frightened"/>
      <w:bookmarkEnd w:id="15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39C78B54" w14:textId="77777777" w:rsidR="00A5295A" w:rsidRDefault="00000000">
      <w:pPr>
        <w:pStyle w:val="Bibliography"/>
      </w:pPr>
      <w:bookmarkStart w:id="155" w:name="ref-siegel1982influence"/>
      <w:bookmarkEnd w:id="154"/>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3738DEB9" w14:textId="77777777" w:rsidR="00A5295A" w:rsidRDefault="00000000">
      <w:pPr>
        <w:pStyle w:val="Bibliography"/>
      </w:pPr>
      <w:bookmarkStart w:id="156" w:name="ref-sigall1970cooperative"/>
      <w:bookmarkEnd w:id="155"/>
      <w:r>
        <w:t xml:space="preserve">Sigall, H., Aronson, E., &amp; Van Hoose, T. (1970). The cooperative subject: Myth or reality? </w:t>
      </w:r>
      <w:r>
        <w:rPr>
          <w:i/>
          <w:iCs/>
        </w:rPr>
        <w:t>Journal of Experimental Social Psychology</w:t>
      </w:r>
      <w:r>
        <w:t xml:space="preserve">, </w:t>
      </w:r>
      <w:r>
        <w:rPr>
          <w:i/>
          <w:iCs/>
        </w:rPr>
        <w:t>6</w:t>
      </w:r>
      <w:r>
        <w:t>(1), 1–10.</w:t>
      </w:r>
    </w:p>
    <w:p w14:paraId="1BC52471" w14:textId="77777777" w:rsidR="00A5295A" w:rsidRDefault="00000000">
      <w:pPr>
        <w:pStyle w:val="Bibliography"/>
      </w:pPr>
      <w:bookmarkStart w:id="157" w:name="ref-silverman1965demand"/>
      <w:bookmarkEnd w:id="156"/>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513D698" w14:textId="77777777" w:rsidR="00A5295A" w:rsidRDefault="00000000">
      <w:pPr>
        <w:pStyle w:val="Bibliography"/>
      </w:pPr>
      <w:bookmarkStart w:id="158" w:name="ref-smith1986influence"/>
      <w:bookmarkEnd w:id="157"/>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151C735E" w14:textId="77777777" w:rsidR="00A5295A" w:rsidRDefault="00000000">
      <w:pPr>
        <w:pStyle w:val="Bibliography"/>
      </w:pPr>
      <w:bookmarkStart w:id="159" w:name="ref-standing2008demonstration"/>
      <w:bookmarkEnd w:id="158"/>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7F829138" w14:textId="77777777" w:rsidR="00A5295A" w:rsidRDefault="00000000">
      <w:pPr>
        <w:pStyle w:val="Bibliography"/>
      </w:pPr>
      <w:bookmarkStart w:id="160" w:name="ref-stanley2014meta"/>
      <w:bookmarkEnd w:id="159"/>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p>
    <w:p w14:paraId="4F0A1AC3" w14:textId="77777777" w:rsidR="00A5295A" w:rsidRDefault="00000000">
      <w:pPr>
        <w:pStyle w:val="Bibliography"/>
      </w:pPr>
      <w:bookmarkStart w:id="161" w:name="ref-stewart2004placebo"/>
      <w:bookmarkEnd w:id="160"/>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51B189C6" w14:textId="77777777" w:rsidR="00A5295A" w:rsidRDefault="00000000">
      <w:pPr>
        <w:pStyle w:val="Bibliography"/>
      </w:pPr>
      <w:bookmarkStart w:id="162" w:name="ref-strohmetz2008research"/>
      <w:bookmarkEnd w:id="161"/>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22FF5017" w14:textId="77777777" w:rsidR="00A5295A" w:rsidRDefault="00000000">
      <w:pPr>
        <w:pStyle w:val="Bibliography"/>
      </w:pPr>
      <w:bookmarkStart w:id="163" w:name="ref-terhune2006induction"/>
      <w:bookmarkEnd w:id="162"/>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37B0500F" w14:textId="77777777" w:rsidR="00A5295A" w:rsidRDefault="00000000">
      <w:pPr>
        <w:pStyle w:val="Bibliography"/>
      </w:pPr>
      <w:bookmarkStart w:id="164" w:name="ref-tsai2018great"/>
      <w:bookmarkEnd w:id="163"/>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01FC10CA" w14:textId="77777777" w:rsidR="00A5295A" w:rsidRDefault="00000000">
      <w:pPr>
        <w:pStyle w:val="Bibliography"/>
      </w:pPr>
      <w:bookmarkStart w:id="165" w:name="ref-veitch1991demand"/>
      <w:bookmarkEnd w:id="164"/>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3E1CD7D8" w14:textId="77777777" w:rsidR="00A5295A" w:rsidRDefault="00000000">
      <w:pPr>
        <w:pStyle w:val="Bibliography"/>
      </w:pPr>
      <w:bookmarkStart w:id="166" w:name="ref-verpaelst2007demand"/>
      <w:bookmarkEnd w:id="165"/>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739157BA" w14:textId="77777777" w:rsidR="00A5295A" w:rsidRDefault="00000000">
      <w:pPr>
        <w:pStyle w:val="Bibliography"/>
      </w:pPr>
      <w:bookmarkStart w:id="167" w:name="ref-vevea1995general"/>
      <w:bookmarkEnd w:id="166"/>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29DF7EBF" w14:textId="77777777" w:rsidR="00A5295A" w:rsidRDefault="00000000">
      <w:pPr>
        <w:pStyle w:val="Bibliography"/>
      </w:pPr>
      <w:bookmarkStart w:id="168" w:name="ref-R-metafor"/>
      <w:bookmarkEnd w:id="167"/>
      <w:r>
        <w:lastRenderedPageBreak/>
        <w:t xml:space="preserve">Viechtbauer, W. (2010). Conducting meta-analyses in R with the metafor package. </w:t>
      </w:r>
      <w:r>
        <w:rPr>
          <w:i/>
          <w:iCs/>
        </w:rPr>
        <w:t>Journal of Statistical Software</w:t>
      </w:r>
      <w:r>
        <w:t xml:space="preserve">, </w:t>
      </w:r>
      <w:r>
        <w:rPr>
          <w:i/>
          <w:iCs/>
        </w:rPr>
        <w:t>36</w:t>
      </w:r>
      <w:r>
        <w:t>(3), 1–48.</w:t>
      </w:r>
      <w:bookmarkEnd w:id="83"/>
      <w:bookmarkEnd w:id="85"/>
      <w:bookmarkEnd w:id="168"/>
    </w:p>
    <w:sectPr w:rsidR="00A5295A" w:rsidSect="00084144">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7" w:author="Coles, Nicholas A." w:date="2024-12-30T15:04:00Z" w:initials="CNA">
    <w:p w14:paraId="6B932911" w14:textId="77777777" w:rsidR="00463568" w:rsidRDefault="00463568" w:rsidP="00463568">
      <w:r>
        <w:rPr>
          <w:rStyle w:val="CommentReference"/>
        </w:rPr>
        <w:annotationRef/>
      </w:r>
      <w:r>
        <w:rPr>
          <w:color w:val="000000"/>
          <w:sz w:val="20"/>
          <w:szCs w:val="20"/>
        </w:rPr>
        <w:t>Measured awareness</w:t>
      </w:r>
    </w:p>
  </w:comment>
  <w:comment w:id="40" w:author="Coles, Nicholas A." w:date="2024-12-30T15:06:00Z" w:initials="CNA">
    <w:p w14:paraId="4452661B" w14:textId="77777777" w:rsidR="00463568" w:rsidRDefault="00463568" w:rsidP="00463568">
      <w:r>
        <w:rPr>
          <w:rStyle w:val="CommentReference"/>
        </w:rPr>
        <w:annotationRef/>
      </w:r>
      <w:r>
        <w:rPr>
          <w:color w:val="000000"/>
          <w:sz w:val="20"/>
          <w:szCs w:val="20"/>
        </w:rPr>
        <w:t>Remove Lana, update PRISMA accordingly, and see if any numbers are updated</w:t>
      </w:r>
    </w:p>
  </w:comment>
  <w:comment w:id="72" w:author="Coles, Nicholas A." w:date="2024-12-30T15:24:00Z" w:initials="CNA">
    <w:p w14:paraId="157E073A" w14:textId="77777777" w:rsidR="00C34238" w:rsidRDefault="00C34238" w:rsidP="00C34238">
      <w:r>
        <w:rPr>
          <w:rStyle w:val="CommentReference"/>
        </w:rPr>
        <w:annotationRef/>
      </w:r>
      <w:r>
        <w:rPr>
          <w:color w:val="000000"/>
          <w:sz w:val="20"/>
          <w:szCs w:val="20"/>
        </w:rPr>
        <w:t>Check this. Is it that there was 100% accuracy in these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B932911" w15:done="0"/>
  <w15:commentEx w15:paraId="4452661B" w15:done="0"/>
  <w15:commentEx w15:paraId="157E07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CB8AE9" w16cex:dateUtc="2024-12-30T20:04:00Z"/>
  <w16cex:commentExtensible w16cex:durableId="5414BAFA" w16cex:dateUtc="2024-12-30T20:06:00Z"/>
  <w16cex:commentExtensible w16cex:durableId="56C413BF" w16cex:dateUtc="2024-12-30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B932911" w16cid:durableId="34CB8AE9"/>
  <w16cid:commentId w16cid:paraId="4452661B" w16cid:durableId="5414BAFA"/>
  <w16cid:commentId w16cid:paraId="157E073A" w16cid:durableId="56C41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0E564" w14:textId="77777777" w:rsidR="003205CA" w:rsidRDefault="003205CA">
      <w:pPr>
        <w:spacing w:before="0" w:after="0" w:line="240" w:lineRule="auto"/>
      </w:pPr>
      <w:r>
        <w:separator/>
      </w:r>
    </w:p>
  </w:endnote>
  <w:endnote w:type="continuationSeparator" w:id="0">
    <w:p w14:paraId="4B279538" w14:textId="77777777" w:rsidR="003205CA" w:rsidRDefault="003205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F187C" w14:textId="77777777" w:rsidR="003205CA" w:rsidRDefault="003205CA">
      <w:r>
        <w:separator/>
      </w:r>
    </w:p>
  </w:footnote>
  <w:footnote w:type="continuationSeparator" w:id="0">
    <w:p w14:paraId="3C00D8F5" w14:textId="77777777" w:rsidR="003205CA" w:rsidRDefault="003205CA">
      <w:r>
        <w:continuationSeparator/>
      </w:r>
    </w:p>
  </w:footnote>
  <w:footnote w:id="1">
    <w:p w14:paraId="70B48248" w14:textId="77777777" w:rsidR="00A5295A"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57F6EE07" w14:textId="77777777" w:rsidR="00A5295A" w:rsidRDefault="00000000">
      <w:pPr>
        <w:pStyle w:val="FootnoteText"/>
      </w:pPr>
      <w:r>
        <w:rPr>
          <w:rStyle w:val="FootnoteReference"/>
        </w:rPr>
        <w:footnoteRef/>
      </w:r>
      <w:r>
        <w:t xml:space="preserve"> After completing the meta-analysis, we realized we included one record with a clinical population: patients who suffered pulmonary or cerebrovascular accidents (Lana &amp; Menapace, 1971). Excluding their results does not change the general pattern of results.</w:t>
      </w:r>
    </w:p>
  </w:footnote>
  <w:footnote w:id="3">
    <w:p w14:paraId="371675B5" w14:textId="77777777" w:rsidR="00A5295A"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4">
    <w:p w14:paraId="73AE818F" w14:textId="77777777" w:rsidR="00A5295A"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5">
    <w:p w14:paraId="08AD3EDE" w14:textId="77777777" w:rsidR="00A5295A" w:rsidRDefault="00000000">
      <w:pPr>
        <w:pStyle w:val="FootnoteText"/>
      </w:pPr>
      <w:r>
        <w:rPr>
          <w:rStyle w:val="FootnoteReference"/>
        </w:rPr>
        <w:footnoteRef/>
      </w:r>
      <w:r>
        <w:t xml:space="preserve"> The Downs and Black (1998) checklist has often been endorsed as a measure of the quality of records included in meta-analyses (e.g., Johnson, 2021). We do not share this endorsement; Many items were not applicable to the work we were evaluating (e.g., whether distributions of principle confounders are described). Many other were difficult to evaluate (e.g., whether the study had adequate statistical power).</w:t>
      </w:r>
    </w:p>
  </w:footnote>
  <w:footnote w:id="6">
    <w:p w14:paraId="79517E1F" w14:textId="77777777" w:rsidR="00A5295A"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4660634C" w14:textId="77777777" w:rsidR="00A5295A" w:rsidRDefault="00000000">
      <w:pPr>
        <w:pStyle w:val="FootnoteText"/>
      </w:pPr>
      <w:r>
        <w:rPr>
          <w:rStyle w:val="FootnoteReference"/>
        </w:rPr>
        <w:footnoteRef/>
      </w:r>
      <w:r>
        <w:t xml:space="preserve"> When assessing publication bias using 3LMA, we also fit an exploratory model that included cluster-robust estimates of the variance covariance matrix. Cluster-robust estimation procedures did not change our inferences.</w:t>
      </w:r>
    </w:p>
  </w:footnote>
  <w:footnote w:id="8">
    <w:p w14:paraId="7ACE3425" w14:textId="77777777" w:rsidR="00A5295A" w:rsidRDefault="00000000">
      <w:pPr>
        <w:pStyle w:val="FootnoteText"/>
      </w:pPr>
      <w:r>
        <w:rPr>
          <w:rStyle w:val="FootnoteReference"/>
        </w:rPr>
        <w:footnoteRef/>
      </w:r>
      <w:r>
        <w:t xml:space="preserve"> A reviewer suggested that we consider using cluster-robust methods for estimating variance-covariance matrices in precision-effect tests with 3LMA. Doing so widens the confidence intervals of the insignificant estimates of publication bias and the bias-correct overall effect size.</w:t>
      </w:r>
    </w:p>
  </w:footnote>
  <w:footnote w:id="9">
    <w:p w14:paraId="53B371F7" w14:textId="77777777" w:rsidR="00A5295A"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analyases of assumed within-subject correlations produced virtually no change in our overall effect size estimate, and (c) we did not detect significant differences between studies that manipulated explicit hypothesis cues within- vs. between-subjects. However, if this methodological decision eventually proves to be problematic, we suspect it won’t change our conclusions: that demand effects are inferentially consequential, heterogeneous, and difficult-to-explain.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2EB3F0DC" w14:textId="77777777" w:rsidR="008D760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2BEC8F" w14:textId="77777777" w:rsidR="008D760F" w:rsidRDefault="008D760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38C74F38" w14:textId="77777777" w:rsidR="008D760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36EF75" w14:textId="77777777" w:rsidR="008D760F" w:rsidRPr="00A05772" w:rsidRDefault="00000000"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1EC51A4B" w14:textId="77777777" w:rsidR="008D760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8E74DC" w14:textId="77777777" w:rsidR="008D760F" w:rsidRPr="00A05772" w:rsidRDefault="00000000" w:rsidP="00084144">
    <w:pPr>
      <w:pStyle w:val="Header"/>
      <w:ind w:right="360"/>
    </w:pPr>
    <w:r>
      <w:t>Running head: 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3159764">
    <w:abstractNumId w:val="13"/>
  </w:num>
  <w:num w:numId="2" w16cid:durableId="1940482565">
    <w:abstractNumId w:val="13"/>
  </w:num>
  <w:num w:numId="3" w16cid:durableId="1232809493">
    <w:abstractNumId w:val="14"/>
  </w:num>
  <w:num w:numId="4" w16cid:durableId="477844955">
    <w:abstractNumId w:val="1"/>
  </w:num>
  <w:num w:numId="5" w16cid:durableId="1128082872">
    <w:abstractNumId w:val="2"/>
  </w:num>
  <w:num w:numId="6" w16cid:durableId="1764911095">
    <w:abstractNumId w:val="3"/>
  </w:num>
  <w:num w:numId="7" w16cid:durableId="925379319">
    <w:abstractNumId w:val="4"/>
  </w:num>
  <w:num w:numId="8" w16cid:durableId="1441294085">
    <w:abstractNumId w:val="9"/>
  </w:num>
  <w:num w:numId="9" w16cid:durableId="304242533">
    <w:abstractNumId w:val="5"/>
  </w:num>
  <w:num w:numId="10" w16cid:durableId="122231760">
    <w:abstractNumId w:val="6"/>
  </w:num>
  <w:num w:numId="11" w16cid:durableId="790320151">
    <w:abstractNumId w:val="7"/>
  </w:num>
  <w:num w:numId="12" w16cid:durableId="1882403551">
    <w:abstractNumId w:val="8"/>
  </w:num>
  <w:num w:numId="13" w16cid:durableId="299775516">
    <w:abstractNumId w:val="10"/>
  </w:num>
  <w:num w:numId="14" w16cid:durableId="794102404">
    <w:abstractNumId w:val="14"/>
  </w:num>
  <w:num w:numId="15" w16cid:durableId="1565870626">
    <w:abstractNumId w:val="0"/>
  </w:num>
  <w:num w:numId="16" w16cid:durableId="1763381603">
    <w:abstractNumId w:val="0"/>
  </w:num>
  <w:num w:numId="17" w16cid:durableId="770516802">
    <w:abstractNumId w:val="11"/>
  </w:num>
  <w:num w:numId="18" w16cid:durableId="692073161">
    <w:abstractNumId w:val="12"/>
  </w:num>
  <w:num w:numId="19" w16cid:durableId="1521698527">
    <w:abstractNumId w:val="11"/>
  </w:num>
  <w:num w:numId="20" w16cid:durableId="1198084048">
    <w:abstractNumId w:val="12"/>
  </w:num>
  <w:num w:numId="21" w16cid:durableId="1728600389">
    <w:abstractNumId w:val="11"/>
  </w:num>
  <w:num w:numId="22" w16cid:durableId="1050497989">
    <w:abstractNumId w:val="12"/>
  </w:num>
  <w:num w:numId="23" w16cid:durableId="949321195">
    <w:abstractNumId w:val="11"/>
  </w:num>
  <w:num w:numId="24" w16cid:durableId="24261232">
    <w:abstractNumId w:val="12"/>
  </w:num>
  <w:num w:numId="25" w16cid:durableId="92715284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95A"/>
    <w:rsid w:val="00060065"/>
    <w:rsid w:val="002028E1"/>
    <w:rsid w:val="002054F7"/>
    <w:rsid w:val="003205CA"/>
    <w:rsid w:val="003D3F68"/>
    <w:rsid w:val="00403217"/>
    <w:rsid w:val="00463568"/>
    <w:rsid w:val="00463EDD"/>
    <w:rsid w:val="00525BC9"/>
    <w:rsid w:val="00615CB0"/>
    <w:rsid w:val="008D760F"/>
    <w:rsid w:val="0092542D"/>
    <w:rsid w:val="00A5295A"/>
    <w:rsid w:val="00A621F3"/>
    <w:rsid w:val="00A662B2"/>
    <w:rsid w:val="00BF7B3C"/>
    <w:rsid w:val="00C34238"/>
    <w:rsid w:val="00C811F3"/>
    <w:rsid w:val="00D7480D"/>
    <w:rsid w:val="00E316B6"/>
    <w:rsid w:val="00E674AA"/>
    <w:rsid w:val="00F6111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DBE4"/>
  <w15:docId w15:val="{4039711D-9685-454F-BB6E-C69537FEC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PlaceholderText">
    <w:name w:val="Placeholder Text"/>
    <w:basedOn w:val="DefaultParagraphFont"/>
    <w:semiHidden/>
    <w:rsid w:val="00E674AA"/>
    <w:rPr>
      <w:color w:val="666666"/>
    </w:rPr>
  </w:style>
  <w:style w:type="paragraph" w:styleId="Revision">
    <w:name w:val="Revision"/>
    <w:hidden/>
    <w:semiHidden/>
    <w:rsid w:val="00E316B6"/>
    <w:pPr>
      <w:spacing w:after="0"/>
    </w:pPr>
    <w:rPr>
      <w:rFonts w:ascii="Times New Roman" w:hAnsi="Times New Roman"/>
    </w:rPr>
  </w:style>
  <w:style w:type="character" w:styleId="CommentReference">
    <w:name w:val="annotation reference"/>
    <w:basedOn w:val="DefaultParagraphFont"/>
    <w:semiHidden/>
    <w:unhideWhenUsed/>
    <w:rsid w:val="00463568"/>
    <w:rPr>
      <w:sz w:val="16"/>
      <w:szCs w:val="16"/>
    </w:rPr>
  </w:style>
  <w:style w:type="paragraph" w:styleId="CommentText">
    <w:name w:val="annotation text"/>
    <w:basedOn w:val="Normal"/>
    <w:link w:val="CommentTextChar"/>
    <w:semiHidden/>
    <w:unhideWhenUsed/>
    <w:rsid w:val="00463568"/>
    <w:pPr>
      <w:spacing w:line="240" w:lineRule="auto"/>
    </w:pPr>
    <w:rPr>
      <w:sz w:val="20"/>
      <w:szCs w:val="20"/>
    </w:rPr>
  </w:style>
  <w:style w:type="character" w:customStyle="1" w:styleId="CommentTextChar">
    <w:name w:val="Comment Text Char"/>
    <w:basedOn w:val="DefaultParagraphFont"/>
    <w:link w:val="CommentText"/>
    <w:semiHidden/>
    <w:rsid w:val="00463568"/>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463568"/>
    <w:rPr>
      <w:b/>
      <w:bCs/>
    </w:rPr>
  </w:style>
  <w:style w:type="character" w:customStyle="1" w:styleId="CommentSubjectChar">
    <w:name w:val="Comment Subject Char"/>
    <w:basedOn w:val="CommentTextChar"/>
    <w:link w:val="CommentSubject"/>
    <w:semiHidden/>
    <w:rsid w:val="004635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github.com/crsh/papaj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RAN.R-project.org/package=PublicationBias" TargetMode="External"/><Relationship Id="rId7" Type="http://schemas.openxmlformats.org/officeDocument/2006/relationships/hyperlink" Target="https://osf.io/3hkre/?view_only=2dc92af53f194e5eab0d7aecafaf01c2" TargetMode="Externa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oi.org/10.21105/joss.03139"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osf.io/3hkre/?view_only=2dc92af53f194e5eab0d7aecafaf01c2" TargetMode="External"/><Relationship Id="rId23" Type="http://schemas.openxmlformats.org/officeDocument/2006/relationships/header" Target="header1.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CRAN.R-project.org/package=weightr"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sf.io/kwpys/?view_only=8910e0dda30b4784b8ee6e3cfa60ba34" TargetMode="External"/><Relationship Id="rId22" Type="http://schemas.openxmlformats.org/officeDocument/2006/relationships/hyperlink" Target="https://www.R-project.org/"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54</Pages>
  <Words>12255</Words>
  <Characters>69857</Characters>
  <Application>Microsoft Office Word</Application>
  <DocSecurity>0</DocSecurity>
  <Lines>582</Lines>
  <Paragraphs>163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demanding problem: Meta-analysis suggests that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81949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demanding problem: Meta-analysis suggests that demand characteristics can be consequential, unreliable, and difficult to explain</dc:title>
  <dc:creator/>
  <cp:keywords/>
  <cp:lastModifiedBy>Coles, Nicholas A.</cp:lastModifiedBy>
  <cp:revision>12</cp:revision>
  <dcterms:created xsi:type="dcterms:W3CDTF">2024-08-04T22:27:00Z</dcterms:created>
  <dcterms:modified xsi:type="dcterms:W3CDTF">2024-12-30T20:34:00Z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explain.All materials, data (raw and processed),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C:\Users\ncole\AppData\Local\R\win-library\4.4\papaja\rmd\apa6-annotated.csl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