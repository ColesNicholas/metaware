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511FC" w14:textId="77777777" w:rsidR="00B44A33" w:rsidRDefault="00000000">
      <w:pPr>
        <w:pStyle w:val="Title"/>
      </w:pPr>
      <w:r>
        <w:t>The impact and heterogeneity of demand characteristics: A meta-analysis of manipulations of explicit demand cues</w:t>
      </w:r>
    </w:p>
    <w:p w14:paraId="625FBA80" w14:textId="77777777" w:rsidR="00B44A33"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0D82A50F" w14:textId="77777777" w:rsidR="00B44A33" w:rsidRDefault="00000000">
      <w:pPr>
        <w:pStyle w:val="Author"/>
      </w:pPr>
      <w:r>
        <w:rPr>
          <w:vertAlign w:val="superscript"/>
        </w:rPr>
        <w:t>1</w:t>
      </w:r>
      <w:r>
        <w:t xml:space="preserve"> Anonymous for peer review</w:t>
      </w:r>
    </w:p>
    <w:p w14:paraId="6802DAC8" w14:textId="77777777" w:rsidR="00B44A33" w:rsidRDefault="00000000">
      <w:pPr>
        <w:pStyle w:val="Author"/>
      </w:pPr>
      <w:r>
        <w:rPr>
          <w:vertAlign w:val="superscript"/>
        </w:rPr>
        <w:t>2</w:t>
      </w:r>
      <w:r>
        <w:t xml:space="preserve"> Anonymous for peer review</w:t>
      </w:r>
    </w:p>
    <w:p w14:paraId="50901C8C" w14:textId="77777777" w:rsidR="00B44A33" w:rsidRDefault="00000000">
      <w:pPr>
        <w:pStyle w:val="BodyText"/>
      </w:pPr>
      <w:r>
        <w:t>                                                                                                                                                    </w:t>
      </w:r>
    </w:p>
    <w:p w14:paraId="43A4044C" w14:textId="77777777" w:rsidR="00B44A33" w:rsidRDefault="00000000">
      <w:pPr>
        <w:pStyle w:val="BodyText"/>
      </w:pPr>
      <w:r>
        <w:t> </w:t>
      </w:r>
    </w:p>
    <w:p w14:paraId="06459E7F" w14:textId="77777777" w:rsidR="00B44A33" w:rsidRDefault="00000000">
      <w:pPr>
        <w:pStyle w:val="authornote-title"/>
        <w:framePr w:wrap="notBeside"/>
      </w:pPr>
      <w:r>
        <w:lastRenderedPageBreak/>
        <w:t>Author note</w:t>
      </w:r>
    </w:p>
    <w:p w14:paraId="5AD303DB" w14:textId="06CCB7A8" w:rsidR="00A96D9A" w:rsidRDefault="00000000">
      <w:pPr>
        <w:pStyle w:val="authornote"/>
        <w:framePr w:wrap="notBeside"/>
        <w:rPr>
          <w:ins w:id="0" w:author="Coles, Nicholas A." w:date="2025-06-13T13:57:00Z" w16du:dateUtc="2025-06-13T17:57:00Z"/>
        </w:rPr>
      </w:pPr>
      <w:r>
        <w:t xml:space="preserve">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w:t>
      </w:r>
      <w:del w:id="1" w:author="Coles, Nicholas A." w:date="2025-06-13T13:56:00Z" w16du:dateUtc="2025-06-13T17:56:00Z">
        <w:r w:rsidDel="00A96D9A">
          <w:delText xml:space="preserve">explicit information about the </w:delText>
        </w:r>
      </w:del>
      <w:ins w:id="2" w:author="Coles, Nicholas A." w:date="2025-06-13T13:56:00Z" w16du:dateUtc="2025-06-13T17:56:00Z">
        <w:r w:rsidR="00A96D9A">
          <w:t xml:space="preserve">knowledge of a </w:t>
        </w:r>
      </w:ins>
      <w:r>
        <w:t>researcher’s hypothesis produce biases in participants’ responses that can be potentially large</w:t>
      </w:r>
      <w:ins w:id="3" w:author="Coles, Nicholas A." w:date="2025-06-13T13:57:00Z" w16du:dateUtc="2025-06-13T17:57:00Z">
        <w:r w:rsidR="00A96D9A">
          <w:t xml:space="preserve"> and heterogeneous</w:t>
        </w:r>
      </w:ins>
      <w:ins w:id="4" w:author="Coles, Nicholas A." w:date="2025-06-13T13:58:00Z" w16du:dateUtc="2025-06-13T17:58:00Z">
        <w:r w:rsidR="00A96D9A">
          <w:t>.</w:t>
        </w:r>
      </w:ins>
      <w:del w:id="5" w:author="Coles, Nicholas A." w:date="2025-06-13T13:58:00Z" w16du:dateUtc="2025-06-13T17:58:00Z">
        <w:r w:rsidDel="00A96D9A">
          <w:delText xml:space="preserve"> – but are still troublingly heterogeneous</w:delText>
        </w:r>
      </w:del>
    </w:p>
    <w:p w14:paraId="37DE1B2B" w14:textId="38326D99" w:rsidR="00B44A33" w:rsidRDefault="00000000">
      <w:pPr>
        <w:pStyle w:val="authornote"/>
        <w:framePr w:wrap="notBeside"/>
      </w:pPr>
      <w:del w:id="6" w:author="Coles, Nicholas A." w:date="2025-06-13T13:57:00Z" w16du:dateUtc="2025-06-13T17:57:00Z">
        <w:r w:rsidDel="00A96D9A">
          <w:delText xml:space="preserve"> and yet-to-be explained</w:delText>
        </w:r>
      </w:del>
      <w:del w:id="7" w:author="Coles, Nicholas A." w:date="2025-06-13T13:58:00Z" w16du:dateUtc="2025-06-13T17:58:00Z">
        <w:r w:rsidDel="00A96D9A">
          <w:delText xml:space="preserve">. </w:delText>
        </w:r>
      </w:del>
      <w:r>
        <w:t xml:space="preserve">All materials, data, code, and pre-registrations are openly available at </w:t>
      </w:r>
      <w:hyperlink r:id="rId7">
        <w:r>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w:t>
      </w:r>
    </w:p>
    <w:p w14:paraId="5EC520D4" w14:textId="77777777" w:rsidR="00B44A33"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4B89478C" w14:textId="77777777" w:rsidR="00B44A33" w:rsidRDefault="00000000">
      <w:pPr>
        <w:pStyle w:val="authornote"/>
        <w:framePr w:wrap="notBeside"/>
      </w:pPr>
      <w:r>
        <w:t>Correspondence concerning this article should be addressed to Anonymous for peer review (NAC), Anonymous for peer review. E-mail: Anonymous for peer review</w:t>
      </w:r>
    </w:p>
    <w:p w14:paraId="6C8A9A3A" w14:textId="77777777" w:rsidR="00B44A33" w:rsidRDefault="00000000">
      <w:pPr>
        <w:pStyle w:val="h1-pagebreak"/>
      </w:pPr>
      <w:r>
        <w:lastRenderedPageBreak/>
        <w:t>Abstract</w:t>
      </w:r>
    </w:p>
    <w:p w14:paraId="1C4B9124" w14:textId="02D263A6" w:rsidR="00B44A33" w:rsidRDefault="00000000">
      <w:pPr>
        <w:pStyle w:val="BodyText"/>
      </w:pPr>
      <w:r>
        <w:t>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EDC’s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w:t>
      </w:r>
      <w:del w:id="8" w:author="Coles, Nicholas A." w:date="2025-06-13T14:00:00Z" w16du:dateUtc="2025-06-13T18:00:00Z">
        <w:r w:rsidDel="00A96D9A">
          <w:delText>theories</w:delText>
        </w:r>
      </w:del>
      <w:ins w:id="9" w:author="Coles, Nicholas A." w:date="2025-06-13T14:00:00Z" w16du:dateUtc="2025-06-13T18:00:00Z">
        <w:r w:rsidR="00A96D9A">
          <w:t>theorizing</w:t>
        </w:r>
      </w:ins>
      <w:r>
        <w:t>,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1A0BE57A" w14:textId="339CB5D4" w:rsidR="00B44A33" w:rsidRDefault="00000000">
      <w:pPr>
        <w:pStyle w:val="BodyText"/>
      </w:pPr>
      <w:r>
        <w:rPr>
          <w:i/>
          <w:iCs/>
        </w:rPr>
        <w:t>Keywords:</w:t>
      </w:r>
      <w:r>
        <w:t xml:space="preserve"> demand characteristics</w:t>
      </w:r>
      <w:del w:id="10" w:author="Coles, Nicholas A." w:date="2025-06-13T14:00:00Z" w16du:dateUtc="2025-06-13T18:00:00Z">
        <w:r w:rsidDel="00A96D9A">
          <w:delText>, expectancies</w:delText>
        </w:r>
      </w:del>
      <w:r>
        <w:t xml:space="preserve">, meta-analysis, methodology, </w:t>
      </w:r>
      <w:ins w:id="11" w:author="Coles, Nicholas A." w:date="2025-06-13T14:00:00Z" w16du:dateUtc="2025-06-13T18:00:00Z">
        <w:r w:rsidR="00A96D9A">
          <w:t xml:space="preserve">causal inference, </w:t>
        </w:r>
      </w:ins>
      <w:r>
        <w:t>confound</w:t>
      </w:r>
    </w:p>
    <w:p w14:paraId="556F332A" w14:textId="77777777" w:rsidR="00B44A33" w:rsidRDefault="00000000">
      <w:pPr>
        <w:pStyle w:val="h1-pagebreak"/>
      </w:pPr>
      <w:r>
        <w:lastRenderedPageBreak/>
        <w:t>The impact and heterogeneity of demand characteristics: A meta-analysis of manipulations of explicit demand cues</w:t>
      </w:r>
    </w:p>
    <w:p w14:paraId="260AB4CA" w14:textId="77777777" w:rsidR="00B44A33"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03C67DC2" w14:textId="77777777" w:rsidR="00B44A33" w:rsidRDefault="00000000">
      <w:pPr>
        <w:pStyle w:val="BodyText"/>
      </w:pPr>
      <w:r>
        <w:t xml:space="preserve">Imagine that one day a mysterious group of people approach you and begin telling you about a method they invented for understanding humans. They tell you that their method is useful for estimating causal relationships, but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actually is, and other times smaller. And that, in general, it is unclear when, why, and to what extent this artifact impacts their conclusions.</w:t>
      </w:r>
    </w:p>
    <w:p w14:paraId="70D31CD1" w14:textId="77777777" w:rsidR="00B44A33" w:rsidRDefault="00000000">
      <w:pPr>
        <w:pStyle w:val="BodyText"/>
      </w:pPr>
      <w:r>
        <w:t xml:space="preserve">The above scenario, we argue, serves as an abstraction of a methodological puzzle in experimental psychology: the role of </w:t>
      </w:r>
      <w:r>
        <w:rPr>
          <w:i/>
          <w:iCs/>
        </w:rPr>
        <w:t>demand characteristics</w:t>
      </w:r>
      <w:r>
        <w:t>.</w:t>
      </w:r>
    </w:p>
    <w:p w14:paraId="6E05779B" w14:textId="77777777" w:rsidR="00B44A33"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w:t>
      </w:r>
      <w:r>
        <w:lastRenderedPageBreak/>
        <w:t xml:space="preserve">characteristics can bias estimates of causal relationships. For example, the effects of facial poses on self-reported emotion can be exaggerated </w:t>
      </w:r>
      <w:r>
        <w:rPr>
          <w:i/>
          <w:iCs/>
        </w:rPr>
        <w:t>or</w:t>
      </w:r>
      <w:r>
        <w:t xml:space="preserve"> underestimated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explicit manipulations of demand characteristics consistently failed to produce significant changes in participants’ responses (Mummolo &amp; Peterson, 2019).</w:t>
      </w:r>
    </w:p>
    <w:p w14:paraId="62CA74E9" w14:textId="77777777" w:rsidR="00B44A33"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0BF3F560" w14:textId="77777777" w:rsidR="00B44A33" w:rsidRDefault="00000000">
      <w:pPr>
        <w:pStyle w:val="Heading2"/>
      </w:pPr>
      <w:bookmarkStart w:id="12" w:name="Xa0d64ece604650f58e403bddeb4af76aa562f5e"/>
      <w:r>
        <w:t>How do demand characteristics alter participant responses?</w:t>
      </w:r>
    </w:p>
    <w:p w14:paraId="2919187A" w14:textId="38390CCE" w:rsidR="00B44A33" w:rsidRDefault="00000000">
      <w:pPr>
        <w:pStyle w:val="FirstParagraph"/>
      </w:pPr>
      <w:r>
        <w:t xml:space="preserve">One of the most influential frameworks for conceptualizing the effects of demand characteristics was developed by Rosnow and colleagues (Rosnow &amp; Aiken, 1973; Rosnow &amp; Rosenthal, 1997; Strohmetz, 2008). In this framework, they identified three factors that create </w:t>
      </w:r>
      <w:del w:id="13" w:author="Coles, Nicholas A." w:date="2025-06-13T14:03:00Z" w16du:dateUtc="2025-06-13T18:03:00Z">
        <w:r w:rsidDel="00A96D9A">
          <w:delText xml:space="preserve">variability </w:delText>
        </w:r>
      </w:del>
      <w:ins w:id="14" w:author="Coles, Nicholas A." w:date="2025-06-13T14:03:00Z" w16du:dateUtc="2025-06-13T18:03:00Z">
        <w:r w:rsidR="00A96D9A">
          <w:t>heterogeneity</w:t>
        </w:r>
        <w:r w:rsidR="00A96D9A">
          <w:t xml:space="preserve"> </w:t>
        </w:r>
      </w:ins>
      <w:r>
        <w:t>in the effects of demand characteristics: (1) receptivity to cues, (2) motivation to provide hypothesis-consistent responses, and (3) opportunity to alter responses.</w:t>
      </w:r>
    </w:p>
    <w:p w14:paraId="42CCC76D" w14:textId="77777777" w:rsidR="00B44A33" w:rsidRDefault="00000000">
      <w:pPr>
        <w:pStyle w:val="BodyText"/>
      </w:pPr>
      <w:r>
        <w:lastRenderedPageBreak/>
        <w:t>To start, Rosnow and colleagues reasoned that participants must be receptive to demand characteristics for there to be subsequent shifts in participants’ responses. As an extreme 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450B88E6" w14:textId="6EAB00AE" w:rsidR="00B44A33"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 Aronson, &amp; Van Hoose, 1970; </w:t>
      </w:r>
      <w:commentRangeStart w:id="15"/>
      <w:r>
        <w:rPr>
          <w:b/>
          <w:bCs/>
        </w:rPr>
        <w:t>rosenberg1969conditions?</w:t>
      </w:r>
      <w:r>
        <w:t xml:space="preserve">), </w:t>
      </w:r>
      <w:commentRangeEnd w:id="15"/>
      <w:r w:rsidR="00A96D9A">
        <w:rPr>
          <w:rStyle w:val="CommentReference"/>
        </w:rPr>
        <w:commentReference w:id="15"/>
      </w:r>
      <w:r>
        <w:t xml:space="preserve">(c) interfere with the purpose of the study (Cook et al., 1970; Masling, 1966), or (d) follow directions as closely as possible (Fillenbaun &amp; Frey, 1970). Rosnow and colleagues advanced this line of thinking by </w:t>
      </w:r>
      <w:del w:id="16" w:author="Coles, Nicholas A." w:date="2025-06-13T14:05:00Z" w16du:dateUtc="2025-06-13T18:05:00Z">
        <w:r w:rsidDel="00A96D9A">
          <w:delText xml:space="preserve">formally </w:delText>
        </w:r>
      </w:del>
      <w:r>
        <w:t xml:space="preserve">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w:t>
      </w:r>
      <w:r>
        <w:lastRenderedPageBreak/>
        <w:t xml:space="preserve">hypothesis-consistent responses), or (c) </w:t>
      </w:r>
      <w:r>
        <w:rPr>
          <w:i/>
          <w:iCs/>
        </w:rPr>
        <w:t>counter-acquiesce</w:t>
      </w:r>
      <w:r>
        <w:t xml:space="preserve"> (i.e., provide hypothesis-inconsistent responses).</w:t>
      </w:r>
    </w:p>
    <w:p w14:paraId="668FB366" w14:textId="77777777" w:rsidR="00B44A33"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p>
    <w:p w14:paraId="01ED3617" w14:textId="03D1214E" w:rsidR="00D23F5D" w:rsidRDefault="00000000" w:rsidP="00D23F5D">
      <w:pPr>
        <w:pStyle w:val="BodyText"/>
        <w:rPr>
          <w:ins w:id="17" w:author="Coles, Nicholas A." w:date="2025-06-13T14:09:00Z" w16du:dateUtc="2025-06-13T18:09:00Z"/>
        </w:rPr>
      </w:pPr>
      <w:r>
        <w:t>Other researchers have since expanded upon and/or challenged parts of Rosnow and colleagues’ framework. For example, by elaborating upon underlying mechanisms like imagination, Corneille and Lush (2023) more explicitly highlight</w:t>
      </w:r>
      <w:ins w:id="18" w:author="Coles, Nicholas A." w:date="2025-06-13T14:06:00Z" w16du:dateUtc="2025-06-13T18:06:00Z">
        <w:r w:rsidR="00D23F5D">
          <w:t>ed</w:t>
        </w:r>
      </w:ins>
      <w:r>
        <w:t xml:space="preserve">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w:t>
      </w:r>
      <w:ins w:id="19" w:author="Coles, Nicholas A." w:date="2025-06-13T14:08:00Z" w16du:dateUtc="2025-06-13T18:08:00Z">
        <w:r w:rsidR="00D23F5D">
          <w:t xml:space="preserve">motivation-irrelevant manners </w:t>
        </w:r>
      </w:ins>
      <w:del w:id="20" w:author="Coles, Nicholas A." w:date="2025-06-13T14:08:00Z" w16du:dateUtc="2025-06-13T18:08:00Z">
        <w:r w:rsidDel="00D23F5D">
          <w:delText xml:space="preserve">cases where they are </w:delText>
        </w:r>
        <w:r w:rsidDel="00D23F5D">
          <w:rPr>
            <w:i/>
            <w:iCs/>
          </w:rPr>
          <w:delText>not</w:delText>
        </w:r>
        <w:r w:rsidDel="00D23F5D">
          <w:delText xml:space="preserve"> motivated to adjust responses </w:delText>
        </w:r>
      </w:del>
      <w:r>
        <w:t xml:space="preserve">– e.g., via conditioned responses or other mechanisms discussed in conceptually-related work on placebo effects (Stewart-Williams &amp; Podd, 2004). Regardless of proposed mechanisms, these frameworks </w:t>
      </w:r>
      <w:del w:id="21" w:author="Coles, Nicholas A." w:date="2025-06-13T14:09:00Z" w16du:dateUtc="2025-06-13T18:09:00Z">
        <w:r w:rsidDel="00D23F5D">
          <w:delText xml:space="preserve">map onto </w:delText>
        </w:r>
      </w:del>
      <w:ins w:id="22" w:author="Coles, Nicholas A." w:date="2025-06-13T14:09:00Z" w16du:dateUtc="2025-06-13T18:09:00Z">
        <w:r w:rsidR="00D23F5D">
          <w:t xml:space="preserve">converge on </w:t>
        </w:r>
      </w:ins>
      <w:r>
        <w:t xml:space="preserve">a prediction: </w:t>
      </w:r>
      <w:ins w:id="23" w:author="Coles, Nicholas A." w:date="2025-06-13T14:10:00Z" w16du:dateUtc="2025-06-13T18:10:00Z">
        <w:r w:rsidR="00D23F5D">
          <w:t>the effects of demand characteristics will be heterogeneous</w:t>
        </w:r>
      </w:ins>
      <w:ins w:id="24" w:author="Coles, Nicholas A." w:date="2025-06-13T14:16:00Z" w16du:dateUtc="2025-06-13T18:16:00Z">
        <w:r w:rsidR="0059535C">
          <w:t>.</w:t>
        </w:r>
      </w:ins>
    </w:p>
    <w:p w14:paraId="31E233B6" w14:textId="2D4A4CEF" w:rsidR="00B44A33" w:rsidDel="00D23F5D" w:rsidRDefault="00000000">
      <w:pPr>
        <w:pStyle w:val="BodyText"/>
        <w:rPr>
          <w:del w:id="25" w:author="Coles, Nicholas A." w:date="2025-06-13T14:10:00Z" w16du:dateUtc="2025-06-13T18:10:00Z"/>
        </w:rPr>
      </w:pPr>
      <w:del w:id="26" w:author="Coles, Nicholas A." w:date="2025-06-13T14:10:00Z" w16du:dateUtc="2025-06-13T18:10:00Z">
        <w:r w:rsidDel="00D23F5D">
          <w:lastRenderedPageBreak/>
          <w:delText>the effects of demand characteristics should vary across different experimental contexts.</w:delText>
        </w:r>
      </w:del>
    </w:p>
    <w:p w14:paraId="4DE696EC" w14:textId="77777777" w:rsidR="00B44A33" w:rsidRDefault="00000000">
      <w:pPr>
        <w:pStyle w:val="Heading2"/>
      </w:pPr>
      <w:bookmarkStart w:id="27" w:name="experiments-on-demand-characteristics"/>
      <w:bookmarkEnd w:id="12"/>
      <w:r>
        <w:t>Experiments on demand characteristics</w:t>
      </w:r>
    </w:p>
    <w:p w14:paraId="2238B25B" w14:textId="6B568327" w:rsidR="00B44A33" w:rsidRDefault="00000000">
      <w:pPr>
        <w:pStyle w:val="FirstParagraph"/>
      </w:pPr>
      <w:r>
        <w:t>Rosnow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w:t>
      </w:r>
      <w:del w:id="28" w:author="Coles, Nicholas A." w:date="2025-06-13T14:11:00Z" w16du:dateUtc="2025-06-13T18:11:00Z">
        <w:r w:rsidDel="00D23F5D">
          <w:delText xml:space="preserve"> and cognitive impairments</w:delText>
        </w:r>
      </w:del>
      <w:r>
        <w:t xml:space="preserve">) when told that “…Such experiences are not unusual under the conditions to which you are to be subjected”. Similarly, Perry, Roots, and Perry (1978) found that participants were more likely to exhibit film-induced aggressive behavior when told that the researcher anticipated </w:t>
      </w:r>
      <w:del w:id="29" w:author="Coles, Nicholas A." w:date="2025-06-13T14:11:00Z" w16du:dateUtc="2025-06-13T18:11:00Z">
        <w:r w:rsidDel="00D23F5D">
          <w:delText xml:space="preserve">increases </w:delText>
        </w:r>
      </w:del>
      <w:ins w:id="30" w:author="Coles, Nicholas A." w:date="2025-06-13T14:11:00Z" w16du:dateUtc="2025-06-13T18:11:00Z">
        <w:r w:rsidR="00D23F5D">
          <w:t>such a response</w:t>
        </w:r>
      </w:ins>
      <w:del w:id="31" w:author="Coles, Nicholas A." w:date="2025-06-13T14:11:00Z" w16du:dateUtc="2025-06-13T18:11:00Z">
        <w:r w:rsidDel="00D23F5D">
          <w:delText>in aggression</w:delText>
        </w:r>
      </w:del>
      <w:r>
        <w:t>.</w:t>
      </w:r>
    </w:p>
    <w:p w14:paraId="3D15834D" w14:textId="4DA7B3F7" w:rsidR="00D23F5D" w:rsidRDefault="00000000">
      <w:pPr>
        <w:pStyle w:val="BodyText"/>
        <w:rPr>
          <w:ins w:id="32" w:author="Coles, Nicholas A." w:date="2025-06-13T14:12:00Z" w16du:dateUtc="2025-06-13T18:12:00Z"/>
        </w:rPr>
      </w:pPr>
      <w:r>
        <w:t xml:space="preserve">Experiments like these manipulate what we will call </w:t>
      </w:r>
      <w:r>
        <w:rPr>
          <w:i/>
          <w:iCs/>
        </w:rPr>
        <w:t>explicit demand characteristics</w:t>
      </w:r>
      <w:r>
        <w:t xml:space="preserve"> (EDCs). </w:t>
      </w:r>
      <w:del w:id="33" w:author="Coles, Nicholas A." w:date="2025-06-13T14:12:00Z" w16du:dateUtc="2025-06-13T18:12:00Z">
        <w:r w:rsidDel="00D23F5D">
          <w:delText xml:space="preserve">One benefit of manipulating EDCs is methodological convenience. </w:delText>
        </w:r>
      </w:del>
      <w:r>
        <w:t xml:space="preserve">Orne (1962) defined demand characteristics broadly – as </w:t>
      </w:r>
      <w:r>
        <w:rPr>
          <w:i/>
          <w:iCs/>
        </w:rPr>
        <w:t>any</w:t>
      </w:r>
      <w:r>
        <w:t xml:space="preserve"> cue that impacts participants’ beliefs about the purpose of </w:t>
      </w:r>
      <w:del w:id="34" w:author="Coles, Nicholas A." w:date="2025-06-13T14:12:00Z" w16du:dateUtc="2025-06-13T18:12:00Z">
        <w:r w:rsidDel="00D23F5D">
          <w:delText xml:space="preserve">the </w:delText>
        </w:r>
      </w:del>
      <w:ins w:id="35" w:author="Coles, Nicholas A." w:date="2025-06-13T14:12:00Z" w16du:dateUtc="2025-06-13T18:12:00Z">
        <w:r w:rsidR="00D23F5D">
          <w:t>a</w:t>
        </w:r>
        <w:r w:rsidR="00D23F5D">
          <w:t xml:space="preserve"> </w:t>
        </w:r>
      </w:ins>
      <w:r>
        <w:t xml:space="preserve">study. This not only includes explicit information from the experimenter (i.e., EDCs), but also more subtle information, like rumors, television shows, and courses. These more subtle sources are, of course, important to study – but more difficult to precisely manipulate. </w:t>
      </w:r>
      <w:ins w:id="36" w:author="Coles, Nicholas A." w:date="2025-06-13T14:12:00Z" w16du:dateUtc="2025-06-13T18:12:00Z">
        <w:r w:rsidR="00D23F5D">
          <w:t xml:space="preserve">Thus, </w:t>
        </w:r>
      </w:ins>
      <w:ins w:id="37" w:author="Coles, Nicholas A." w:date="2025-06-13T14:13:00Z" w16du:dateUtc="2025-06-13T18:13:00Z">
        <w:r w:rsidR="00D23F5D">
          <w:t xml:space="preserve">a great deal of research on demand characteristics focuses on the methodological </w:t>
        </w:r>
        <w:r w:rsidR="00D23F5D">
          <w:t>convenience</w:t>
        </w:r>
        <w:r w:rsidR="00D23F5D">
          <w:t xml:space="preserve"> of EDCs.</w:t>
        </w:r>
      </w:ins>
    </w:p>
    <w:p w14:paraId="741EFFA2" w14:textId="66532E9C" w:rsidR="00B44A33" w:rsidDel="00D23F5D" w:rsidRDefault="00000000">
      <w:pPr>
        <w:pStyle w:val="BodyText"/>
        <w:rPr>
          <w:del w:id="38" w:author="Coles, Nicholas A." w:date="2025-06-13T14:13:00Z" w16du:dateUtc="2025-06-13T18:13:00Z"/>
        </w:rPr>
      </w:pPr>
      <w:del w:id="39" w:author="Coles, Nicholas A." w:date="2025-06-13T14:13:00Z" w16du:dateUtc="2025-06-13T18:13:00Z">
        <w:r w:rsidDel="00D23F5D">
          <w:delText>Thus, we suspect that the choice to study EDC’s is more so based on methodologically convenience.</w:delText>
        </w:r>
      </w:del>
    </w:p>
    <w:p w14:paraId="6441DAFE" w14:textId="41848DE0" w:rsidR="00B44A33"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w:t>
      </w:r>
      <w:del w:id="40" w:author="Coles, Nicholas A." w:date="2025-06-13T14:14:00Z" w16du:dateUtc="2025-06-13T18:14:00Z">
        <w:r w:rsidDel="00D23F5D">
          <w:delText xml:space="preserve">For example, </w:delText>
        </w:r>
      </w:del>
      <w:r>
        <w:t>Orne warned that EDCs may cause participants to “lean over backwards to be honest” (i.e., non-acquiesce; 1962, p. 779) or engage in “paradoxical action”</w:t>
      </w:r>
      <w:ins w:id="41" w:author="Coles, Nicholas A." w:date="2025-06-13T14:14:00Z" w16du:dateUtc="2025-06-13T18:14:00Z">
        <w:r w:rsidR="00D23F5D">
          <w:t xml:space="preserve"> </w:t>
        </w:r>
      </w:ins>
      <w:r>
        <w:t>(</w:t>
      </w:r>
      <w:ins w:id="42" w:author="Coles, Nicholas A." w:date="2025-06-13T14:14:00Z" w16du:dateUtc="2025-06-13T18:14:00Z">
        <w:r w:rsidR="00D23F5D">
          <w:t xml:space="preserve">i.e., possibly counter-acquiesce; </w:t>
        </w:r>
      </w:ins>
      <w:r>
        <w:t xml:space="preserve">2009, p. 116). However, Orne also </w:t>
      </w:r>
      <w:del w:id="43" w:author="Coles, Nicholas A." w:date="2025-06-13T14:15:00Z" w16du:dateUtc="2025-06-13T18:15:00Z">
        <w:r w:rsidDel="00D23F5D">
          <w:delText xml:space="preserve">manipulated </w:delText>
        </w:r>
      </w:del>
      <w:ins w:id="44" w:author="Coles, Nicholas A." w:date="2025-06-13T14:15:00Z" w16du:dateUtc="2025-06-13T18:15:00Z">
        <w:r w:rsidR="00D23F5D">
          <w:t>used the method</w:t>
        </w:r>
      </w:ins>
      <w:del w:id="45" w:author="Coles, Nicholas A." w:date="2025-06-13T14:15:00Z" w16du:dateUtc="2025-06-13T18:15:00Z">
        <w:r w:rsidDel="00D23F5D">
          <w:delText>EDCs</w:delText>
        </w:r>
      </w:del>
      <w:r>
        <w:t xml:space="preserve"> in his own work – often finding that participants’ responses are indeed influenced by EDCs (e.g., Orne and Scheibe, 1964). Over the next few decades, dozen </w:t>
      </w:r>
      <w:r>
        <w:lastRenderedPageBreak/>
        <w:t>more studies would follow, providing an opportunity to evaluate the magnitude, consistency, and potential moderators of such effects via meta-analysis.</w:t>
      </w:r>
    </w:p>
    <w:p w14:paraId="4D7B26C0" w14:textId="77777777" w:rsidR="00B44A33" w:rsidRDefault="00000000">
      <w:pPr>
        <w:pStyle w:val="Heading1"/>
      </w:pPr>
      <w:bookmarkStart w:id="46" w:name="methodology"/>
      <w:bookmarkEnd w:id="27"/>
      <w:r>
        <w:t>Methodology</w:t>
      </w:r>
    </w:p>
    <w:p w14:paraId="088A83D9" w14:textId="61F5472B" w:rsidR="00B44A33" w:rsidRDefault="00000000">
      <w:pPr>
        <w:pStyle w:val="FirstParagraph"/>
      </w:pPr>
      <w:r>
        <w:t xml:space="preserve">We defined the scope of the meta-analysis using the Population, Intervention, Comparison, Outcome framework </w:t>
      </w:r>
      <w:ins w:id="47" w:author="Coles, Nicholas A." w:date="2025-06-13T14:17:00Z" w16du:dateUtc="2025-06-13T18:17:00Z">
        <w:r w:rsidR="005F3019">
          <w:t>(</w:t>
        </w:r>
      </w:ins>
      <w:del w:id="48" w:author="Coles, Nicholas A." w:date="2025-06-13T14:17:00Z" w16du:dateUtc="2025-06-13T18:17:00Z">
        <w:r w:rsidDel="005F3019">
          <w:delText>[</w:delText>
        </w:r>
      </w:del>
      <w:r>
        <w:t xml:space="preserve">a structured approach to framing research questions; Schardt, Adams, Owens, Keitz, </w:t>
      </w:r>
      <w:del w:id="49" w:author="Coles, Nicholas A." w:date="2025-06-13T14:17:00Z" w16du:dateUtc="2025-06-13T18:17:00Z">
        <w:r w:rsidDel="005F3019">
          <w:delText xml:space="preserve">and </w:delText>
        </w:r>
      </w:del>
      <w:ins w:id="50" w:author="Coles, Nicholas A." w:date="2025-06-13T14:17:00Z" w16du:dateUtc="2025-06-13T18:17:00Z">
        <w:r w:rsidR="005F3019">
          <w:t>&amp;</w:t>
        </w:r>
        <w:r w:rsidR="005F3019">
          <w:t xml:space="preserve"> </w:t>
        </w:r>
      </w:ins>
      <w:proofErr w:type="spellStart"/>
      <w:r>
        <w:t>Fontelo</w:t>
      </w:r>
      <w:proofErr w:type="spellEnd"/>
      <w:ins w:id="51" w:author="Coles, Nicholas A." w:date="2025-06-13T14:17:00Z" w16du:dateUtc="2025-06-13T18:17:00Z">
        <w:r w:rsidR="005F3019">
          <w:t xml:space="preserve">, </w:t>
        </w:r>
      </w:ins>
      <w:del w:id="52" w:author="Coles, Nicholas A." w:date="2025-06-13T14:17:00Z" w16du:dateUtc="2025-06-13T18:17:00Z">
        <w:r w:rsidDel="005F3019">
          <w:delText xml:space="preserve"> (</w:delText>
        </w:r>
      </w:del>
      <w:r>
        <w:t>2007)</w:t>
      </w:r>
      <w:del w:id="53" w:author="Coles, Nicholas A." w:date="2025-06-13T14:17:00Z" w16du:dateUtc="2025-06-13T18:17:00Z">
        <w:r w:rsidDel="005F3019">
          <w:delText>]</w:delText>
        </w:r>
      </w:del>
      <w:r>
        <w:t>.</w:t>
      </w:r>
    </w:p>
    <w:p w14:paraId="44F0C51E" w14:textId="455D9683" w:rsidR="00B44A33" w:rsidRDefault="00000000">
      <w:pPr>
        <w:pStyle w:val="BodyText"/>
      </w:pPr>
      <w:r>
        <w:t>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 The intervention-of-interest was explicit demand characteristics (EDCs)</w:t>
      </w:r>
      <w:ins w:id="54" w:author="Coles, Nicholas A." w:date="2025-06-13T14:17:00Z" w16du:dateUtc="2025-06-13T18:17:00Z">
        <w:r w:rsidR="005F3019">
          <w:t xml:space="preserve"> --</w:t>
        </w:r>
      </w:ins>
      <w:del w:id="55" w:author="Coles, Nicholas A." w:date="2025-06-13T14:17:00Z" w16du:dateUtc="2025-06-13T18:17:00Z">
        <w:r w:rsidDel="005F3019">
          <w:delText>-</w:delText>
        </w:r>
      </w:del>
      <w:r>
        <w:t xml:space="preserve"> operationalized as scenarios where a researcher tells participants about the effect of an independent variable on a dependent variable. Our comparison-of-interest were conditions where either no hypothesis or a different hypothesis was communicated to participants. </w:t>
      </w:r>
      <w:ins w:id="56" w:author="Coles, Nicholas A." w:date="2025-06-13T14:17:00Z" w16du:dateUtc="2025-06-13T18:17:00Z">
        <w:r w:rsidR="005F3019">
          <w:t>Last, t</w:t>
        </w:r>
      </w:ins>
      <w:del w:id="57" w:author="Coles, Nicholas A." w:date="2025-06-13T14:17:00Z" w16du:dateUtc="2025-06-13T18:17:00Z">
        <w:r w:rsidDel="005F3019">
          <w:delText>T</w:delText>
        </w:r>
      </w:del>
      <w:r>
        <w:t>he outcome-of-interest was the dependent variable described in the communicated hypothesis. For example, in a study that manipulated whether the intervention is described as “mood-boosting”, the outcome-of-interest would be any measure of mood.</w:t>
      </w:r>
    </w:p>
    <w:p w14:paraId="63C6ECF5" w14:textId="77777777" w:rsidR="00B44A33" w:rsidRDefault="00000000">
      <w:pPr>
        <w:pStyle w:val="Heading3"/>
        <w:framePr w:wrap="around"/>
      </w:pPr>
      <w:bookmarkStart w:id="58" w:name="literature-search"/>
      <w:r>
        <w:t>Literature search.</w:t>
      </w:r>
    </w:p>
    <w:p w14:paraId="617D63C5" w14:textId="77777777" w:rsidR="00B44A33" w:rsidRDefault="00000000">
      <w:pPr>
        <w:pStyle w:val="FirstParagraph"/>
      </w:pPr>
      <w:r>
        <w:t>Figure 1 provides a PRISMA-style flowchart summarizing our literature search and screening process (Page et al., 2021).</w:t>
      </w:r>
    </w:p>
    <w:p w14:paraId="22696492" w14:textId="77777777" w:rsidR="00B44A33"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w:t>
      </w:r>
      <w:r w:rsidRPr="005F3019">
        <w:rPr>
          <w:i/>
          <w:iCs/>
          <w:rPrChange w:id="59" w:author="Coles, Nicholas A." w:date="2025-06-13T14:18:00Z" w16du:dateUtc="2025-06-13T18:18:00Z">
            <w:rPr/>
          </w:rPrChange>
        </w:rPr>
        <w:t>n</w:t>
      </w:r>
      <w:r>
        <w:t xml:space="preserve"> = 850 records identified). On April 17, 2024, we repeated the search </w:t>
      </w:r>
      <w:r>
        <w:lastRenderedPageBreak/>
        <w:t>to identify records published after the initial search (</w:t>
      </w:r>
      <w:r w:rsidRPr="005F3019">
        <w:rPr>
          <w:i/>
          <w:iCs/>
          <w:rPrChange w:id="60" w:author="Coles, Nicholas A." w:date="2025-06-13T14:18:00Z" w16du:dateUtc="2025-06-13T18:18:00Z">
            <w:rPr/>
          </w:rPrChange>
        </w:rPr>
        <w:t>n</w:t>
      </w:r>
      <w:r>
        <w:t xml:space="preserve">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w:t>
      </w:r>
      <w:r w:rsidRPr="005F3019">
        <w:rPr>
          <w:i/>
          <w:iCs/>
          <w:rPrChange w:id="61" w:author="Coles, Nicholas A." w:date="2025-06-13T14:18:00Z" w16du:dateUtc="2025-06-13T18:18:00Z">
            <w:rPr/>
          </w:rPrChange>
        </w:rPr>
        <w:t>n</w:t>
      </w:r>
      <w:r>
        <w:t xml:space="preserve"> = 572 records identified). We also released a call for unpublished studies on the Society for Personality and Social Psychology Open Forum, Twitter, the Facebook Psychological Methods Discussion group, and the Facebook PsychMAP group (</w:t>
      </w:r>
      <w:r w:rsidRPr="005F3019">
        <w:rPr>
          <w:i/>
          <w:iCs/>
          <w:rPrChange w:id="62" w:author="Coles, Nicholas A." w:date="2025-06-13T14:18:00Z" w16du:dateUtc="2025-06-13T18:18:00Z">
            <w:rPr/>
          </w:rPrChange>
        </w:rPr>
        <w:t>n</w:t>
      </w:r>
      <w:r>
        <w:t xml:space="preserve"> = 6 records identified).</w:t>
      </w:r>
    </w:p>
    <w:p w14:paraId="4043ED03" w14:textId="77777777" w:rsidR="00B44A33" w:rsidRDefault="00000000">
      <w:pPr>
        <w:pStyle w:val="BodyText"/>
      </w:pPr>
      <w:r>
        <w:t>Our search did not have language or date restrictions, and ultimately yielded 1457 records (168 of which were unpublished).</w:t>
      </w:r>
    </w:p>
    <w:p w14:paraId="08E859DE" w14:textId="77777777" w:rsidR="00B44A33" w:rsidRDefault="00000000">
      <w:pPr>
        <w:pStyle w:val="CaptionedFigure"/>
        <w:framePr w:wrap="notBeside"/>
      </w:pPr>
      <w:r>
        <w:rPr>
          <w:noProof/>
        </w:rPr>
        <w:lastRenderedPageBreak/>
        <w:drawing>
          <wp:inline distT="0" distB="0" distL="0" distR="0" wp14:anchorId="30E2F47A" wp14:editId="0DC9C590">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12"/>
                    <a:stretch>
                      <a:fillRect/>
                    </a:stretch>
                  </pic:blipFill>
                  <pic:spPr bwMode="auto">
                    <a:xfrm>
                      <a:off x="0" y="0"/>
                      <a:ext cx="5969000" cy="4660327"/>
                    </a:xfrm>
                    <a:prstGeom prst="rect">
                      <a:avLst/>
                    </a:prstGeom>
                    <a:noFill/>
                    <a:ln w="9525">
                      <a:noFill/>
                      <a:headEnd/>
                      <a:tailEnd/>
                    </a:ln>
                  </pic:spPr>
                </pic:pic>
              </a:graphicData>
            </a:graphic>
          </wp:inline>
        </w:drawing>
      </w:r>
    </w:p>
    <w:p w14:paraId="54CC61F4" w14:textId="77777777" w:rsidR="00B44A33" w:rsidRDefault="00000000">
      <w:pPr>
        <w:pStyle w:val="ImageCaption"/>
      </w:pPr>
      <w:bookmarkStart w:id="63" w:name="fig:prisma"/>
      <w:bookmarkEnd w:id="63"/>
      <w:r>
        <w:rPr>
          <w:i/>
          <w:iCs/>
        </w:rPr>
        <w:t>Figure</w:t>
      </w:r>
      <w:r>
        <w:t xml:space="preserve"> 1. PRISMA-style flowchart illustrating the identification, screening, and selection of studies.</w:t>
      </w:r>
    </w:p>
    <w:p w14:paraId="3FD6B258" w14:textId="77777777" w:rsidR="00B44A33" w:rsidRDefault="00000000">
      <w:pPr>
        <w:pStyle w:val="Heading3"/>
        <w:framePr w:wrap="around"/>
      </w:pPr>
      <w:bookmarkStart w:id="64" w:name="screening"/>
      <w:bookmarkEnd w:id="58"/>
      <w:r>
        <w:t>Screening.</w:t>
      </w:r>
    </w:p>
    <w:p w14:paraId="2A84B89B" w14:textId="77777777" w:rsidR="00B44A33" w:rsidRDefault="00000000">
      <w:pPr>
        <w:pStyle w:val="FirstParagraph"/>
      </w:pPr>
      <w:r>
        <w:t>Records must have met the following criteria to be eligible for inclusion:</w:t>
      </w:r>
    </w:p>
    <w:p w14:paraId="40AAD598" w14:textId="77777777" w:rsidR="00B44A33"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t>
      </w:r>
      <w:r>
        <w:lastRenderedPageBreak/>
        <w:t>was described explicitly, but there were some included studies where it was strongly implied.</w:t>
      </w:r>
    </w:p>
    <w:p w14:paraId="74D10667" w14:textId="77777777" w:rsidR="00B44A33"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11EF83A0" w14:textId="77777777" w:rsidR="00B44A33" w:rsidRDefault="00000000">
      <w:pPr>
        <w:numPr>
          <w:ilvl w:val="0"/>
          <w:numId w:val="24"/>
        </w:numPr>
      </w:pPr>
      <w:r>
        <w:t>A non-clinical population was studied.</w:t>
      </w:r>
    </w:p>
    <w:p w14:paraId="2C993B50" w14:textId="77777777" w:rsidR="00B44A33" w:rsidRDefault="00000000">
      <w:pPr>
        <w:numPr>
          <w:ilvl w:val="0"/>
          <w:numId w:val="24"/>
        </w:numPr>
      </w:pPr>
      <w:r>
        <w:t>Information necessary for computing at least one effect size was included.</w:t>
      </w:r>
    </w:p>
    <w:p w14:paraId="0D8529A8" w14:textId="77777777" w:rsidR="00B44A33" w:rsidRDefault="00000000">
      <w:pPr>
        <w:pStyle w:val="FirstParagraph"/>
      </w:pPr>
      <w:r>
        <w:t>Figure 1 more thoroughly summarizes exclusion criteria. In instances where multiple exclusion criteria applied, coders were asked to choose only one option.</w:t>
      </w:r>
    </w:p>
    <w:p w14:paraId="489BD158" w14:textId="77777777" w:rsidR="00B44A33" w:rsidRDefault="00000000">
      <w:pPr>
        <w:pStyle w:val="BodyText"/>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1CBB0978" w14:textId="77777777" w:rsidR="00B44A33" w:rsidRDefault="00000000">
      <w:pPr>
        <w:pStyle w:val="Heading3"/>
        <w:framePr w:wrap="around"/>
      </w:pPr>
      <w:bookmarkStart w:id="65" w:name="effect-size-index"/>
      <w:bookmarkEnd w:id="64"/>
      <w:r>
        <w:lastRenderedPageBreak/>
        <w:t>Effect size index.</w:t>
      </w:r>
    </w:p>
    <w:p w14:paraId="4E66F4AB" w14:textId="77777777" w:rsidR="00B44A33"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C5272D" w14:textId="77777777" w:rsidR="00B44A33"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4C7CC822" w14:textId="77777777" w:rsidR="00B44A33"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6A169192" w14:textId="77777777" w:rsidR="00B44A33" w:rsidRDefault="00000000">
      <w:pPr>
        <w:pStyle w:val="BodyText"/>
      </w:pPr>
      <w:r>
        <w:t xml:space="preserve">Effect sizes were calculated so that positive values indicated an effect consistent with the communicated hypothesis. For example, if participants were told that an intervention would be mood boosting, an increase in mood would be coded as a positive effect. If, however, participants were told that the intervention would be mood </w:t>
      </w:r>
      <w:r>
        <w:rPr>
          <w:i/>
          <w:iCs/>
        </w:rPr>
        <w:t>dampening</w:t>
      </w:r>
      <w:r>
        <w:t>, that same increase in mood would be coded as a negative effect.</w:t>
      </w:r>
    </w:p>
    <w:p w14:paraId="7EDB8A57" w14:textId="77777777" w:rsidR="00B44A33"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w:t>
      </w:r>
      <w:r>
        <w:lastRenderedPageBreak/>
        <w:t xml:space="preserve">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statistical significance and direction of the effect was described, we assumed </w:t>
      </w:r>
      <w:r>
        <w:rPr>
          <w:i/>
          <w:iCs/>
        </w:rPr>
        <w:t>p</w:t>
      </w:r>
      <w:r>
        <w:t xml:space="preserve">-values of .04 and .50 for statistically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475738EC" w14:textId="77777777" w:rsidR="00B44A33" w:rsidRDefault="00000000">
      <w:pPr>
        <w:pStyle w:val="BodyText"/>
      </w:pPr>
      <w:r>
        <w:t>Nearly all studies (74%)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782F7F3C" w14:textId="77777777" w:rsidR="00B44A33" w:rsidRDefault="00000000">
      <w:pPr>
        <w:pStyle w:val="Heading3"/>
        <w:framePr w:wrap="around"/>
      </w:pPr>
      <w:bookmarkStart w:id="66" w:name="potential-study-feature-moderators"/>
      <w:bookmarkEnd w:id="65"/>
      <w:r>
        <w:t>Potential study feature moderators.</w:t>
      </w:r>
    </w:p>
    <w:p w14:paraId="51312844" w14:textId="77777777" w:rsidR="00B44A33"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65E2A220" w14:textId="2C6CB1E0" w:rsidR="00B44A33" w:rsidRDefault="00000000">
      <w:pPr>
        <w:numPr>
          <w:ilvl w:val="0"/>
          <w:numId w:val="25"/>
        </w:numPr>
      </w:pPr>
      <w:r>
        <w:rPr>
          <w:i/>
          <w:iCs/>
        </w:rPr>
        <w:lastRenderedPageBreak/>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w:t>
      </w:r>
      <w:ins w:id="67" w:author="Coles, Nicholas A." w:date="2025-06-13T14:22:00Z" w16du:dateUtc="2025-06-13T18:22:00Z">
        <w:r w:rsidR="005F3019">
          <w:t>,</w:t>
        </w:r>
      </w:ins>
      <w:r>
        <w:t xml:space="preserve"> these conditions were compared to a </w:t>
      </w:r>
      <w:r>
        <w:rPr>
          <w:i/>
          <w:iCs/>
        </w:rPr>
        <w:t>control</w:t>
      </w:r>
      <w:r>
        <w:t xml:space="preserve"> condition, wherein participants were not told about an effect of an independent variable on a dependent variable. </w:t>
      </w:r>
      <w:del w:id="68" w:author="Coles, Nicholas A." w:date="2025-06-13T14:22:00Z" w16du:dateUtc="2025-06-13T18:22:00Z">
        <w:r w:rsidDel="005F3019">
          <w:delText>Sometimes</w:delText>
        </w:r>
      </w:del>
      <w:ins w:id="69" w:author="Coles, Nicholas A." w:date="2025-06-13T14:22:00Z" w16du:dateUtc="2025-06-13T18:22:00Z">
        <w:r w:rsidR="005F3019">
          <w:t>Less often</w:t>
        </w:r>
      </w:ins>
      <w:r>
        <w:t xml:space="preserve">, </w:t>
      </w:r>
      <w:del w:id="70" w:author="Coles, Nicholas A." w:date="2025-06-13T14:22:00Z" w16du:dateUtc="2025-06-13T18:22:00Z">
        <w:r w:rsidDel="005F3019">
          <w:delText xml:space="preserve">though, </w:delText>
        </w:r>
      </w:del>
      <w:r>
        <w:t>one demand condition was compared to another.</w:t>
      </w:r>
    </w:p>
    <w:p w14:paraId="42729545" w14:textId="77777777" w:rsidR="00B44A33"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40D54445" w14:textId="77777777" w:rsidR="00B44A33"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50A8DA7D" w14:textId="0A09E164" w:rsidR="00B44A33" w:rsidRDefault="00000000">
      <w:pPr>
        <w:numPr>
          <w:ilvl w:val="0"/>
          <w:numId w:val="25"/>
        </w:numPr>
      </w:pPr>
      <w:r>
        <w:rPr>
          <w:i/>
          <w:iCs/>
        </w:rPr>
        <w:lastRenderedPageBreak/>
        <w:t>Design of demand characteristics manipulation.</w:t>
      </w:r>
      <w:r>
        <w:t xml:space="preserve"> Whether EDCs were manipul</w:t>
      </w:r>
      <w:ins w:id="71" w:author="Coles, Nicholas A." w:date="2025-06-13T14:24:00Z" w16du:dateUtc="2025-06-13T18:24:00Z">
        <w:r w:rsidR="005F3019">
          <w:t xml:space="preserve">ated </w:t>
        </w:r>
      </w:ins>
      <w:del w:id="72" w:author="Coles, Nicholas A." w:date="2025-06-13T14:24:00Z" w16du:dateUtc="2025-06-13T18:24:00Z">
        <w:r w:rsidDel="005F3019">
          <w:delText xml:space="preserve">ation </w:delText>
        </w:r>
      </w:del>
      <w:r>
        <w:t>within- vs. between-subjects.</w:t>
      </w:r>
    </w:p>
    <w:p w14:paraId="78D2DBED" w14:textId="77777777" w:rsidR="00B44A33" w:rsidRDefault="00000000">
      <w:pPr>
        <w:numPr>
          <w:ilvl w:val="0"/>
          <w:numId w:val="25"/>
        </w:numPr>
      </w:pPr>
      <w:r>
        <w:rPr>
          <w:i/>
          <w:iCs/>
        </w:rPr>
        <w:t>Participant pool.</w:t>
      </w:r>
      <w:r>
        <w:t xml:space="preserve"> Whether students, non-students (e.g., MTurk workers), or a mix of students and non-students were sampled.</w:t>
      </w:r>
    </w:p>
    <w:p w14:paraId="4C4C103A" w14:textId="77777777" w:rsidR="00B44A33" w:rsidRDefault="00000000">
      <w:pPr>
        <w:numPr>
          <w:ilvl w:val="0"/>
          <w:numId w:val="25"/>
        </w:numPr>
      </w:pPr>
      <w:r>
        <w:rPr>
          <w:i/>
          <w:iCs/>
        </w:rPr>
        <w:t>Setting.</w:t>
      </w:r>
      <w:r>
        <w:t xml:space="preserve"> Whether the study was conducted online or in-person.</w:t>
      </w:r>
    </w:p>
    <w:p w14:paraId="1D1767F3" w14:textId="77777777" w:rsidR="00B44A33" w:rsidRDefault="00000000">
      <w:pPr>
        <w:numPr>
          <w:ilvl w:val="0"/>
          <w:numId w:val="25"/>
        </w:numPr>
      </w:pPr>
      <w:r>
        <w:rPr>
          <w:i/>
          <w:iCs/>
        </w:rPr>
        <w:t>Payment.</w:t>
      </w:r>
      <w:r>
        <w:t xml:space="preserve"> Whether participants were paid or unpaid.</w:t>
      </w:r>
    </w:p>
    <w:p w14:paraId="25FB97D1" w14:textId="77777777" w:rsidR="00B44A33" w:rsidRDefault="00000000">
      <w:pPr>
        <w:numPr>
          <w:ilvl w:val="0"/>
          <w:numId w:val="25"/>
        </w:numPr>
      </w:pPr>
      <w:r>
        <w:rPr>
          <w:i/>
          <w:iCs/>
        </w:rPr>
        <w:t>Publication status.</w:t>
      </w:r>
      <w:r>
        <w:t xml:space="preserve"> Whether the study was published or unpublished.</w:t>
      </w:r>
    </w:p>
    <w:p w14:paraId="3FFBEBCA" w14:textId="77777777" w:rsidR="00B44A33" w:rsidRDefault="00000000">
      <w:pPr>
        <w:pStyle w:val="FirstParagraph"/>
      </w:pPr>
      <w:r>
        <w:t>For descriptive purposes, we also coded the country where the investigation was performed.</w:t>
      </w:r>
    </w:p>
    <w:p w14:paraId="3E918D6F" w14:textId="77777777" w:rsidR="00B44A33" w:rsidRDefault="00000000">
      <w:pPr>
        <w:pStyle w:val="Heading3"/>
        <w:framePr w:wrap="around"/>
      </w:pPr>
      <w:bookmarkStart w:id="73" w:name="meta-analytic-approach"/>
      <w:bookmarkEnd w:id="66"/>
      <w:r>
        <w:t>Meta-analytic approach.</w:t>
      </w:r>
    </w:p>
    <w:p w14:paraId="70EBA820" w14:textId="3B15C300" w:rsidR="00B44A33"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del w:id="74" w:author="Coles, Nicholas A." w:date="2025-06-13T15:03:00Z" w16du:dateUtc="2025-06-13T19:03:00Z">
        <w:r w:rsidDel="003E2DF5">
          <w:delText>; often referred to as “random effects”</w:delText>
        </w:r>
      </w:del>
      <w:r>
        <w:t>).</w:t>
      </w:r>
    </w:p>
    <w:p w14:paraId="1B9DB46F" w14:textId="77777777" w:rsidR="00B44A33"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w:t>
      </w:r>
      <w:r>
        <w:lastRenderedPageBreak/>
        <w:t xml:space="preserve">significance of each moderator, we used model comparison </w:t>
      </w:r>
      <w:r>
        <w:rPr>
          <w:i/>
          <w:iCs/>
        </w:rPr>
        <w:t>F</w:t>
      </w:r>
      <w:r>
        <w:t>-tests. To estimate effect sizes within each subgroup of the moderator, we used model-derived estimates.</w:t>
      </w:r>
    </w:p>
    <w:p w14:paraId="0C1FD3E1" w14:textId="77777777" w:rsidR="00B44A33" w:rsidRDefault="00000000">
      <w:pPr>
        <w:pStyle w:val="Heading4"/>
        <w:framePr w:wrap="around"/>
      </w:pPr>
      <w:bookmarkStart w:id="75" w:name="publication-bias-analyses"/>
      <w:r>
        <w:t>Publication bias analyses.</w:t>
      </w:r>
    </w:p>
    <w:p w14:paraId="3C101224" w14:textId="77777777" w:rsidR="00B44A33" w:rsidRDefault="00000000">
      <w:pPr>
        <w:pStyle w:val="FirstParagraph"/>
      </w:pPr>
      <w:r>
        <w:t>We used three main approaches for assessing and correcting for potential publication bias in our estimation of the overall effect of EDCs.</w:t>
      </w:r>
    </w:p>
    <w:p w14:paraId="4F94B9C8" w14:textId="77777777" w:rsidR="00B44A33"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17A80B2B" w14:textId="26BA4157" w:rsidR="00B44A33" w:rsidRDefault="00000000">
      <w:pPr>
        <w:pStyle w:val="BodyText"/>
      </w:pPr>
      <w:r>
        <w:t xml:space="preserve">Second, we conducted precision-effect tests </w:t>
      </w:r>
      <w:ins w:id="76" w:author="Coles, Nicholas A." w:date="2025-06-13T15:04:00Z" w16du:dateUtc="2025-06-13T19:04:00Z">
        <w:r w:rsidR="003E2DF5">
          <w:t>(</w:t>
        </w:r>
      </w:ins>
      <w:del w:id="77" w:author="Coles, Nicholas A." w:date="2025-06-13T15:04:00Z" w16du:dateUtc="2025-06-13T19:04:00Z">
        <w:r w:rsidDel="003E2DF5">
          <w:delText>[</w:delText>
        </w:r>
      </w:del>
      <w:r>
        <w:t xml:space="preserve">PET; Stanley </w:t>
      </w:r>
      <w:del w:id="78" w:author="Coles, Nicholas A." w:date="2025-06-13T15:04:00Z" w16du:dateUtc="2025-06-13T19:04:00Z">
        <w:r w:rsidDel="003E2DF5">
          <w:delText xml:space="preserve">and </w:delText>
        </w:r>
      </w:del>
      <w:ins w:id="79" w:author="Coles, Nicholas A." w:date="2025-06-13T15:04:00Z" w16du:dateUtc="2025-06-13T19:04:00Z">
        <w:r w:rsidR="003E2DF5">
          <w:t xml:space="preserve">&amp; </w:t>
        </w:r>
      </w:ins>
      <w:proofErr w:type="spellStart"/>
      <w:r>
        <w:t>Doucouliagos</w:t>
      </w:r>
      <w:proofErr w:type="spellEnd"/>
      <w:ins w:id="80" w:author="Coles, Nicholas A." w:date="2025-06-13T15:04:00Z" w16du:dateUtc="2025-06-13T19:04:00Z">
        <w:r w:rsidR="003E2DF5">
          <w:t xml:space="preserve">, </w:t>
        </w:r>
      </w:ins>
      <w:del w:id="81" w:author="Coles, Nicholas A." w:date="2025-06-13T15:04:00Z" w16du:dateUtc="2025-06-13T19:04:00Z">
        <w:r w:rsidDel="003E2DF5">
          <w:delText xml:space="preserve"> (</w:delText>
        </w:r>
      </w:del>
      <w:r>
        <w:t>2014)</w:t>
      </w:r>
      <w:del w:id="82" w:author="Coles, Nicholas A." w:date="2025-06-13T15:04:00Z" w16du:dateUtc="2025-06-13T19:04:00Z">
        <w:r w:rsidDel="003E2DF5">
          <w:delText>]</w:delText>
        </w:r>
      </w:del>
      <w:r>
        <w:t xml:space="preserve">. In PET,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w:t>
      </w:r>
      <w:r>
        <w:lastRenderedPageBreak/>
        <w:t>and Pustejovsky (2021) demonstrated that the method retains fairly good statistical properties when (1) 3LMA is used, or (2) dependent effect sizes are aggregated and modeled using random-effects (i.e., two level) meta-regression. We used both approaches.</w:t>
      </w:r>
    </w:p>
    <w:p w14:paraId="24C13E79" w14:textId="77777777" w:rsidR="00B44A33" w:rsidRDefault="00000000">
      <w:pPr>
        <w:pStyle w:val="BodyText"/>
      </w:pPr>
      <w:r>
        <w:t>Third, we deployed weight-function modeling using the weightR package (Coburn &amp; Vevea, 2019). In weight-function modeling, weighted distribution theory is used to model biased selection based on the statistical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2486773C" w14:textId="77777777" w:rsidR="00B44A33"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5598F304" w14:textId="77777777" w:rsidR="00B44A33" w:rsidRDefault="00000000">
      <w:pPr>
        <w:pStyle w:val="Heading3"/>
        <w:framePr w:wrap="around"/>
      </w:pPr>
      <w:bookmarkStart w:id="83" w:name="transparency-and-openness"/>
      <w:bookmarkEnd w:id="73"/>
      <w:bookmarkEnd w:id="75"/>
      <w:r>
        <w:t>Transparency and openness.</w:t>
      </w:r>
    </w:p>
    <w:p w14:paraId="67AFBF76" w14:textId="77777777" w:rsidR="00B44A33" w:rsidRDefault="00000000">
      <w:pPr>
        <w:pStyle w:val="FirstParagraph"/>
      </w:pPr>
      <w:r>
        <w:t xml:space="preserve">The project pre-registration, materials, data, and code are openly available at </w:t>
      </w:r>
      <w:hyperlink r:id="rId13">
        <w:r>
          <w:rPr>
            <w:rStyle w:val="Hyperlink"/>
          </w:rPr>
          <w:t>https://osf.io/3hkre/?view_only=2dc92af53f194e5eab0d7aecafaf01c2</w:t>
        </w:r>
      </w:hyperlink>
      <w:r>
        <w:t>. This link also contains a list of amendments/deviations we made to our pre-registration as the project evolved and we responded to reviewer feedback. Sample size was determined by the availability of relevant records. All code has been checked for reproducibility, including a script that creates a computationally reproducible manuscript using the papaja R package (Aust &amp; Barth, 2022).</w:t>
      </w:r>
    </w:p>
    <w:p w14:paraId="5C50F7FE" w14:textId="77777777" w:rsidR="00B44A33" w:rsidRDefault="00000000">
      <w:pPr>
        <w:pStyle w:val="Heading2"/>
      </w:pPr>
      <w:bookmarkStart w:id="84" w:name="results"/>
      <w:bookmarkEnd w:id="83"/>
      <w:r>
        <w:lastRenderedPageBreak/>
        <w:t>Results</w:t>
      </w:r>
    </w:p>
    <w:p w14:paraId="2946BB38" w14:textId="317C5C76" w:rsidR="00B44A33" w:rsidRDefault="00000000">
      <w:pPr>
        <w:pStyle w:val="FirstParagraph"/>
      </w:pPr>
      <w:r>
        <w:t xml:space="preserve">In total, we </w:t>
      </w:r>
      <w:del w:id="85" w:author="Coles, Nicholas A." w:date="2025-06-13T15:09:00Z" w16du:dateUtc="2025-06-13T19:09:00Z">
        <w:r w:rsidDel="003E2DF5">
          <w:delText xml:space="preserve">extracted </w:delText>
        </w:r>
      </w:del>
      <w:ins w:id="86" w:author="Coles, Nicholas A." w:date="2025-06-13T15:09:00Z" w16du:dateUtc="2025-06-13T19:09:00Z">
        <w:r w:rsidR="003E2DF5">
          <w:t>analyzed</w:t>
        </w:r>
        <w:r w:rsidR="003E2DF5">
          <w:t xml:space="preserve"> </w:t>
        </w:r>
      </w:ins>
      <w:r>
        <w:t>253 effect sizes from 53 studies from between the years 1964 and 2024 (</w:t>
      </w:r>
      <w:r>
        <w:rPr>
          <w:i/>
          <w:iCs/>
        </w:rPr>
        <w:t>M</w:t>
      </w:r>
      <w:r>
        <w:t xml:space="preserve"> = 2003, </w:t>
      </w:r>
      <w:r>
        <w:rPr>
          <w:i/>
          <w:iCs/>
        </w:rPr>
        <w:t>SD</w:t>
      </w:r>
      <w:r>
        <w:t xml:space="preserve"> = 18.71). Of these studies, 11 were unpublished.</w:t>
      </w:r>
    </w:p>
    <w:p w14:paraId="1989150F" w14:textId="77777777" w:rsidR="00B44A33"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3AF99F64" w14:textId="77777777" w:rsidR="00B44A33"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make a determination (</w:t>
      </w:r>
      <w:r>
        <w:rPr>
          <w:i/>
          <w:iCs/>
        </w:rPr>
        <w:t>k</w:t>
      </w:r>
      <w:r>
        <w:t xml:space="preserve"> = 13). Most research was conducted in the United States (</w:t>
      </w:r>
      <w:r w:rsidRPr="003E2DF5">
        <w:rPr>
          <w:i/>
          <w:iCs/>
          <w:rPrChange w:id="87" w:author="Coles, Nicholas A." w:date="2025-06-13T15:09:00Z" w16du:dateUtc="2025-06-13T19:09:00Z">
            <w:rPr/>
          </w:rPrChange>
        </w:rPr>
        <w:t>k</w:t>
      </w:r>
      <w:r>
        <w:t xml:space="preserve"> = 127), United Kingdom (</w:t>
      </w:r>
      <w:r w:rsidRPr="003E2DF5">
        <w:rPr>
          <w:i/>
          <w:iCs/>
          <w:rPrChange w:id="88" w:author="Coles, Nicholas A." w:date="2025-06-13T15:09:00Z" w16du:dateUtc="2025-06-13T19:09:00Z">
            <w:rPr/>
          </w:rPrChange>
        </w:rPr>
        <w:t>k</w:t>
      </w:r>
      <w:r>
        <w:t xml:space="preserve"> = 49), Canada (</w:t>
      </w:r>
      <w:r w:rsidRPr="003E2DF5">
        <w:rPr>
          <w:i/>
          <w:iCs/>
          <w:rPrChange w:id="89" w:author="Coles, Nicholas A." w:date="2025-06-13T15:09:00Z" w16du:dateUtc="2025-06-13T19:09:00Z">
            <w:rPr/>
          </w:rPrChange>
        </w:rPr>
        <w:t>k</w:t>
      </w:r>
      <w:r>
        <w:t xml:space="preserve"> = 21), and the Netherlands (</w:t>
      </w:r>
      <w:r w:rsidRPr="003E2DF5">
        <w:rPr>
          <w:i/>
          <w:iCs/>
          <w:rPrChange w:id="90" w:author="Coles, Nicholas A." w:date="2025-06-13T15:09:00Z" w16du:dateUtc="2025-06-13T19:09:00Z">
            <w:rPr/>
          </w:rPrChange>
        </w:rPr>
        <w:t>k</w:t>
      </w:r>
      <w:r>
        <w:t xml:space="preserve"> = 18). However, occasionally, we found work conducted in France (</w:t>
      </w:r>
      <w:r w:rsidRPr="003E2DF5">
        <w:rPr>
          <w:i/>
          <w:iCs/>
          <w:rPrChange w:id="91" w:author="Coles, Nicholas A." w:date="2025-06-13T15:09:00Z" w16du:dateUtc="2025-06-13T19:09:00Z">
            <w:rPr/>
          </w:rPrChange>
        </w:rPr>
        <w:t>k</w:t>
      </w:r>
      <w:r>
        <w:t xml:space="preserve"> = 9), Kenya (</w:t>
      </w:r>
      <w:r w:rsidRPr="003E2DF5">
        <w:rPr>
          <w:i/>
          <w:iCs/>
          <w:rPrChange w:id="92" w:author="Coles, Nicholas A." w:date="2025-06-13T15:09:00Z" w16du:dateUtc="2025-06-13T19:09:00Z">
            <w:rPr/>
          </w:rPrChange>
        </w:rPr>
        <w:t>k</w:t>
      </w:r>
      <w:r>
        <w:t xml:space="preserve"> = 6), Australia (</w:t>
      </w:r>
      <w:r w:rsidRPr="003E2DF5">
        <w:rPr>
          <w:i/>
          <w:iCs/>
          <w:rPrChange w:id="93" w:author="Coles, Nicholas A." w:date="2025-06-13T15:09:00Z" w16du:dateUtc="2025-06-13T19:09:00Z">
            <w:rPr/>
          </w:rPrChange>
        </w:rPr>
        <w:t>k</w:t>
      </w:r>
      <w:r>
        <w:t xml:space="preserve"> = 3), Belgium (</w:t>
      </w:r>
      <w:r w:rsidRPr="003E2DF5">
        <w:rPr>
          <w:i/>
          <w:iCs/>
          <w:rPrChange w:id="94" w:author="Coles, Nicholas A." w:date="2025-06-13T15:09:00Z" w16du:dateUtc="2025-06-13T19:09:00Z">
            <w:rPr/>
          </w:rPrChange>
        </w:rPr>
        <w:t>k</w:t>
      </w:r>
      <w:r>
        <w:t xml:space="preserve"> = 2), Turkey, Poland, Malaysia, and Denmark (all </w:t>
      </w:r>
      <w:r w:rsidRPr="003E2DF5">
        <w:rPr>
          <w:i/>
          <w:iCs/>
          <w:rPrChange w:id="95" w:author="Coles, Nicholas A." w:date="2025-06-13T15:10:00Z" w16du:dateUtc="2025-06-13T19:10:00Z">
            <w:rPr/>
          </w:rPrChange>
        </w:rPr>
        <w:t>k</w:t>
      </w:r>
      <w:r>
        <w:t xml:space="preserve"> = 1).</w:t>
      </w:r>
    </w:p>
    <w:p w14:paraId="156488FC" w14:textId="77777777" w:rsidR="00B44A33" w:rsidRDefault="00000000">
      <w:pPr>
        <w:pStyle w:val="Heading3"/>
        <w:framePr w:wrap="around"/>
      </w:pPr>
      <w:bookmarkStart w:id="96" w:name="overall-results"/>
      <w:r>
        <w:t>Overall results.</w:t>
      </w:r>
    </w:p>
    <w:p w14:paraId="4CE7F43A" w14:textId="77777777" w:rsidR="00B44A33"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w:lastRenderedPageBreak/>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79913640" w14:textId="77777777" w:rsidR="00B44A33" w:rsidRDefault="00000000">
      <w:pPr>
        <w:pStyle w:val="CaptionedFigure"/>
        <w:framePr w:wrap="notBeside"/>
      </w:pPr>
      <w:r>
        <w:rPr>
          <w:noProof/>
        </w:rPr>
        <w:drawing>
          <wp:inline distT="0" distB="0" distL="0" distR="0" wp14:anchorId="10ACE59B" wp14:editId="53F118F0">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4"/>
                    <a:stretch>
                      <a:fillRect/>
                    </a:stretch>
                  </pic:blipFill>
                  <pic:spPr bwMode="auto">
                    <a:xfrm>
                      <a:off x="0" y="0"/>
                      <a:ext cx="5969000" cy="6097563"/>
                    </a:xfrm>
                    <a:prstGeom prst="rect">
                      <a:avLst/>
                    </a:prstGeom>
                    <a:noFill/>
                    <a:ln w="9525">
                      <a:noFill/>
                      <a:headEnd/>
                      <a:tailEnd/>
                    </a:ln>
                  </pic:spPr>
                </pic:pic>
              </a:graphicData>
            </a:graphic>
          </wp:inline>
        </w:drawing>
      </w:r>
    </w:p>
    <w:p w14:paraId="52DB25A4" w14:textId="77777777" w:rsidR="00B44A33" w:rsidRDefault="00000000">
      <w:pPr>
        <w:pStyle w:val="ImageCaption"/>
      </w:pPr>
      <w:bookmarkStart w:id="97" w:name="fig:forest"/>
      <w:bookmarkEnd w:id="97"/>
      <w:r>
        <w:rPr>
          <w:i/>
          <w:iCs/>
        </w:rPr>
        <w:lastRenderedPageBreak/>
        <w:t>Figure</w:t>
      </w:r>
      <w:r>
        <w:t xml:space="preserv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w:t>
      </w:r>
    </w:p>
    <w:p w14:paraId="3C3FF01A" w14:textId="59C5C74A" w:rsidR="00B44A33" w:rsidRDefault="00000000">
      <w:pPr>
        <w:pStyle w:val="BodyText"/>
      </w:pPr>
      <w:r>
        <w:t xml:space="preserve">As a reminder, rather than assuming that there is a </w:t>
      </w:r>
      <w:r>
        <w:rPr>
          <w:i/>
          <w:iCs/>
        </w:rPr>
        <w:t>single true effect</w:t>
      </w:r>
      <w:r>
        <w:t xml:space="preserve"> of </w:t>
      </w:r>
      <w:del w:id="98" w:author="Coles, Nicholas A." w:date="2025-06-13T15:12:00Z" w16du:dateUtc="2025-06-13T19:12:00Z">
        <w:r w:rsidDel="003E2DF5">
          <w:delText xml:space="preserve">demand </w:delText>
        </w:r>
      </w:del>
      <w:ins w:id="99" w:author="Coles, Nicholas A." w:date="2025-06-13T15:12:00Z" w16du:dateUtc="2025-06-13T19:12:00Z">
        <w:r w:rsidR="003E2DF5">
          <w:t>EDCs</w:t>
        </w:r>
      </w:ins>
      <w:del w:id="100" w:author="Coles, Nicholas A." w:date="2025-06-13T15:12:00Z" w16du:dateUtc="2025-06-13T19:12:00Z">
        <w:r w:rsidDel="003E2DF5">
          <w:delText>characteristics</w:delText>
        </w:r>
      </w:del>
      <w:r>
        <w:t xml:space="preserve">,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ins w:id="101" w:author="Coles, Nicholas A." w:date="2025-06-13T15:12:00Z" w16du:dateUtc="2025-06-13T19:12:00Z">
                <w:rPr>
                  <w:rFonts w:ascii="Cambria Math" w:hAnsi="Cambria Math"/>
                </w:rPr>
              </w:ins>
            </m:ctrlPr>
          </m:sSupPr>
          <m:e>
            <m:r>
              <w:ins w:id="102" w:author="Coles, Nicholas A." w:date="2025-06-13T15:12:00Z" w16du:dateUtc="2025-06-13T19:12:00Z">
                <w:rPr>
                  <w:rFonts w:ascii="Cambria Math" w:hAnsi="Cambria Math"/>
                </w:rPr>
                <m:t>I</m:t>
              </w:ins>
            </m:r>
          </m:e>
          <m:sup>
            <m:r>
              <w:ins w:id="103" w:author="Coles, Nicholas A." w:date="2025-06-13T15:12:00Z" w16du:dateUtc="2025-06-13T19:12:00Z">
                <w:rPr>
                  <w:rFonts w:ascii="Cambria Math" w:hAnsi="Cambria Math"/>
                </w:rPr>
                <m:t>2</m:t>
              </w:ins>
            </m:r>
          </m:sup>
        </m:sSup>
      </m:oMath>
      <w:ins w:id="104" w:author="Coles, Nicholas A." w:date="2025-06-13T15:12:00Z" w16du:dateUtc="2025-06-13T19:12:00Z">
        <w:r w:rsidR="003E2DF5">
          <w:t xml:space="preserve"> =</w:t>
        </w:r>
        <w:r w:rsidR="003E2DF5">
          <w:t xml:space="preserve"> </w:t>
        </w:r>
      </w:ins>
      <w:r>
        <w:t xml:space="preserve">23.85; total </w:t>
      </w:r>
      <m:oMath>
        <m:r>
          <w:rPr>
            <w:rFonts w:ascii="Cambria Math" w:hAnsi="Cambria Math"/>
          </w:rPr>
          <m:t>Q</m:t>
        </m:r>
      </m:oMath>
      <w:r>
        <w:t xml:space="preserve">(252) = 978.70, </w:t>
      </w:r>
      <m:oMath>
        <m:r>
          <w:rPr>
            <w:rFonts w:ascii="Cambria Math" w:hAnsi="Cambria Math"/>
          </w:rPr>
          <m:t>p</m:t>
        </m:r>
      </m:oMath>
      <w:r>
        <w:t xml:space="preserve"> &lt; .001, </w:t>
      </w:r>
      <w:ins w:id="105" w:author="Coles, Nicholas A." w:date="2025-06-13T15:13:00Z" w16du:dateUtc="2025-06-13T19:13:00Z">
        <w:r w:rsidR="0045311C">
          <w:t xml:space="preserve">total </w:t>
        </w:r>
      </w:ins>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w:t>
      </w:r>
      <w:del w:id="106" w:author="Coles, Nicholas A." w:date="2025-06-13T15:13:00Z" w16du:dateUtc="2025-06-13T19:13:00Z">
        <w:r w:rsidDel="0045311C">
          <w:delText xml:space="preserve">illustrates </w:delText>
        </w:r>
      </w:del>
      <w:ins w:id="107" w:author="Coles, Nicholas A." w:date="2025-06-13T15:13:00Z" w16du:dateUtc="2025-06-13T19:13:00Z">
        <w:r w:rsidR="0045311C">
          <w:t>suggests</w:t>
        </w:r>
        <w:r w:rsidR="0045311C">
          <w:t xml:space="preserve"> </w:t>
        </w:r>
      </w:ins>
      <w:r>
        <w:t xml:space="preserve">that </w:t>
      </w:r>
      <w:del w:id="108" w:author="Coles, Nicholas A." w:date="2025-06-13T15:13:00Z" w16du:dateUtc="2025-06-13T19:13:00Z">
        <w:r w:rsidDel="0045311C">
          <w:delText xml:space="preserve">demand characteristics </w:delText>
        </w:r>
      </w:del>
      <w:ins w:id="109" w:author="Coles, Nicholas A." w:date="2025-06-13T15:13:00Z" w16du:dateUtc="2025-06-13T19:13:00Z">
        <w:r w:rsidR="0045311C">
          <w:t xml:space="preserve">EDCs </w:t>
        </w:r>
      </w:ins>
      <w:r>
        <w:t xml:space="preserve">can have a wide range of effects. Indeed, the 95% prediction interval for a single future study ranges from </w:t>
      </w:r>
      <m:oMath>
        <m:r>
          <w:rPr>
            <w:rFonts w:ascii="Cambria Math" w:hAnsi="Cambria Math"/>
          </w:rPr>
          <m:t>g</m:t>
        </m:r>
      </m:oMath>
      <w:r>
        <w:t xml:space="preserve"> = -0.48 to </w:t>
      </w:r>
      <m:oMath>
        <m:r>
          <w:rPr>
            <w:rFonts w:ascii="Cambria Math" w:hAnsi="Cambria Math"/>
          </w:rPr>
          <m:t>g</m:t>
        </m:r>
      </m:oMath>
      <w:r>
        <w:t xml:space="preserve"> = -0.48.</w:t>
      </w:r>
    </w:p>
    <w:p w14:paraId="7BEAE205" w14:textId="77777777" w:rsidR="00B44A33"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EDCs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w:t>
      </w:r>
    </w:p>
    <w:p w14:paraId="7CEDCC14" w14:textId="77777777" w:rsidR="00B44A33" w:rsidRDefault="00000000">
      <w:pPr>
        <w:pStyle w:val="Heading3"/>
        <w:framePr w:wrap="around"/>
      </w:pPr>
      <w:bookmarkStart w:id="110" w:name="moderator-analyses"/>
      <w:bookmarkEnd w:id="96"/>
      <w:r>
        <w:lastRenderedPageBreak/>
        <w:t>Moderator analyses.</w:t>
      </w:r>
    </w:p>
    <w:p w14:paraId="49BB1B9E" w14:textId="77777777" w:rsidR="00B44A33" w:rsidRDefault="00000000">
      <w:pPr>
        <w:pStyle w:val="FirstParagraph"/>
      </w:pPr>
      <w:r>
        <w:t>When variability in effect sizes exceeds what would be expected from sampling error alone, it suggests the presence of moderators. Below, we examine several potential candidates.</w:t>
      </w:r>
    </w:p>
    <w:p w14:paraId="2A1F5C15" w14:textId="77777777" w:rsidR="00B44A33" w:rsidRDefault="00000000">
      <w:pPr>
        <w:pStyle w:val="Heading4"/>
        <w:framePr w:wrap="around"/>
      </w:pPr>
      <w:bookmarkStart w:id="111" w:name="study-features"/>
      <w:r>
        <w:t>Study features.</w:t>
      </w:r>
    </w:p>
    <w:p w14:paraId="101C69BF" w14:textId="77777777" w:rsidR="00B44A33"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demand characteristics), and (2) whether the study was conducted in-person (vs. online).</w:t>
      </w:r>
    </w:p>
    <w:p w14:paraId="2D118F3E" w14:textId="69A92600" w:rsidR="00B44A33" w:rsidRDefault="00000000">
      <w:pPr>
        <w:pStyle w:val="BodyText"/>
      </w:pPr>
      <w:r>
        <w:t xml:space="preserve">The </w:t>
      </w:r>
      <w:del w:id="112" w:author="Coles, Nicholas A." w:date="2025-06-13T15:16:00Z" w16du:dateUtc="2025-06-13T19:16:00Z">
        <w:r w:rsidDel="0045311C">
          <w:delText xml:space="preserve">average effect sizes </w:delText>
        </w:r>
      </w:del>
      <w:ins w:id="113" w:author="Coles, Nicholas A." w:date="2025-06-13T15:16:00Z" w16du:dateUtc="2025-06-13T19:16:00Z">
        <w:r w:rsidR="0045311C">
          <w:t xml:space="preserve">effects of EDCs were </w:t>
        </w:r>
      </w:ins>
      <w:del w:id="114" w:author="Coles, Nicholas A." w:date="2025-06-13T15:16:00Z" w16du:dateUtc="2025-06-13T19:16:00Z">
        <w:r w:rsidDel="0045311C">
          <w:delText xml:space="preserve">was </w:delText>
        </w:r>
      </w:del>
      <w:r>
        <w:t>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w:t>
      </w:r>
      <w:del w:id="115" w:author="Coles, Nicholas A." w:date="2025-06-13T15:16:00Z" w16du:dateUtc="2025-06-13T19:16:00Z">
        <w:r w:rsidDel="0045311C">
          <w:delText xml:space="preserve">provides </w:delText>
        </w:r>
      </w:del>
      <w:ins w:id="116" w:author="Coles, Nicholas A." w:date="2025-06-13T15:16:00Z" w16du:dateUtc="2025-06-13T19:16:00Z">
        <w:r w:rsidR="0045311C">
          <w:t>suggests</w:t>
        </w:r>
        <w:r w:rsidR="0045311C">
          <w:t xml:space="preserve"> </w:t>
        </w:r>
      </w:ins>
      <w:del w:id="117" w:author="Coles, Nicholas A." w:date="2025-06-13T15:16:00Z" w16du:dateUtc="2025-06-13T19:16:00Z">
        <w:r w:rsidDel="0045311C">
          <w:delText xml:space="preserve">preliminary evidence </w:delText>
        </w:r>
      </w:del>
      <w:r>
        <w:t xml:space="preserve">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5B1029C" w14:textId="3D200EC0" w:rsidR="00B44A33" w:rsidRDefault="00000000">
      <w:pPr>
        <w:pStyle w:val="BodyText"/>
      </w:pPr>
      <w:r>
        <w:t>Instances where a demand characteristic condition was compared to a control group allowed us to test whether participants</w:t>
      </w:r>
      <w:ins w:id="118" w:author="Coles, Nicholas A." w:date="2025-06-13T15:16:00Z" w16du:dateUtc="2025-06-13T19:16:00Z">
        <w:r w:rsidR="0045311C">
          <w:t>’</w:t>
        </w:r>
      </w:ins>
      <w:r>
        <w:t xml:space="preserve">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42BDE048" w14:textId="77777777" w:rsidR="00B44A33" w:rsidRDefault="00000000">
      <w:pPr>
        <w:pStyle w:val="BodyText"/>
      </w:pPr>
      <w:r>
        <w:lastRenderedPageBreak/>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0951FA2F" w14:textId="77777777" w:rsidR="00B44A33" w:rsidRDefault="00000000">
      <w:pPr>
        <w:pStyle w:val="TableCaption"/>
      </w:pPr>
      <w:r>
        <w:t xml:space="preserve">(#tab:f.mod.table) Study </w:t>
      </w:r>
      <w:r>
        <w:br/>
      </w:r>
      <w:r>
        <w:rPr>
          <w:i/>
          <w:iCs/>
        </w:rPr>
        <w:t xml:space="preserve"> moderator and subgroup analyses</w:t>
      </w:r>
    </w:p>
    <w:tbl>
      <w:tblPr>
        <w:tblStyle w:val="Table"/>
        <w:tblW w:w="0" w:type="auto"/>
        <w:tblLook w:val="0020" w:firstRow="1" w:lastRow="0" w:firstColumn="0" w:lastColumn="0" w:noHBand="0" w:noVBand="0"/>
      </w:tblPr>
      <w:tblGrid>
        <w:gridCol w:w="4735"/>
        <w:gridCol w:w="456"/>
        <w:gridCol w:w="576"/>
        <w:gridCol w:w="636"/>
        <w:gridCol w:w="1416"/>
        <w:gridCol w:w="756"/>
        <w:gridCol w:w="832"/>
      </w:tblGrid>
      <w:tr w:rsidR="00B44A33" w14:paraId="4B1BD848" w14:textId="77777777" w:rsidTr="00B44A33">
        <w:trPr>
          <w:cnfStyle w:val="100000000000" w:firstRow="1" w:lastRow="0" w:firstColumn="0" w:lastColumn="0" w:oddVBand="0" w:evenVBand="0" w:oddHBand="0" w:evenHBand="0" w:firstRowFirstColumn="0" w:firstRowLastColumn="0" w:lastRowFirstColumn="0" w:lastRowLastColumn="0"/>
          <w:tblHeader/>
        </w:trPr>
        <w:tc>
          <w:tcPr>
            <w:tcW w:w="0" w:type="auto"/>
          </w:tcPr>
          <w:p w14:paraId="28F79041" w14:textId="77777777" w:rsidR="00B44A33" w:rsidRDefault="00000000">
            <w:pPr>
              <w:pStyle w:val="Compact"/>
            </w:pPr>
            <w:r>
              <w:t>Moderator (bolded) and level</w:t>
            </w:r>
          </w:p>
        </w:tc>
        <w:tc>
          <w:tcPr>
            <w:tcW w:w="0" w:type="auto"/>
          </w:tcPr>
          <w:p w14:paraId="3C65C36A" w14:textId="77777777" w:rsidR="00B44A33" w:rsidRDefault="00000000">
            <w:pPr>
              <w:pStyle w:val="Compact"/>
            </w:pPr>
            <w:r>
              <w:t>s</w:t>
            </w:r>
          </w:p>
        </w:tc>
        <w:tc>
          <w:tcPr>
            <w:tcW w:w="0" w:type="auto"/>
          </w:tcPr>
          <w:p w14:paraId="27067D05" w14:textId="77777777" w:rsidR="00B44A33" w:rsidRDefault="00000000">
            <w:pPr>
              <w:pStyle w:val="Compact"/>
            </w:pPr>
            <w:r>
              <w:t>k</w:t>
            </w:r>
          </w:p>
        </w:tc>
        <w:tc>
          <w:tcPr>
            <w:tcW w:w="0" w:type="auto"/>
          </w:tcPr>
          <w:p w14:paraId="3EF6F58B" w14:textId="77777777" w:rsidR="00B44A33" w:rsidRDefault="00000000">
            <w:pPr>
              <w:pStyle w:val="Compact"/>
            </w:pPr>
            <w:r>
              <w:t>g</w:t>
            </w:r>
          </w:p>
        </w:tc>
        <w:tc>
          <w:tcPr>
            <w:tcW w:w="0" w:type="auto"/>
          </w:tcPr>
          <w:p w14:paraId="2336AF56" w14:textId="77777777" w:rsidR="00B44A33" w:rsidRDefault="00000000">
            <w:pPr>
              <w:pStyle w:val="Compact"/>
            </w:pPr>
            <w:r>
              <w:t>95% CI</w:t>
            </w:r>
          </w:p>
        </w:tc>
        <w:tc>
          <w:tcPr>
            <w:tcW w:w="0" w:type="auto"/>
          </w:tcPr>
          <w:p w14:paraId="03F147EB" w14:textId="77777777" w:rsidR="00B44A33" w:rsidRDefault="00000000">
            <w:pPr>
              <w:pStyle w:val="Compact"/>
            </w:pPr>
            <w:r>
              <w:t>F</w:t>
            </w:r>
          </w:p>
        </w:tc>
        <w:tc>
          <w:tcPr>
            <w:tcW w:w="0" w:type="auto"/>
          </w:tcPr>
          <w:p w14:paraId="5A60B565" w14:textId="77777777" w:rsidR="00B44A33" w:rsidRDefault="00000000">
            <w:pPr>
              <w:pStyle w:val="Compact"/>
            </w:pPr>
            <w:r>
              <w:t>p</w:t>
            </w:r>
          </w:p>
        </w:tc>
      </w:tr>
      <w:tr w:rsidR="00B44A33" w14:paraId="683C2CC7" w14:textId="77777777">
        <w:tc>
          <w:tcPr>
            <w:tcW w:w="0" w:type="auto"/>
          </w:tcPr>
          <w:p w14:paraId="06450DEA" w14:textId="77777777" w:rsidR="00B44A33" w:rsidRDefault="00000000">
            <w:pPr>
              <w:pStyle w:val="Compact"/>
            </w:pPr>
            <w:r>
              <w:t>Group comparison</w:t>
            </w:r>
          </w:p>
        </w:tc>
        <w:tc>
          <w:tcPr>
            <w:tcW w:w="0" w:type="auto"/>
          </w:tcPr>
          <w:p w14:paraId="22336FA0" w14:textId="77777777" w:rsidR="00B44A33" w:rsidRDefault="00000000">
            <w:pPr>
              <w:pStyle w:val="Compact"/>
            </w:pPr>
            <w:r>
              <w:t>53</w:t>
            </w:r>
          </w:p>
        </w:tc>
        <w:tc>
          <w:tcPr>
            <w:tcW w:w="0" w:type="auto"/>
          </w:tcPr>
          <w:p w14:paraId="2A4E07A5" w14:textId="77777777" w:rsidR="00B44A33" w:rsidRDefault="00000000">
            <w:pPr>
              <w:pStyle w:val="Compact"/>
            </w:pPr>
            <w:r>
              <w:t>253</w:t>
            </w:r>
          </w:p>
        </w:tc>
        <w:tc>
          <w:tcPr>
            <w:tcW w:w="0" w:type="auto"/>
          </w:tcPr>
          <w:p w14:paraId="0E881977" w14:textId="77777777" w:rsidR="00B44A33" w:rsidRDefault="00000000">
            <w:pPr>
              <w:pStyle w:val="Compact"/>
            </w:pPr>
            <w:r>
              <w:t>–</w:t>
            </w:r>
          </w:p>
        </w:tc>
        <w:tc>
          <w:tcPr>
            <w:tcW w:w="0" w:type="auto"/>
          </w:tcPr>
          <w:p w14:paraId="16459983" w14:textId="77777777" w:rsidR="00B44A33" w:rsidRDefault="00000000">
            <w:pPr>
              <w:pStyle w:val="Compact"/>
            </w:pPr>
            <w:r>
              <w:t>–</w:t>
            </w:r>
          </w:p>
        </w:tc>
        <w:tc>
          <w:tcPr>
            <w:tcW w:w="0" w:type="auto"/>
          </w:tcPr>
          <w:p w14:paraId="071F01AC" w14:textId="77777777" w:rsidR="00B44A33" w:rsidRDefault="00000000">
            <w:pPr>
              <w:pStyle w:val="Compact"/>
            </w:pPr>
            <w:r>
              <w:t>1.93</w:t>
            </w:r>
          </w:p>
        </w:tc>
        <w:tc>
          <w:tcPr>
            <w:tcW w:w="0" w:type="auto"/>
          </w:tcPr>
          <w:p w14:paraId="4B8FD71C" w14:textId="77777777" w:rsidR="00B44A33" w:rsidRDefault="00000000">
            <w:pPr>
              <w:pStyle w:val="Compact"/>
            </w:pPr>
            <w:r>
              <w:t>.287</w:t>
            </w:r>
          </w:p>
        </w:tc>
      </w:tr>
      <w:tr w:rsidR="00B44A33" w14:paraId="0466CB1E" w14:textId="77777777">
        <w:tc>
          <w:tcPr>
            <w:tcW w:w="0" w:type="auto"/>
          </w:tcPr>
          <w:p w14:paraId="678EC5CD" w14:textId="77777777" w:rsidR="00B44A33" w:rsidRDefault="00000000">
            <w:pPr>
              <w:pStyle w:val="Compact"/>
            </w:pPr>
            <w:r>
              <w:t>     positive vs. control</w:t>
            </w:r>
          </w:p>
        </w:tc>
        <w:tc>
          <w:tcPr>
            <w:tcW w:w="0" w:type="auto"/>
          </w:tcPr>
          <w:p w14:paraId="6B473ECF" w14:textId="77777777" w:rsidR="00B44A33" w:rsidRDefault="00000000">
            <w:pPr>
              <w:pStyle w:val="Compact"/>
            </w:pPr>
            <w:r>
              <w:t>42</w:t>
            </w:r>
          </w:p>
        </w:tc>
        <w:tc>
          <w:tcPr>
            <w:tcW w:w="0" w:type="auto"/>
          </w:tcPr>
          <w:p w14:paraId="27417646" w14:textId="77777777" w:rsidR="00B44A33" w:rsidRDefault="00000000">
            <w:pPr>
              <w:pStyle w:val="Compact"/>
            </w:pPr>
            <w:r>
              <w:t>115</w:t>
            </w:r>
          </w:p>
        </w:tc>
        <w:tc>
          <w:tcPr>
            <w:tcW w:w="0" w:type="auto"/>
          </w:tcPr>
          <w:p w14:paraId="156324A3" w14:textId="77777777" w:rsidR="00B44A33" w:rsidRDefault="00000000">
            <w:pPr>
              <w:pStyle w:val="Compact"/>
            </w:pPr>
            <w:r>
              <w:t>0.15</w:t>
            </w:r>
          </w:p>
        </w:tc>
        <w:tc>
          <w:tcPr>
            <w:tcW w:w="0" w:type="auto"/>
          </w:tcPr>
          <w:p w14:paraId="17814674" w14:textId="77777777" w:rsidR="00B44A33" w:rsidRDefault="00000000">
            <w:pPr>
              <w:pStyle w:val="Compact"/>
            </w:pPr>
            <w:r>
              <w:t>[0.04, 0.26]</w:t>
            </w:r>
          </w:p>
        </w:tc>
        <w:tc>
          <w:tcPr>
            <w:tcW w:w="0" w:type="auto"/>
          </w:tcPr>
          <w:p w14:paraId="55787D52" w14:textId="77777777" w:rsidR="00B44A33" w:rsidRDefault="00000000">
            <w:pPr>
              <w:pStyle w:val="Compact"/>
            </w:pPr>
            <w:r>
              <w:t>7.14</w:t>
            </w:r>
          </w:p>
        </w:tc>
        <w:tc>
          <w:tcPr>
            <w:tcW w:w="0" w:type="auto"/>
          </w:tcPr>
          <w:p w14:paraId="0A6CA0F0" w14:textId="77777777" w:rsidR="00B44A33" w:rsidRDefault="00000000">
            <w:pPr>
              <w:pStyle w:val="Compact"/>
            </w:pPr>
            <w:r>
              <w:t>.011</w:t>
            </w:r>
          </w:p>
        </w:tc>
      </w:tr>
      <w:tr w:rsidR="00B44A33" w14:paraId="535D4F08" w14:textId="77777777">
        <w:tc>
          <w:tcPr>
            <w:tcW w:w="0" w:type="auto"/>
          </w:tcPr>
          <w:p w14:paraId="768AECA7" w14:textId="77777777" w:rsidR="00B44A33" w:rsidRDefault="00000000">
            <w:pPr>
              <w:pStyle w:val="Compact"/>
            </w:pPr>
            <w:r>
              <w:t>     nil vs. control</w:t>
            </w:r>
          </w:p>
        </w:tc>
        <w:tc>
          <w:tcPr>
            <w:tcW w:w="0" w:type="auto"/>
          </w:tcPr>
          <w:p w14:paraId="4AA5A9B2" w14:textId="77777777" w:rsidR="00B44A33" w:rsidRDefault="00000000">
            <w:pPr>
              <w:pStyle w:val="Compact"/>
            </w:pPr>
            <w:r>
              <w:t>4</w:t>
            </w:r>
          </w:p>
        </w:tc>
        <w:tc>
          <w:tcPr>
            <w:tcW w:w="0" w:type="auto"/>
          </w:tcPr>
          <w:p w14:paraId="506BE236" w14:textId="77777777" w:rsidR="00B44A33" w:rsidRDefault="00000000">
            <w:pPr>
              <w:pStyle w:val="Compact"/>
            </w:pPr>
            <w:r>
              <w:t>17</w:t>
            </w:r>
          </w:p>
        </w:tc>
        <w:tc>
          <w:tcPr>
            <w:tcW w:w="0" w:type="auto"/>
          </w:tcPr>
          <w:p w14:paraId="55D21592" w14:textId="77777777" w:rsidR="00B44A33" w:rsidRDefault="00000000">
            <w:pPr>
              <w:pStyle w:val="Compact"/>
            </w:pPr>
            <w:r>
              <w:t>0.22</w:t>
            </w:r>
          </w:p>
        </w:tc>
        <w:tc>
          <w:tcPr>
            <w:tcW w:w="0" w:type="auto"/>
          </w:tcPr>
          <w:p w14:paraId="779267B7" w14:textId="77777777" w:rsidR="00B44A33" w:rsidRDefault="00000000">
            <w:pPr>
              <w:pStyle w:val="Compact"/>
            </w:pPr>
            <w:r>
              <w:t>[-0.14, 0.58]</w:t>
            </w:r>
          </w:p>
        </w:tc>
        <w:tc>
          <w:tcPr>
            <w:tcW w:w="0" w:type="auto"/>
          </w:tcPr>
          <w:p w14:paraId="46A1C3FA" w14:textId="77777777" w:rsidR="00B44A33" w:rsidRDefault="00000000">
            <w:pPr>
              <w:pStyle w:val="Compact"/>
            </w:pPr>
            <w:r>
              <w:t>2.91</w:t>
            </w:r>
          </w:p>
        </w:tc>
        <w:tc>
          <w:tcPr>
            <w:tcW w:w="0" w:type="auto"/>
          </w:tcPr>
          <w:p w14:paraId="46E82842" w14:textId="77777777" w:rsidR="00B44A33" w:rsidRDefault="00000000">
            <w:pPr>
              <w:pStyle w:val="Compact"/>
            </w:pPr>
            <w:r>
              <w:t>.164</w:t>
            </w:r>
          </w:p>
        </w:tc>
      </w:tr>
      <w:tr w:rsidR="00B44A33" w14:paraId="57E76DFF" w14:textId="77777777">
        <w:tc>
          <w:tcPr>
            <w:tcW w:w="0" w:type="auto"/>
          </w:tcPr>
          <w:p w14:paraId="3DADC4B1" w14:textId="77777777" w:rsidR="00B44A33" w:rsidRDefault="00000000">
            <w:pPr>
              <w:pStyle w:val="Compact"/>
            </w:pPr>
            <w:r>
              <w:t>     negative vs. control</w:t>
            </w:r>
          </w:p>
        </w:tc>
        <w:tc>
          <w:tcPr>
            <w:tcW w:w="0" w:type="auto"/>
          </w:tcPr>
          <w:p w14:paraId="4E5F8B86" w14:textId="77777777" w:rsidR="00B44A33" w:rsidRDefault="00000000">
            <w:pPr>
              <w:pStyle w:val="Compact"/>
            </w:pPr>
            <w:r>
              <w:t>17</w:t>
            </w:r>
          </w:p>
        </w:tc>
        <w:tc>
          <w:tcPr>
            <w:tcW w:w="0" w:type="auto"/>
          </w:tcPr>
          <w:p w14:paraId="4278699F" w14:textId="77777777" w:rsidR="00B44A33" w:rsidRDefault="00000000">
            <w:pPr>
              <w:pStyle w:val="Compact"/>
            </w:pPr>
            <w:r>
              <w:t>43</w:t>
            </w:r>
          </w:p>
        </w:tc>
        <w:tc>
          <w:tcPr>
            <w:tcW w:w="0" w:type="auto"/>
          </w:tcPr>
          <w:p w14:paraId="2078DFB7" w14:textId="77777777" w:rsidR="00B44A33" w:rsidRDefault="00000000">
            <w:pPr>
              <w:pStyle w:val="Compact"/>
            </w:pPr>
            <w:r>
              <w:t>0.16</w:t>
            </w:r>
          </w:p>
        </w:tc>
        <w:tc>
          <w:tcPr>
            <w:tcW w:w="0" w:type="auto"/>
          </w:tcPr>
          <w:p w14:paraId="582B38FC" w14:textId="77777777" w:rsidR="00B44A33" w:rsidRDefault="00000000">
            <w:pPr>
              <w:pStyle w:val="Compact"/>
            </w:pPr>
            <w:r>
              <w:t>[0.03, 0.29]</w:t>
            </w:r>
          </w:p>
        </w:tc>
        <w:tc>
          <w:tcPr>
            <w:tcW w:w="0" w:type="auto"/>
          </w:tcPr>
          <w:p w14:paraId="0D35FCA8" w14:textId="77777777" w:rsidR="00B44A33" w:rsidRDefault="00000000">
            <w:pPr>
              <w:pStyle w:val="Compact"/>
            </w:pPr>
            <w:r>
              <w:t>6.4</w:t>
            </w:r>
          </w:p>
        </w:tc>
        <w:tc>
          <w:tcPr>
            <w:tcW w:w="0" w:type="auto"/>
          </w:tcPr>
          <w:p w14:paraId="6B2A7C17" w14:textId="77777777" w:rsidR="00B44A33" w:rsidRDefault="00000000">
            <w:pPr>
              <w:pStyle w:val="Compact"/>
            </w:pPr>
            <w:r>
              <w:t>.021</w:t>
            </w:r>
          </w:p>
        </w:tc>
      </w:tr>
      <w:tr w:rsidR="00B44A33" w14:paraId="51EEA309" w14:textId="77777777">
        <w:tc>
          <w:tcPr>
            <w:tcW w:w="0" w:type="auto"/>
          </w:tcPr>
          <w:p w14:paraId="6473C233" w14:textId="77777777" w:rsidR="00B44A33" w:rsidRDefault="00000000">
            <w:pPr>
              <w:pStyle w:val="Compact"/>
            </w:pPr>
            <w:r>
              <w:t>     positive vs. nil</w:t>
            </w:r>
          </w:p>
        </w:tc>
        <w:tc>
          <w:tcPr>
            <w:tcW w:w="0" w:type="auto"/>
          </w:tcPr>
          <w:p w14:paraId="47EE1451" w14:textId="77777777" w:rsidR="00B44A33" w:rsidRDefault="00000000">
            <w:pPr>
              <w:pStyle w:val="Compact"/>
            </w:pPr>
            <w:r>
              <w:t>8</w:t>
            </w:r>
          </w:p>
        </w:tc>
        <w:tc>
          <w:tcPr>
            <w:tcW w:w="0" w:type="auto"/>
          </w:tcPr>
          <w:p w14:paraId="138E2F96" w14:textId="77777777" w:rsidR="00B44A33" w:rsidRDefault="00000000">
            <w:pPr>
              <w:pStyle w:val="Compact"/>
            </w:pPr>
            <w:r>
              <w:t>34</w:t>
            </w:r>
          </w:p>
        </w:tc>
        <w:tc>
          <w:tcPr>
            <w:tcW w:w="0" w:type="auto"/>
          </w:tcPr>
          <w:p w14:paraId="50C43DE5" w14:textId="77777777" w:rsidR="00B44A33" w:rsidRDefault="00000000">
            <w:pPr>
              <w:pStyle w:val="Compact"/>
            </w:pPr>
            <w:r>
              <w:t>0.36</w:t>
            </w:r>
          </w:p>
        </w:tc>
        <w:tc>
          <w:tcPr>
            <w:tcW w:w="0" w:type="auto"/>
          </w:tcPr>
          <w:p w14:paraId="13876112" w14:textId="77777777" w:rsidR="00B44A33" w:rsidRDefault="00000000">
            <w:pPr>
              <w:pStyle w:val="Compact"/>
            </w:pPr>
            <w:r>
              <w:t>[0.02, 0.71]</w:t>
            </w:r>
          </w:p>
        </w:tc>
        <w:tc>
          <w:tcPr>
            <w:tcW w:w="0" w:type="auto"/>
          </w:tcPr>
          <w:p w14:paraId="4BA3B213" w14:textId="77777777" w:rsidR="00B44A33" w:rsidRDefault="00000000">
            <w:pPr>
              <w:pStyle w:val="Compact"/>
            </w:pPr>
            <w:r>
              <w:t>6.13</w:t>
            </w:r>
          </w:p>
        </w:tc>
        <w:tc>
          <w:tcPr>
            <w:tcW w:w="0" w:type="auto"/>
          </w:tcPr>
          <w:p w14:paraId="61F36821" w14:textId="77777777" w:rsidR="00B44A33" w:rsidRDefault="00000000">
            <w:pPr>
              <w:pStyle w:val="Compact"/>
            </w:pPr>
            <w:r>
              <w:t>.043</w:t>
            </w:r>
          </w:p>
        </w:tc>
      </w:tr>
      <w:tr w:rsidR="00B44A33" w14:paraId="242ED5B7" w14:textId="77777777">
        <w:tc>
          <w:tcPr>
            <w:tcW w:w="0" w:type="auto"/>
          </w:tcPr>
          <w:p w14:paraId="4AF1836F" w14:textId="77777777" w:rsidR="00B44A33" w:rsidRDefault="00000000">
            <w:pPr>
              <w:pStyle w:val="Compact"/>
            </w:pPr>
            <w:r>
              <w:t>     positive vs. negative</w:t>
            </w:r>
          </w:p>
        </w:tc>
        <w:tc>
          <w:tcPr>
            <w:tcW w:w="0" w:type="auto"/>
          </w:tcPr>
          <w:p w14:paraId="2E4C1A22" w14:textId="77777777" w:rsidR="00B44A33" w:rsidRDefault="00000000">
            <w:pPr>
              <w:pStyle w:val="Compact"/>
            </w:pPr>
            <w:r>
              <w:t>16</w:t>
            </w:r>
          </w:p>
        </w:tc>
        <w:tc>
          <w:tcPr>
            <w:tcW w:w="0" w:type="auto"/>
          </w:tcPr>
          <w:p w14:paraId="389357E7" w14:textId="77777777" w:rsidR="00B44A33" w:rsidRDefault="00000000">
            <w:pPr>
              <w:pStyle w:val="Compact"/>
            </w:pPr>
            <w:r>
              <w:t>44</w:t>
            </w:r>
          </w:p>
        </w:tc>
        <w:tc>
          <w:tcPr>
            <w:tcW w:w="0" w:type="auto"/>
          </w:tcPr>
          <w:p w14:paraId="07A012B0" w14:textId="77777777" w:rsidR="00B44A33" w:rsidRDefault="00000000">
            <w:pPr>
              <w:pStyle w:val="Compact"/>
            </w:pPr>
            <w:r>
              <w:t>0.32</w:t>
            </w:r>
          </w:p>
        </w:tc>
        <w:tc>
          <w:tcPr>
            <w:tcW w:w="0" w:type="auto"/>
          </w:tcPr>
          <w:p w14:paraId="22F98E48" w14:textId="77777777" w:rsidR="00B44A33" w:rsidRDefault="00000000">
            <w:pPr>
              <w:pStyle w:val="Compact"/>
            </w:pPr>
            <w:r>
              <w:t>[0.15, 0.5]</w:t>
            </w:r>
          </w:p>
        </w:tc>
        <w:tc>
          <w:tcPr>
            <w:tcW w:w="0" w:type="auto"/>
          </w:tcPr>
          <w:p w14:paraId="5AD4174D" w14:textId="77777777" w:rsidR="00B44A33" w:rsidRDefault="00000000">
            <w:pPr>
              <w:pStyle w:val="Compact"/>
            </w:pPr>
            <w:r>
              <w:t>15.15</w:t>
            </w:r>
          </w:p>
        </w:tc>
        <w:tc>
          <w:tcPr>
            <w:tcW w:w="0" w:type="auto"/>
          </w:tcPr>
          <w:p w14:paraId="158ED930" w14:textId="77777777" w:rsidR="00B44A33" w:rsidRDefault="00000000">
            <w:pPr>
              <w:pStyle w:val="Compact"/>
            </w:pPr>
            <w:r>
              <w:t>.001</w:t>
            </w:r>
          </w:p>
        </w:tc>
      </w:tr>
      <w:tr w:rsidR="00B44A33" w14:paraId="63462795" w14:textId="77777777">
        <w:tc>
          <w:tcPr>
            <w:tcW w:w="0" w:type="auto"/>
          </w:tcPr>
          <w:p w14:paraId="33C987B3" w14:textId="77777777" w:rsidR="00B44A33" w:rsidRDefault="00000000">
            <w:pPr>
              <w:pStyle w:val="Compact"/>
            </w:pPr>
            <w:r>
              <w:t>Control vs. non-control group comparison</w:t>
            </w:r>
          </w:p>
        </w:tc>
        <w:tc>
          <w:tcPr>
            <w:tcW w:w="0" w:type="auto"/>
          </w:tcPr>
          <w:p w14:paraId="5567BD09" w14:textId="77777777" w:rsidR="00B44A33" w:rsidRDefault="00000000">
            <w:pPr>
              <w:pStyle w:val="Compact"/>
            </w:pPr>
            <w:r>
              <w:t>53</w:t>
            </w:r>
          </w:p>
        </w:tc>
        <w:tc>
          <w:tcPr>
            <w:tcW w:w="0" w:type="auto"/>
          </w:tcPr>
          <w:p w14:paraId="07CBE867" w14:textId="77777777" w:rsidR="00B44A33" w:rsidRDefault="00000000">
            <w:pPr>
              <w:pStyle w:val="Compact"/>
            </w:pPr>
            <w:r>
              <w:t>253</w:t>
            </w:r>
          </w:p>
        </w:tc>
        <w:tc>
          <w:tcPr>
            <w:tcW w:w="0" w:type="auto"/>
          </w:tcPr>
          <w:p w14:paraId="349F5AA3" w14:textId="77777777" w:rsidR="00B44A33" w:rsidRDefault="00000000">
            <w:pPr>
              <w:pStyle w:val="Compact"/>
            </w:pPr>
            <w:r>
              <w:t>–</w:t>
            </w:r>
          </w:p>
        </w:tc>
        <w:tc>
          <w:tcPr>
            <w:tcW w:w="0" w:type="auto"/>
          </w:tcPr>
          <w:p w14:paraId="6064E0ED" w14:textId="77777777" w:rsidR="00B44A33" w:rsidRDefault="00000000">
            <w:pPr>
              <w:pStyle w:val="Compact"/>
            </w:pPr>
            <w:r>
              <w:t>–</w:t>
            </w:r>
          </w:p>
        </w:tc>
        <w:tc>
          <w:tcPr>
            <w:tcW w:w="0" w:type="auto"/>
          </w:tcPr>
          <w:p w14:paraId="1915C967" w14:textId="77777777" w:rsidR="00B44A33" w:rsidRDefault="00000000">
            <w:pPr>
              <w:pStyle w:val="Compact"/>
            </w:pPr>
            <w:r>
              <w:t>10.87</w:t>
            </w:r>
          </w:p>
        </w:tc>
        <w:tc>
          <w:tcPr>
            <w:tcW w:w="0" w:type="auto"/>
          </w:tcPr>
          <w:p w14:paraId="73DC3E12" w14:textId="77777777" w:rsidR="00B44A33" w:rsidRDefault="00000000">
            <w:pPr>
              <w:pStyle w:val="Compact"/>
            </w:pPr>
            <w:r>
              <w:t>.008</w:t>
            </w:r>
          </w:p>
        </w:tc>
      </w:tr>
      <w:tr w:rsidR="00B44A33" w14:paraId="0E093438" w14:textId="77777777">
        <w:tc>
          <w:tcPr>
            <w:tcW w:w="0" w:type="auto"/>
          </w:tcPr>
          <w:p w14:paraId="15696050" w14:textId="77777777" w:rsidR="00B44A33" w:rsidRDefault="00000000">
            <w:pPr>
              <w:pStyle w:val="Compact"/>
            </w:pPr>
            <w:r>
              <w:t>     control</w:t>
            </w:r>
          </w:p>
        </w:tc>
        <w:tc>
          <w:tcPr>
            <w:tcW w:w="0" w:type="auto"/>
          </w:tcPr>
          <w:p w14:paraId="06A0A718" w14:textId="77777777" w:rsidR="00B44A33" w:rsidRDefault="00000000">
            <w:pPr>
              <w:pStyle w:val="Compact"/>
            </w:pPr>
            <w:r>
              <w:t>45</w:t>
            </w:r>
          </w:p>
        </w:tc>
        <w:tc>
          <w:tcPr>
            <w:tcW w:w="0" w:type="auto"/>
          </w:tcPr>
          <w:p w14:paraId="5C3708E0" w14:textId="77777777" w:rsidR="00B44A33" w:rsidRDefault="00000000">
            <w:pPr>
              <w:pStyle w:val="Compact"/>
            </w:pPr>
            <w:r>
              <w:t>175</w:t>
            </w:r>
          </w:p>
        </w:tc>
        <w:tc>
          <w:tcPr>
            <w:tcW w:w="0" w:type="auto"/>
          </w:tcPr>
          <w:p w14:paraId="465C6C51" w14:textId="77777777" w:rsidR="00B44A33" w:rsidRDefault="00000000">
            <w:pPr>
              <w:pStyle w:val="Compact"/>
            </w:pPr>
            <w:r>
              <w:t>0.15</w:t>
            </w:r>
          </w:p>
        </w:tc>
        <w:tc>
          <w:tcPr>
            <w:tcW w:w="0" w:type="auto"/>
          </w:tcPr>
          <w:p w14:paraId="62B42B54" w14:textId="77777777" w:rsidR="00B44A33" w:rsidRDefault="00000000">
            <w:pPr>
              <w:pStyle w:val="Compact"/>
            </w:pPr>
            <w:r>
              <w:t>[0.07, 0.24]</w:t>
            </w:r>
          </w:p>
        </w:tc>
        <w:tc>
          <w:tcPr>
            <w:tcW w:w="0" w:type="auto"/>
          </w:tcPr>
          <w:p w14:paraId="34EF0F6E" w14:textId="77777777" w:rsidR="00B44A33" w:rsidRDefault="00000000">
            <w:pPr>
              <w:pStyle w:val="Compact"/>
            </w:pPr>
            <w:r>
              <w:t>12.11</w:t>
            </w:r>
          </w:p>
        </w:tc>
        <w:tc>
          <w:tcPr>
            <w:tcW w:w="0" w:type="auto"/>
          </w:tcPr>
          <w:p w14:paraId="522FC79A" w14:textId="77777777" w:rsidR="00B44A33" w:rsidRDefault="00000000">
            <w:pPr>
              <w:pStyle w:val="Compact"/>
            </w:pPr>
            <w:r>
              <w:t>.001</w:t>
            </w:r>
          </w:p>
        </w:tc>
      </w:tr>
      <w:tr w:rsidR="00B44A33" w14:paraId="507F682B" w14:textId="77777777">
        <w:tc>
          <w:tcPr>
            <w:tcW w:w="0" w:type="auto"/>
          </w:tcPr>
          <w:p w14:paraId="1224F095" w14:textId="77777777" w:rsidR="00B44A33" w:rsidRDefault="00000000">
            <w:pPr>
              <w:pStyle w:val="Compact"/>
            </w:pPr>
            <w:r>
              <w:t>     non-control</w:t>
            </w:r>
          </w:p>
        </w:tc>
        <w:tc>
          <w:tcPr>
            <w:tcW w:w="0" w:type="auto"/>
          </w:tcPr>
          <w:p w14:paraId="2E2E4C5C" w14:textId="77777777" w:rsidR="00B44A33" w:rsidRDefault="00000000">
            <w:pPr>
              <w:pStyle w:val="Compact"/>
            </w:pPr>
            <w:r>
              <w:t>24</w:t>
            </w:r>
          </w:p>
        </w:tc>
        <w:tc>
          <w:tcPr>
            <w:tcW w:w="0" w:type="auto"/>
          </w:tcPr>
          <w:p w14:paraId="41344328" w14:textId="77777777" w:rsidR="00B44A33" w:rsidRDefault="00000000">
            <w:pPr>
              <w:pStyle w:val="Compact"/>
            </w:pPr>
            <w:r>
              <w:t>78</w:t>
            </w:r>
          </w:p>
        </w:tc>
        <w:tc>
          <w:tcPr>
            <w:tcW w:w="0" w:type="auto"/>
          </w:tcPr>
          <w:p w14:paraId="0D01384A" w14:textId="77777777" w:rsidR="00B44A33" w:rsidRDefault="00000000">
            <w:pPr>
              <w:pStyle w:val="Compact"/>
            </w:pPr>
            <w:r>
              <w:t>0.33</w:t>
            </w:r>
          </w:p>
        </w:tc>
        <w:tc>
          <w:tcPr>
            <w:tcW w:w="0" w:type="auto"/>
          </w:tcPr>
          <w:p w14:paraId="02D931CC" w14:textId="77777777" w:rsidR="00B44A33" w:rsidRDefault="00000000">
            <w:pPr>
              <w:pStyle w:val="Compact"/>
            </w:pPr>
            <w:r>
              <w:t>[0.18, 0.48]</w:t>
            </w:r>
          </w:p>
        </w:tc>
        <w:tc>
          <w:tcPr>
            <w:tcW w:w="0" w:type="auto"/>
          </w:tcPr>
          <w:p w14:paraId="61581A73" w14:textId="77777777" w:rsidR="00B44A33" w:rsidRDefault="00000000">
            <w:pPr>
              <w:pStyle w:val="Compact"/>
            </w:pPr>
            <w:r>
              <w:t>20.99</w:t>
            </w:r>
          </w:p>
        </w:tc>
        <w:tc>
          <w:tcPr>
            <w:tcW w:w="0" w:type="auto"/>
          </w:tcPr>
          <w:p w14:paraId="0BFBA897" w14:textId="77777777" w:rsidR="00B44A33" w:rsidRDefault="00000000">
            <w:pPr>
              <w:pStyle w:val="Compact"/>
            </w:pPr>
            <w:r>
              <w:t>&lt; .001</w:t>
            </w:r>
          </w:p>
        </w:tc>
      </w:tr>
      <w:tr w:rsidR="00B44A33" w14:paraId="71F141CE" w14:textId="77777777">
        <w:tc>
          <w:tcPr>
            <w:tcW w:w="0" w:type="auto"/>
          </w:tcPr>
          <w:p w14:paraId="42CC261E" w14:textId="77777777" w:rsidR="00B44A33" w:rsidRDefault="00000000">
            <w:pPr>
              <w:pStyle w:val="Compact"/>
            </w:pPr>
            <w:r>
              <w:t>Control group comparison (see levels above)</w:t>
            </w:r>
          </w:p>
        </w:tc>
        <w:tc>
          <w:tcPr>
            <w:tcW w:w="0" w:type="auto"/>
          </w:tcPr>
          <w:p w14:paraId="2CDF2757" w14:textId="77777777" w:rsidR="00B44A33" w:rsidRDefault="00000000">
            <w:pPr>
              <w:pStyle w:val="Compact"/>
            </w:pPr>
            <w:r>
              <w:t>45</w:t>
            </w:r>
          </w:p>
        </w:tc>
        <w:tc>
          <w:tcPr>
            <w:tcW w:w="0" w:type="auto"/>
          </w:tcPr>
          <w:p w14:paraId="07F4F14D" w14:textId="77777777" w:rsidR="00B44A33" w:rsidRDefault="00000000">
            <w:pPr>
              <w:pStyle w:val="Compact"/>
            </w:pPr>
            <w:r>
              <w:t>175</w:t>
            </w:r>
          </w:p>
        </w:tc>
        <w:tc>
          <w:tcPr>
            <w:tcW w:w="0" w:type="auto"/>
          </w:tcPr>
          <w:p w14:paraId="5AD9CF64" w14:textId="77777777" w:rsidR="00B44A33" w:rsidRDefault="00000000">
            <w:pPr>
              <w:pStyle w:val="Compact"/>
            </w:pPr>
            <w:r>
              <w:t>–</w:t>
            </w:r>
          </w:p>
        </w:tc>
        <w:tc>
          <w:tcPr>
            <w:tcW w:w="0" w:type="auto"/>
          </w:tcPr>
          <w:p w14:paraId="70F626E9" w14:textId="77777777" w:rsidR="00B44A33" w:rsidRDefault="00000000">
            <w:pPr>
              <w:pStyle w:val="Compact"/>
            </w:pPr>
            <w:r>
              <w:t>–</w:t>
            </w:r>
          </w:p>
        </w:tc>
        <w:tc>
          <w:tcPr>
            <w:tcW w:w="0" w:type="auto"/>
          </w:tcPr>
          <w:p w14:paraId="2E3FB4F4" w14:textId="77777777" w:rsidR="00B44A33" w:rsidRDefault="00000000">
            <w:pPr>
              <w:pStyle w:val="Compact"/>
            </w:pPr>
            <w:r>
              <w:t>0.2</w:t>
            </w:r>
          </w:p>
        </w:tc>
        <w:tc>
          <w:tcPr>
            <w:tcW w:w="0" w:type="auto"/>
          </w:tcPr>
          <w:p w14:paraId="5D0DB54D" w14:textId="77777777" w:rsidR="00B44A33" w:rsidRDefault="00000000">
            <w:pPr>
              <w:pStyle w:val="Compact"/>
            </w:pPr>
            <w:r>
              <w:t>.828</w:t>
            </w:r>
          </w:p>
        </w:tc>
      </w:tr>
      <w:tr w:rsidR="00B44A33" w14:paraId="59968F26" w14:textId="77777777">
        <w:tc>
          <w:tcPr>
            <w:tcW w:w="0" w:type="auto"/>
          </w:tcPr>
          <w:p w14:paraId="4F767F2F" w14:textId="77777777" w:rsidR="00B44A33" w:rsidRDefault="00000000">
            <w:pPr>
              <w:pStyle w:val="Compact"/>
            </w:pPr>
            <w:r>
              <w:lastRenderedPageBreak/>
              <w:t>Design of demand characteristics manipulation</w:t>
            </w:r>
          </w:p>
        </w:tc>
        <w:tc>
          <w:tcPr>
            <w:tcW w:w="0" w:type="auto"/>
          </w:tcPr>
          <w:p w14:paraId="0FFA17F3" w14:textId="77777777" w:rsidR="00B44A33" w:rsidRDefault="00000000">
            <w:pPr>
              <w:pStyle w:val="Compact"/>
            </w:pPr>
            <w:r>
              <w:t>53</w:t>
            </w:r>
          </w:p>
        </w:tc>
        <w:tc>
          <w:tcPr>
            <w:tcW w:w="0" w:type="auto"/>
          </w:tcPr>
          <w:p w14:paraId="08759202" w14:textId="77777777" w:rsidR="00B44A33" w:rsidRDefault="00000000">
            <w:pPr>
              <w:pStyle w:val="Compact"/>
            </w:pPr>
            <w:r>
              <w:t>253</w:t>
            </w:r>
          </w:p>
        </w:tc>
        <w:tc>
          <w:tcPr>
            <w:tcW w:w="0" w:type="auto"/>
          </w:tcPr>
          <w:p w14:paraId="216F0A34" w14:textId="77777777" w:rsidR="00B44A33" w:rsidRDefault="00000000">
            <w:pPr>
              <w:pStyle w:val="Compact"/>
            </w:pPr>
            <w:r>
              <w:t>–</w:t>
            </w:r>
          </w:p>
        </w:tc>
        <w:tc>
          <w:tcPr>
            <w:tcW w:w="0" w:type="auto"/>
          </w:tcPr>
          <w:p w14:paraId="3BE73E90" w14:textId="77777777" w:rsidR="00B44A33" w:rsidRDefault="00000000">
            <w:pPr>
              <w:pStyle w:val="Compact"/>
            </w:pPr>
            <w:r>
              <w:t>–</w:t>
            </w:r>
          </w:p>
        </w:tc>
        <w:tc>
          <w:tcPr>
            <w:tcW w:w="0" w:type="auto"/>
          </w:tcPr>
          <w:p w14:paraId="3157F3B4" w14:textId="77777777" w:rsidR="00B44A33" w:rsidRDefault="00000000">
            <w:pPr>
              <w:pStyle w:val="Compact"/>
            </w:pPr>
            <w:r>
              <w:t>1.55</w:t>
            </w:r>
          </w:p>
        </w:tc>
        <w:tc>
          <w:tcPr>
            <w:tcW w:w="0" w:type="auto"/>
          </w:tcPr>
          <w:p w14:paraId="162D0E9E" w14:textId="77777777" w:rsidR="00B44A33" w:rsidRDefault="00000000">
            <w:pPr>
              <w:pStyle w:val="Compact"/>
            </w:pPr>
            <w:r>
              <w:t>.240</w:t>
            </w:r>
          </w:p>
        </w:tc>
      </w:tr>
      <w:tr w:rsidR="00B44A33" w14:paraId="3A180A98" w14:textId="77777777">
        <w:tc>
          <w:tcPr>
            <w:tcW w:w="0" w:type="auto"/>
          </w:tcPr>
          <w:p w14:paraId="7FFE9724" w14:textId="77777777" w:rsidR="00B44A33" w:rsidRDefault="00000000">
            <w:pPr>
              <w:pStyle w:val="Compact"/>
            </w:pPr>
            <w:r>
              <w:t>     within-subjects</w:t>
            </w:r>
          </w:p>
        </w:tc>
        <w:tc>
          <w:tcPr>
            <w:tcW w:w="0" w:type="auto"/>
          </w:tcPr>
          <w:p w14:paraId="64F94752" w14:textId="77777777" w:rsidR="00B44A33" w:rsidRDefault="00000000">
            <w:pPr>
              <w:pStyle w:val="Compact"/>
            </w:pPr>
            <w:r>
              <w:t>14</w:t>
            </w:r>
          </w:p>
        </w:tc>
        <w:tc>
          <w:tcPr>
            <w:tcW w:w="0" w:type="auto"/>
          </w:tcPr>
          <w:p w14:paraId="4A320FBF" w14:textId="77777777" w:rsidR="00B44A33" w:rsidRDefault="00000000">
            <w:pPr>
              <w:pStyle w:val="Compact"/>
            </w:pPr>
            <w:r>
              <w:t>44</w:t>
            </w:r>
          </w:p>
        </w:tc>
        <w:tc>
          <w:tcPr>
            <w:tcW w:w="0" w:type="auto"/>
          </w:tcPr>
          <w:p w14:paraId="7D92EEFF" w14:textId="77777777" w:rsidR="00B44A33" w:rsidRDefault="00000000">
            <w:pPr>
              <w:pStyle w:val="Compact"/>
            </w:pPr>
            <w:r>
              <w:t>0.14</w:t>
            </w:r>
          </w:p>
        </w:tc>
        <w:tc>
          <w:tcPr>
            <w:tcW w:w="0" w:type="auto"/>
          </w:tcPr>
          <w:p w14:paraId="08E799F6" w14:textId="77777777" w:rsidR="00B44A33" w:rsidRDefault="00000000">
            <w:pPr>
              <w:pStyle w:val="Compact"/>
            </w:pPr>
            <w:r>
              <w:t>[0.02, 0.25]</w:t>
            </w:r>
          </w:p>
        </w:tc>
        <w:tc>
          <w:tcPr>
            <w:tcW w:w="0" w:type="auto"/>
          </w:tcPr>
          <w:p w14:paraId="380A2671" w14:textId="77777777" w:rsidR="00B44A33" w:rsidRDefault="00000000">
            <w:pPr>
              <w:pStyle w:val="Compact"/>
            </w:pPr>
            <w:r>
              <w:t>7.07</w:t>
            </w:r>
          </w:p>
        </w:tc>
        <w:tc>
          <w:tcPr>
            <w:tcW w:w="0" w:type="auto"/>
          </w:tcPr>
          <w:p w14:paraId="7871A01A" w14:textId="77777777" w:rsidR="00B44A33" w:rsidRDefault="00000000">
            <w:pPr>
              <w:pStyle w:val="Compact"/>
            </w:pPr>
            <w:r>
              <w:t>.020</w:t>
            </w:r>
          </w:p>
        </w:tc>
      </w:tr>
      <w:tr w:rsidR="00B44A33" w14:paraId="5FA34D67" w14:textId="77777777">
        <w:tc>
          <w:tcPr>
            <w:tcW w:w="0" w:type="auto"/>
          </w:tcPr>
          <w:p w14:paraId="475B3A84" w14:textId="77777777" w:rsidR="00B44A33" w:rsidRDefault="00000000">
            <w:pPr>
              <w:pStyle w:val="Compact"/>
            </w:pPr>
            <w:r>
              <w:t>     between-subjects</w:t>
            </w:r>
          </w:p>
        </w:tc>
        <w:tc>
          <w:tcPr>
            <w:tcW w:w="0" w:type="auto"/>
          </w:tcPr>
          <w:p w14:paraId="11E0B6DE" w14:textId="77777777" w:rsidR="00B44A33" w:rsidRDefault="00000000">
            <w:pPr>
              <w:pStyle w:val="Compact"/>
            </w:pPr>
            <w:r>
              <w:t>45</w:t>
            </w:r>
          </w:p>
        </w:tc>
        <w:tc>
          <w:tcPr>
            <w:tcW w:w="0" w:type="auto"/>
          </w:tcPr>
          <w:p w14:paraId="74D41F1D" w14:textId="77777777" w:rsidR="00B44A33" w:rsidRDefault="00000000">
            <w:pPr>
              <w:pStyle w:val="Compact"/>
            </w:pPr>
            <w:r>
              <w:t>209</w:t>
            </w:r>
          </w:p>
        </w:tc>
        <w:tc>
          <w:tcPr>
            <w:tcW w:w="0" w:type="auto"/>
          </w:tcPr>
          <w:p w14:paraId="08BA8BC8" w14:textId="77777777" w:rsidR="00B44A33" w:rsidRDefault="00000000">
            <w:pPr>
              <w:pStyle w:val="Compact"/>
            </w:pPr>
            <w:r>
              <w:t>0.22</w:t>
            </w:r>
          </w:p>
        </w:tc>
        <w:tc>
          <w:tcPr>
            <w:tcW w:w="0" w:type="auto"/>
          </w:tcPr>
          <w:p w14:paraId="77912EE0" w14:textId="77777777" w:rsidR="00B44A33" w:rsidRDefault="00000000">
            <w:pPr>
              <w:pStyle w:val="Compact"/>
            </w:pPr>
            <w:r>
              <w:t>[0.11, 0.34]</w:t>
            </w:r>
          </w:p>
        </w:tc>
        <w:tc>
          <w:tcPr>
            <w:tcW w:w="0" w:type="auto"/>
          </w:tcPr>
          <w:p w14:paraId="17C0428F" w14:textId="77777777" w:rsidR="00B44A33" w:rsidRDefault="00000000">
            <w:pPr>
              <w:pStyle w:val="Compact"/>
            </w:pPr>
            <w:r>
              <w:t>14.65</w:t>
            </w:r>
          </w:p>
        </w:tc>
        <w:tc>
          <w:tcPr>
            <w:tcW w:w="0" w:type="auto"/>
          </w:tcPr>
          <w:p w14:paraId="45C6331A" w14:textId="77777777" w:rsidR="00B44A33" w:rsidRDefault="00000000">
            <w:pPr>
              <w:pStyle w:val="Compact"/>
            </w:pPr>
            <w:r>
              <w:t>&lt; .001</w:t>
            </w:r>
          </w:p>
        </w:tc>
      </w:tr>
      <w:tr w:rsidR="00B44A33" w14:paraId="27E1D721" w14:textId="77777777">
        <w:tc>
          <w:tcPr>
            <w:tcW w:w="0" w:type="auto"/>
          </w:tcPr>
          <w:p w14:paraId="16DD43E9" w14:textId="77777777" w:rsidR="00B44A33" w:rsidRDefault="00000000">
            <w:pPr>
              <w:pStyle w:val="Compact"/>
            </w:pPr>
            <w:r>
              <w:t>Participant pool</w:t>
            </w:r>
          </w:p>
        </w:tc>
        <w:tc>
          <w:tcPr>
            <w:tcW w:w="0" w:type="auto"/>
          </w:tcPr>
          <w:p w14:paraId="4182ECCE" w14:textId="77777777" w:rsidR="00B44A33" w:rsidRDefault="00000000">
            <w:pPr>
              <w:pStyle w:val="Compact"/>
            </w:pPr>
            <w:r>
              <w:t>49</w:t>
            </w:r>
          </w:p>
        </w:tc>
        <w:tc>
          <w:tcPr>
            <w:tcW w:w="0" w:type="auto"/>
          </w:tcPr>
          <w:p w14:paraId="56C3664A" w14:textId="77777777" w:rsidR="00B44A33" w:rsidRDefault="00000000">
            <w:pPr>
              <w:pStyle w:val="Compact"/>
            </w:pPr>
            <w:r>
              <w:t>205</w:t>
            </w:r>
          </w:p>
        </w:tc>
        <w:tc>
          <w:tcPr>
            <w:tcW w:w="0" w:type="auto"/>
          </w:tcPr>
          <w:p w14:paraId="2137FB5A" w14:textId="77777777" w:rsidR="00B44A33" w:rsidRDefault="00000000">
            <w:pPr>
              <w:pStyle w:val="Compact"/>
            </w:pPr>
            <w:r>
              <w:t>–</w:t>
            </w:r>
          </w:p>
        </w:tc>
        <w:tc>
          <w:tcPr>
            <w:tcW w:w="0" w:type="auto"/>
          </w:tcPr>
          <w:p w14:paraId="7BB276B2" w14:textId="77777777" w:rsidR="00B44A33" w:rsidRDefault="00000000">
            <w:pPr>
              <w:pStyle w:val="Compact"/>
            </w:pPr>
            <w:r>
              <w:t>–</w:t>
            </w:r>
          </w:p>
        </w:tc>
        <w:tc>
          <w:tcPr>
            <w:tcW w:w="0" w:type="auto"/>
          </w:tcPr>
          <w:p w14:paraId="0880840D" w14:textId="77777777" w:rsidR="00B44A33" w:rsidRDefault="00000000">
            <w:pPr>
              <w:pStyle w:val="Compact"/>
            </w:pPr>
            <w:r>
              <w:t>2.44</w:t>
            </w:r>
          </w:p>
        </w:tc>
        <w:tc>
          <w:tcPr>
            <w:tcW w:w="0" w:type="auto"/>
          </w:tcPr>
          <w:p w14:paraId="4556A417" w14:textId="77777777" w:rsidR="00B44A33" w:rsidRDefault="00000000">
            <w:pPr>
              <w:pStyle w:val="Compact"/>
            </w:pPr>
            <w:r>
              <w:t>.282</w:t>
            </w:r>
          </w:p>
        </w:tc>
      </w:tr>
      <w:tr w:rsidR="00B44A33" w14:paraId="13BC5656" w14:textId="77777777">
        <w:tc>
          <w:tcPr>
            <w:tcW w:w="0" w:type="auto"/>
          </w:tcPr>
          <w:p w14:paraId="1E06DF7D" w14:textId="77777777" w:rsidR="00B44A33" w:rsidRDefault="00000000">
            <w:pPr>
              <w:pStyle w:val="Compact"/>
            </w:pPr>
            <w:r>
              <w:t>     students</w:t>
            </w:r>
          </w:p>
        </w:tc>
        <w:tc>
          <w:tcPr>
            <w:tcW w:w="0" w:type="auto"/>
          </w:tcPr>
          <w:p w14:paraId="08B8715D" w14:textId="77777777" w:rsidR="00B44A33" w:rsidRDefault="00000000">
            <w:pPr>
              <w:pStyle w:val="Compact"/>
            </w:pPr>
            <w:r>
              <w:t>36</w:t>
            </w:r>
          </w:p>
        </w:tc>
        <w:tc>
          <w:tcPr>
            <w:tcW w:w="0" w:type="auto"/>
          </w:tcPr>
          <w:p w14:paraId="26E1C40B" w14:textId="77777777" w:rsidR="00B44A33" w:rsidRDefault="00000000">
            <w:pPr>
              <w:pStyle w:val="Compact"/>
            </w:pPr>
            <w:r>
              <w:t>160</w:t>
            </w:r>
          </w:p>
        </w:tc>
        <w:tc>
          <w:tcPr>
            <w:tcW w:w="0" w:type="auto"/>
          </w:tcPr>
          <w:p w14:paraId="3E2AA9DF" w14:textId="77777777" w:rsidR="00B44A33" w:rsidRDefault="00000000">
            <w:pPr>
              <w:pStyle w:val="Compact"/>
            </w:pPr>
            <w:r>
              <w:t>0.26</w:t>
            </w:r>
          </w:p>
        </w:tc>
        <w:tc>
          <w:tcPr>
            <w:tcW w:w="0" w:type="auto"/>
          </w:tcPr>
          <w:p w14:paraId="05C39B9E" w14:textId="77777777" w:rsidR="00B44A33" w:rsidRDefault="00000000">
            <w:pPr>
              <w:pStyle w:val="Compact"/>
            </w:pPr>
            <w:r>
              <w:t>[0.13, 0.4]</w:t>
            </w:r>
          </w:p>
        </w:tc>
        <w:tc>
          <w:tcPr>
            <w:tcW w:w="0" w:type="auto"/>
          </w:tcPr>
          <w:p w14:paraId="3C35BA71" w14:textId="77777777" w:rsidR="00B44A33" w:rsidRDefault="00000000">
            <w:pPr>
              <w:pStyle w:val="Compact"/>
            </w:pPr>
            <w:r>
              <w:t>15.99</w:t>
            </w:r>
          </w:p>
        </w:tc>
        <w:tc>
          <w:tcPr>
            <w:tcW w:w="0" w:type="auto"/>
          </w:tcPr>
          <w:p w14:paraId="743E43CF" w14:textId="77777777" w:rsidR="00B44A33" w:rsidRDefault="00000000">
            <w:pPr>
              <w:pStyle w:val="Compact"/>
            </w:pPr>
            <w:r>
              <w:t>&lt; .001</w:t>
            </w:r>
          </w:p>
        </w:tc>
      </w:tr>
      <w:tr w:rsidR="00B44A33" w14:paraId="2F8301F3" w14:textId="77777777">
        <w:tc>
          <w:tcPr>
            <w:tcW w:w="0" w:type="auto"/>
          </w:tcPr>
          <w:p w14:paraId="3B48D791" w14:textId="77777777" w:rsidR="00B44A33" w:rsidRDefault="00000000">
            <w:pPr>
              <w:pStyle w:val="Compact"/>
            </w:pPr>
            <w:r>
              <w:t>     non-students</w:t>
            </w:r>
          </w:p>
        </w:tc>
        <w:tc>
          <w:tcPr>
            <w:tcW w:w="0" w:type="auto"/>
          </w:tcPr>
          <w:p w14:paraId="7482A399" w14:textId="77777777" w:rsidR="00B44A33" w:rsidRDefault="00000000">
            <w:pPr>
              <w:pStyle w:val="Compact"/>
            </w:pPr>
            <w:r>
              <w:t>12</w:t>
            </w:r>
          </w:p>
        </w:tc>
        <w:tc>
          <w:tcPr>
            <w:tcW w:w="0" w:type="auto"/>
          </w:tcPr>
          <w:p w14:paraId="52CB2130" w14:textId="77777777" w:rsidR="00B44A33" w:rsidRDefault="00000000">
            <w:pPr>
              <w:pStyle w:val="Compact"/>
            </w:pPr>
            <w:r>
              <w:t>26</w:t>
            </w:r>
          </w:p>
        </w:tc>
        <w:tc>
          <w:tcPr>
            <w:tcW w:w="0" w:type="auto"/>
          </w:tcPr>
          <w:p w14:paraId="55C50AF9" w14:textId="77777777" w:rsidR="00B44A33" w:rsidRDefault="00000000">
            <w:pPr>
              <w:pStyle w:val="Compact"/>
            </w:pPr>
            <w:r>
              <w:t>0.05</w:t>
            </w:r>
          </w:p>
        </w:tc>
        <w:tc>
          <w:tcPr>
            <w:tcW w:w="0" w:type="auto"/>
          </w:tcPr>
          <w:p w14:paraId="0342D8D0" w14:textId="77777777" w:rsidR="00B44A33" w:rsidRDefault="00000000">
            <w:pPr>
              <w:pStyle w:val="Compact"/>
            </w:pPr>
            <w:r>
              <w:t>[-0.06, 0.16]</w:t>
            </w:r>
          </w:p>
        </w:tc>
        <w:tc>
          <w:tcPr>
            <w:tcW w:w="0" w:type="auto"/>
          </w:tcPr>
          <w:p w14:paraId="36845BAF" w14:textId="77777777" w:rsidR="00B44A33" w:rsidRDefault="00000000">
            <w:pPr>
              <w:pStyle w:val="Compact"/>
            </w:pPr>
            <w:r>
              <w:t>1.08</w:t>
            </w:r>
          </w:p>
        </w:tc>
        <w:tc>
          <w:tcPr>
            <w:tcW w:w="0" w:type="auto"/>
          </w:tcPr>
          <w:p w14:paraId="0EBE244B" w14:textId="77777777" w:rsidR="00B44A33" w:rsidRDefault="00000000">
            <w:pPr>
              <w:pStyle w:val="Compact"/>
            </w:pPr>
            <w:r>
              <w:t>.323</w:t>
            </w:r>
          </w:p>
        </w:tc>
      </w:tr>
      <w:tr w:rsidR="00B44A33" w14:paraId="4F970824" w14:textId="77777777">
        <w:tc>
          <w:tcPr>
            <w:tcW w:w="0" w:type="auto"/>
          </w:tcPr>
          <w:p w14:paraId="4FEEA3AA" w14:textId="77777777" w:rsidR="00B44A33" w:rsidRDefault="00000000">
            <w:pPr>
              <w:pStyle w:val="Compact"/>
            </w:pPr>
            <w:r>
              <w:t>     mix</w:t>
            </w:r>
          </w:p>
        </w:tc>
        <w:tc>
          <w:tcPr>
            <w:tcW w:w="0" w:type="auto"/>
          </w:tcPr>
          <w:p w14:paraId="1109892D" w14:textId="77777777" w:rsidR="00B44A33" w:rsidRDefault="00000000">
            <w:pPr>
              <w:pStyle w:val="Compact"/>
            </w:pPr>
            <w:r>
              <w:t>2</w:t>
            </w:r>
          </w:p>
        </w:tc>
        <w:tc>
          <w:tcPr>
            <w:tcW w:w="0" w:type="auto"/>
          </w:tcPr>
          <w:p w14:paraId="35E043B6" w14:textId="77777777" w:rsidR="00B44A33" w:rsidRDefault="00000000">
            <w:pPr>
              <w:pStyle w:val="Compact"/>
            </w:pPr>
            <w:r>
              <w:t>19</w:t>
            </w:r>
          </w:p>
        </w:tc>
        <w:tc>
          <w:tcPr>
            <w:tcW w:w="0" w:type="auto"/>
          </w:tcPr>
          <w:p w14:paraId="77927814" w14:textId="77777777" w:rsidR="00B44A33" w:rsidRDefault="00000000">
            <w:pPr>
              <w:pStyle w:val="Compact"/>
            </w:pPr>
            <w:r>
              <w:t>0.05</w:t>
            </w:r>
          </w:p>
        </w:tc>
        <w:tc>
          <w:tcPr>
            <w:tcW w:w="0" w:type="auto"/>
          </w:tcPr>
          <w:p w14:paraId="491584BC" w14:textId="77777777" w:rsidR="00B44A33" w:rsidRDefault="00000000">
            <w:pPr>
              <w:pStyle w:val="Compact"/>
            </w:pPr>
            <w:r>
              <w:t>[-1, 1.09]</w:t>
            </w:r>
          </w:p>
        </w:tc>
        <w:tc>
          <w:tcPr>
            <w:tcW w:w="0" w:type="auto"/>
          </w:tcPr>
          <w:p w14:paraId="599208AC" w14:textId="77777777" w:rsidR="00B44A33" w:rsidRDefault="00000000">
            <w:pPr>
              <w:pStyle w:val="Compact"/>
            </w:pPr>
            <w:r>
              <w:t>0.3</w:t>
            </w:r>
          </w:p>
        </w:tc>
        <w:tc>
          <w:tcPr>
            <w:tcW w:w="0" w:type="auto"/>
          </w:tcPr>
          <w:p w14:paraId="5263894C" w14:textId="77777777" w:rsidR="00B44A33" w:rsidRDefault="00000000">
            <w:pPr>
              <w:pStyle w:val="Compact"/>
            </w:pPr>
            <w:r>
              <w:t>.680</w:t>
            </w:r>
          </w:p>
        </w:tc>
      </w:tr>
      <w:tr w:rsidR="00B44A33" w14:paraId="3109D24B" w14:textId="77777777">
        <w:tc>
          <w:tcPr>
            <w:tcW w:w="0" w:type="auto"/>
          </w:tcPr>
          <w:p w14:paraId="70203D9E" w14:textId="77777777" w:rsidR="00B44A33" w:rsidRDefault="00000000">
            <w:pPr>
              <w:pStyle w:val="Compact"/>
            </w:pPr>
            <w:r>
              <w:t>Setting</w:t>
            </w:r>
          </w:p>
        </w:tc>
        <w:tc>
          <w:tcPr>
            <w:tcW w:w="0" w:type="auto"/>
          </w:tcPr>
          <w:p w14:paraId="1FE8CFDC" w14:textId="77777777" w:rsidR="00B44A33" w:rsidRDefault="00000000">
            <w:pPr>
              <w:pStyle w:val="Compact"/>
            </w:pPr>
            <w:r>
              <w:t>50</w:t>
            </w:r>
          </w:p>
        </w:tc>
        <w:tc>
          <w:tcPr>
            <w:tcW w:w="0" w:type="auto"/>
          </w:tcPr>
          <w:p w14:paraId="417AEF55" w14:textId="77777777" w:rsidR="00B44A33" w:rsidRDefault="00000000">
            <w:pPr>
              <w:pStyle w:val="Compact"/>
            </w:pPr>
            <w:r>
              <w:t>240</w:t>
            </w:r>
          </w:p>
        </w:tc>
        <w:tc>
          <w:tcPr>
            <w:tcW w:w="0" w:type="auto"/>
          </w:tcPr>
          <w:p w14:paraId="243C6380" w14:textId="77777777" w:rsidR="00B44A33" w:rsidRDefault="00000000">
            <w:pPr>
              <w:pStyle w:val="Compact"/>
            </w:pPr>
            <w:r>
              <w:t>–</w:t>
            </w:r>
          </w:p>
        </w:tc>
        <w:tc>
          <w:tcPr>
            <w:tcW w:w="0" w:type="auto"/>
          </w:tcPr>
          <w:p w14:paraId="3BC1F440" w14:textId="77777777" w:rsidR="00B44A33" w:rsidRDefault="00000000">
            <w:pPr>
              <w:pStyle w:val="Compact"/>
            </w:pPr>
            <w:r>
              <w:t>–</w:t>
            </w:r>
          </w:p>
        </w:tc>
        <w:tc>
          <w:tcPr>
            <w:tcW w:w="0" w:type="auto"/>
          </w:tcPr>
          <w:p w14:paraId="1AC4116C" w14:textId="77777777" w:rsidR="00B44A33" w:rsidRDefault="00000000">
            <w:pPr>
              <w:pStyle w:val="Compact"/>
            </w:pPr>
            <w:r>
              <w:t>4.81</w:t>
            </w:r>
          </w:p>
        </w:tc>
        <w:tc>
          <w:tcPr>
            <w:tcW w:w="0" w:type="auto"/>
          </w:tcPr>
          <w:p w14:paraId="6EDD0B5D" w14:textId="77777777" w:rsidR="00B44A33" w:rsidRDefault="00000000">
            <w:pPr>
              <w:pStyle w:val="Compact"/>
            </w:pPr>
            <w:r>
              <w:t>.036</w:t>
            </w:r>
          </w:p>
        </w:tc>
      </w:tr>
      <w:tr w:rsidR="00B44A33" w14:paraId="76D5E48A" w14:textId="77777777">
        <w:tc>
          <w:tcPr>
            <w:tcW w:w="0" w:type="auto"/>
          </w:tcPr>
          <w:p w14:paraId="60D5431D" w14:textId="77777777" w:rsidR="00B44A33" w:rsidRDefault="00000000">
            <w:pPr>
              <w:pStyle w:val="Compact"/>
            </w:pPr>
            <w:r>
              <w:t>     online</w:t>
            </w:r>
          </w:p>
        </w:tc>
        <w:tc>
          <w:tcPr>
            <w:tcW w:w="0" w:type="auto"/>
          </w:tcPr>
          <w:p w14:paraId="707C8E64" w14:textId="77777777" w:rsidR="00B44A33" w:rsidRDefault="00000000">
            <w:pPr>
              <w:pStyle w:val="Compact"/>
            </w:pPr>
            <w:r>
              <w:t>18</w:t>
            </w:r>
          </w:p>
        </w:tc>
        <w:tc>
          <w:tcPr>
            <w:tcW w:w="0" w:type="auto"/>
          </w:tcPr>
          <w:p w14:paraId="756F90E1" w14:textId="77777777" w:rsidR="00B44A33" w:rsidRDefault="00000000">
            <w:pPr>
              <w:pStyle w:val="Compact"/>
            </w:pPr>
            <w:r>
              <w:t>52</w:t>
            </w:r>
          </w:p>
        </w:tc>
        <w:tc>
          <w:tcPr>
            <w:tcW w:w="0" w:type="auto"/>
          </w:tcPr>
          <w:p w14:paraId="5415FFFF" w14:textId="77777777" w:rsidR="00B44A33" w:rsidRDefault="00000000">
            <w:pPr>
              <w:pStyle w:val="Compact"/>
            </w:pPr>
            <w:r>
              <w:t>0.1</w:t>
            </w:r>
          </w:p>
        </w:tc>
        <w:tc>
          <w:tcPr>
            <w:tcW w:w="0" w:type="auto"/>
          </w:tcPr>
          <w:p w14:paraId="6B0AC801" w14:textId="77777777" w:rsidR="00B44A33" w:rsidRDefault="00000000">
            <w:pPr>
              <w:pStyle w:val="Compact"/>
            </w:pPr>
            <w:r>
              <w:t>[0.01, 0.19]</w:t>
            </w:r>
          </w:p>
        </w:tc>
        <w:tc>
          <w:tcPr>
            <w:tcW w:w="0" w:type="auto"/>
          </w:tcPr>
          <w:p w14:paraId="17A7BD8F" w14:textId="77777777" w:rsidR="00B44A33" w:rsidRDefault="00000000">
            <w:pPr>
              <w:pStyle w:val="Compact"/>
            </w:pPr>
            <w:r>
              <w:t>5.68</w:t>
            </w:r>
          </w:p>
        </w:tc>
        <w:tc>
          <w:tcPr>
            <w:tcW w:w="0" w:type="auto"/>
          </w:tcPr>
          <w:p w14:paraId="191FDFB5" w14:textId="77777777" w:rsidR="00B44A33" w:rsidRDefault="00000000">
            <w:pPr>
              <w:pStyle w:val="Compact"/>
            </w:pPr>
            <w:r>
              <w:t>.030</w:t>
            </w:r>
          </w:p>
        </w:tc>
      </w:tr>
      <w:tr w:rsidR="00B44A33" w14:paraId="5F2F7B11" w14:textId="77777777">
        <w:tc>
          <w:tcPr>
            <w:tcW w:w="0" w:type="auto"/>
          </w:tcPr>
          <w:p w14:paraId="06AD6E68" w14:textId="77777777" w:rsidR="00B44A33" w:rsidRDefault="00000000">
            <w:pPr>
              <w:pStyle w:val="Compact"/>
            </w:pPr>
            <w:r>
              <w:t>     in-person</w:t>
            </w:r>
          </w:p>
        </w:tc>
        <w:tc>
          <w:tcPr>
            <w:tcW w:w="0" w:type="auto"/>
          </w:tcPr>
          <w:p w14:paraId="46715164" w14:textId="77777777" w:rsidR="00B44A33" w:rsidRDefault="00000000">
            <w:pPr>
              <w:pStyle w:val="Compact"/>
            </w:pPr>
            <w:r>
              <w:t>33</w:t>
            </w:r>
          </w:p>
        </w:tc>
        <w:tc>
          <w:tcPr>
            <w:tcW w:w="0" w:type="auto"/>
          </w:tcPr>
          <w:p w14:paraId="044C395B" w14:textId="77777777" w:rsidR="00B44A33" w:rsidRDefault="00000000">
            <w:pPr>
              <w:pStyle w:val="Compact"/>
            </w:pPr>
            <w:r>
              <w:t>188</w:t>
            </w:r>
          </w:p>
        </w:tc>
        <w:tc>
          <w:tcPr>
            <w:tcW w:w="0" w:type="auto"/>
          </w:tcPr>
          <w:p w14:paraId="7B410B3B" w14:textId="77777777" w:rsidR="00B44A33" w:rsidRDefault="00000000">
            <w:pPr>
              <w:pStyle w:val="Compact"/>
            </w:pPr>
            <w:r>
              <w:t>0.29</w:t>
            </w:r>
          </w:p>
        </w:tc>
        <w:tc>
          <w:tcPr>
            <w:tcW w:w="0" w:type="auto"/>
          </w:tcPr>
          <w:p w14:paraId="0958D8F6" w14:textId="77777777" w:rsidR="00B44A33" w:rsidRDefault="00000000">
            <w:pPr>
              <w:pStyle w:val="Compact"/>
            </w:pPr>
            <w:r>
              <w:t>[0.14, 0.44]</w:t>
            </w:r>
          </w:p>
        </w:tc>
        <w:tc>
          <w:tcPr>
            <w:tcW w:w="0" w:type="auto"/>
          </w:tcPr>
          <w:p w14:paraId="308818E1" w14:textId="77777777" w:rsidR="00B44A33" w:rsidRDefault="00000000">
            <w:pPr>
              <w:pStyle w:val="Compact"/>
            </w:pPr>
            <w:r>
              <w:t>15.49</w:t>
            </w:r>
          </w:p>
        </w:tc>
        <w:tc>
          <w:tcPr>
            <w:tcW w:w="0" w:type="auto"/>
          </w:tcPr>
          <w:p w14:paraId="702F3C76" w14:textId="77777777" w:rsidR="00B44A33" w:rsidRDefault="00000000">
            <w:pPr>
              <w:pStyle w:val="Compact"/>
            </w:pPr>
            <w:r>
              <w:t>&lt; .001</w:t>
            </w:r>
          </w:p>
        </w:tc>
      </w:tr>
      <w:tr w:rsidR="00B44A33" w14:paraId="364DD839" w14:textId="77777777">
        <w:tc>
          <w:tcPr>
            <w:tcW w:w="0" w:type="auto"/>
          </w:tcPr>
          <w:p w14:paraId="3B913349" w14:textId="77777777" w:rsidR="00B44A33" w:rsidRDefault="00000000">
            <w:pPr>
              <w:pStyle w:val="Compact"/>
            </w:pPr>
            <w:r>
              <w:t>Payment</w:t>
            </w:r>
          </w:p>
        </w:tc>
        <w:tc>
          <w:tcPr>
            <w:tcW w:w="0" w:type="auto"/>
          </w:tcPr>
          <w:p w14:paraId="4C6957E0" w14:textId="77777777" w:rsidR="00B44A33" w:rsidRDefault="00000000">
            <w:pPr>
              <w:pStyle w:val="Compact"/>
            </w:pPr>
            <w:r>
              <w:t>49</w:t>
            </w:r>
          </w:p>
        </w:tc>
        <w:tc>
          <w:tcPr>
            <w:tcW w:w="0" w:type="auto"/>
          </w:tcPr>
          <w:p w14:paraId="005D1CD9" w14:textId="77777777" w:rsidR="00B44A33" w:rsidRDefault="00000000">
            <w:pPr>
              <w:pStyle w:val="Compact"/>
            </w:pPr>
            <w:r>
              <w:t>213</w:t>
            </w:r>
          </w:p>
        </w:tc>
        <w:tc>
          <w:tcPr>
            <w:tcW w:w="0" w:type="auto"/>
          </w:tcPr>
          <w:p w14:paraId="0F285699" w14:textId="77777777" w:rsidR="00B44A33" w:rsidRDefault="00000000">
            <w:pPr>
              <w:pStyle w:val="Compact"/>
            </w:pPr>
            <w:r>
              <w:t>–</w:t>
            </w:r>
          </w:p>
        </w:tc>
        <w:tc>
          <w:tcPr>
            <w:tcW w:w="0" w:type="auto"/>
          </w:tcPr>
          <w:p w14:paraId="198EF40B" w14:textId="77777777" w:rsidR="00B44A33" w:rsidRDefault="00000000">
            <w:pPr>
              <w:pStyle w:val="Compact"/>
            </w:pPr>
            <w:r>
              <w:t>–</w:t>
            </w:r>
          </w:p>
        </w:tc>
        <w:tc>
          <w:tcPr>
            <w:tcW w:w="0" w:type="auto"/>
          </w:tcPr>
          <w:p w14:paraId="1C34FE48" w14:textId="77777777" w:rsidR="00B44A33" w:rsidRDefault="00000000">
            <w:pPr>
              <w:pStyle w:val="Compact"/>
            </w:pPr>
            <w:r>
              <w:t>0.55</w:t>
            </w:r>
          </w:p>
        </w:tc>
        <w:tc>
          <w:tcPr>
            <w:tcW w:w="0" w:type="auto"/>
          </w:tcPr>
          <w:p w14:paraId="380BC33D" w14:textId="77777777" w:rsidR="00B44A33" w:rsidRDefault="00000000">
            <w:pPr>
              <w:pStyle w:val="Compact"/>
            </w:pPr>
            <w:r>
              <w:t>.465</w:t>
            </w:r>
          </w:p>
        </w:tc>
      </w:tr>
      <w:tr w:rsidR="00B44A33" w14:paraId="655052BB" w14:textId="77777777">
        <w:tc>
          <w:tcPr>
            <w:tcW w:w="0" w:type="auto"/>
          </w:tcPr>
          <w:p w14:paraId="636CCD1C" w14:textId="77777777" w:rsidR="00B44A33" w:rsidRDefault="00000000">
            <w:pPr>
              <w:pStyle w:val="Compact"/>
            </w:pPr>
            <w:r>
              <w:t>     yes</w:t>
            </w:r>
          </w:p>
        </w:tc>
        <w:tc>
          <w:tcPr>
            <w:tcW w:w="0" w:type="auto"/>
          </w:tcPr>
          <w:p w14:paraId="6005932C" w14:textId="77777777" w:rsidR="00B44A33" w:rsidRDefault="00000000">
            <w:pPr>
              <w:pStyle w:val="Compact"/>
            </w:pPr>
            <w:r>
              <w:t>13</w:t>
            </w:r>
          </w:p>
        </w:tc>
        <w:tc>
          <w:tcPr>
            <w:tcW w:w="0" w:type="auto"/>
          </w:tcPr>
          <w:p w14:paraId="50EBDD52" w14:textId="77777777" w:rsidR="00B44A33" w:rsidRDefault="00000000">
            <w:pPr>
              <w:pStyle w:val="Compact"/>
            </w:pPr>
            <w:r>
              <w:t>50</w:t>
            </w:r>
          </w:p>
        </w:tc>
        <w:tc>
          <w:tcPr>
            <w:tcW w:w="0" w:type="auto"/>
          </w:tcPr>
          <w:p w14:paraId="03966092" w14:textId="77777777" w:rsidR="00B44A33" w:rsidRDefault="00000000">
            <w:pPr>
              <w:pStyle w:val="Compact"/>
            </w:pPr>
            <w:r>
              <w:t>0.13</w:t>
            </w:r>
          </w:p>
        </w:tc>
        <w:tc>
          <w:tcPr>
            <w:tcW w:w="0" w:type="auto"/>
          </w:tcPr>
          <w:p w14:paraId="3B0362FB" w14:textId="77777777" w:rsidR="00B44A33" w:rsidRDefault="00000000">
            <w:pPr>
              <w:pStyle w:val="Compact"/>
            </w:pPr>
            <w:r>
              <w:t>[0, 0.26]</w:t>
            </w:r>
          </w:p>
        </w:tc>
        <w:tc>
          <w:tcPr>
            <w:tcW w:w="0" w:type="auto"/>
          </w:tcPr>
          <w:p w14:paraId="0BF91BE4" w14:textId="77777777" w:rsidR="00B44A33" w:rsidRDefault="00000000">
            <w:pPr>
              <w:pStyle w:val="Compact"/>
            </w:pPr>
            <w:r>
              <w:t>4.92</w:t>
            </w:r>
          </w:p>
        </w:tc>
        <w:tc>
          <w:tcPr>
            <w:tcW w:w="0" w:type="auto"/>
          </w:tcPr>
          <w:p w14:paraId="6EAFB219" w14:textId="77777777" w:rsidR="00B44A33" w:rsidRDefault="00000000">
            <w:pPr>
              <w:pStyle w:val="Compact"/>
            </w:pPr>
            <w:r>
              <w:t>.047</w:t>
            </w:r>
          </w:p>
        </w:tc>
      </w:tr>
      <w:tr w:rsidR="00B44A33" w14:paraId="4A996230" w14:textId="77777777">
        <w:tc>
          <w:tcPr>
            <w:tcW w:w="0" w:type="auto"/>
          </w:tcPr>
          <w:p w14:paraId="5582AE1E" w14:textId="77777777" w:rsidR="00B44A33" w:rsidRDefault="00000000">
            <w:pPr>
              <w:pStyle w:val="Compact"/>
            </w:pPr>
            <w:r>
              <w:t>     no</w:t>
            </w:r>
          </w:p>
        </w:tc>
        <w:tc>
          <w:tcPr>
            <w:tcW w:w="0" w:type="auto"/>
          </w:tcPr>
          <w:p w14:paraId="115E9B1B" w14:textId="77777777" w:rsidR="00B44A33" w:rsidRDefault="00000000">
            <w:pPr>
              <w:pStyle w:val="Compact"/>
            </w:pPr>
            <w:r>
              <w:t>37</w:t>
            </w:r>
          </w:p>
        </w:tc>
        <w:tc>
          <w:tcPr>
            <w:tcW w:w="0" w:type="auto"/>
          </w:tcPr>
          <w:p w14:paraId="757104FE" w14:textId="77777777" w:rsidR="00B44A33" w:rsidRDefault="00000000">
            <w:pPr>
              <w:pStyle w:val="Compact"/>
            </w:pPr>
            <w:r>
              <w:t>163</w:t>
            </w:r>
          </w:p>
        </w:tc>
        <w:tc>
          <w:tcPr>
            <w:tcW w:w="0" w:type="auto"/>
          </w:tcPr>
          <w:p w14:paraId="0BD9683B" w14:textId="77777777" w:rsidR="00B44A33" w:rsidRDefault="00000000">
            <w:pPr>
              <w:pStyle w:val="Compact"/>
            </w:pPr>
            <w:r>
              <w:t>0.19</w:t>
            </w:r>
          </w:p>
        </w:tc>
        <w:tc>
          <w:tcPr>
            <w:tcW w:w="0" w:type="auto"/>
          </w:tcPr>
          <w:p w14:paraId="2E805EC0" w14:textId="77777777" w:rsidR="00B44A33" w:rsidRDefault="00000000">
            <w:pPr>
              <w:pStyle w:val="Compact"/>
            </w:pPr>
            <w:r>
              <w:t>[0.08, 0.31]</w:t>
            </w:r>
          </w:p>
        </w:tc>
        <w:tc>
          <w:tcPr>
            <w:tcW w:w="0" w:type="auto"/>
          </w:tcPr>
          <w:p w14:paraId="0DBFB1E3" w14:textId="77777777" w:rsidR="00B44A33" w:rsidRDefault="00000000">
            <w:pPr>
              <w:pStyle w:val="Compact"/>
            </w:pPr>
            <w:r>
              <w:t>11.71</w:t>
            </w:r>
          </w:p>
        </w:tc>
        <w:tc>
          <w:tcPr>
            <w:tcW w:w="0" w:type="auto"/>
          </w:tcPr>
          <w:p w14:paraId="0E18058B" w14:textId="77777777" w:rsidR="00B44A33" w:rsidRDefault="00000000">
            <w:pPr>
              <w:pStyle w:val="Compact"/>
            </w:pPr>
            <w:r>
              <w:t>.002</w:t>
            </w:r>
          </w:p>
        </w:tc>
      </w:tr>
      <w:tr w:rsidR="00B44A33" w14:paraId="05C13A29" w14:textId="77777777">
        <w:tc>
          <w:tcPr>
            <w:tcW w:w="0" w:type="auto"/>
          </w:tcPr>
          <w:p w14:paraId="7958AA38" w14:textId="77777777" w:rsidR="00B44A33" w:rsidRDefault="00000000">
            <w:pPr>
              <w:pStyle w:val="Compact"/>
            </w:pPr>
            <w:r>
              <w:t>Publication status</w:t>
            </w:r>
          </w:p>
        </w:tc>
        <w:tc>
          <w:tcPr>
            <w:tcW w:w="0" w:type="auto"/>
          </w:tcPr>
          <w:p w14:paraId="59871DEE" w14:textId="77777777" w:rsidR="00B44A33" w:rsidRDefault="00000000">
            <w:pPr>
              <w:pStyle w:val="Compact"/>
            </w:pPr>
            <w:r>
              <w:t>53</w:t>
            </w:r>
          </w:p>
        </w:tc>
        <w:tc>
          <w:tcPr>
            <w:tcW w:w="0" w:type="auto"/>
          </w:tcPr>
          <w:p w14:paraId="2F940968" w14:textId="77777777" w:rsidR="00B44A33" w:rsidRDefault="00000000">
            <w:pPr>
              <w:pStyle w:val="Compact"/>
            </w:pPr>
            <w:r>
              <w:t>253</w:t>
            </w:r>
          </w:p>
        </w:tc>
        <w:tc>
          <w:tcPr>
            <w:tcW w:w="0" w:type="auto"/>
          </w:tcPr>
          <w:p w14:paraId="5D399B5E" w14:textId="77777777" w:rsidR="00B44A33" w:rsidRDefault="00000000">
            <w:pPr>
              <w:pStyle w:val="Compact"/>
            </w:pPr>
            <w:r>
              <w:t>–</w:t>
            </w:r>
          </w:p>
        </w:tc>
        <w:tc>
          <w:tcPr>
            <w:tcW w:w="0" w:type="auto"/>
          </w:tcPr>
          <w:p w14:paraId="060A5505" w14:textId="77777777" w:rsidR="00B44A33" w:rsidRDefault="00000000">
            <w:pPr>
              <w:pStyle w:val="Compact"/>
            </w:pPr>
            <w:r>
              <w:t>–</w:t>
            </w:r>
          </w:p>
        </w:tc>
        <w:tc>
          <w:tcPr>
            <w:tcW w:w="0" w:type="auto"/>
          </w:tcPr>
          <w:p w14:paraId="556C5B8F" w14:textId="77777777" w:rsidR="00B44A33" w:rsidRDefault="00000000">
            <w:pPr>
              <w:pStyle w:val="Compact"/>
            </w:pPr>
            <w:r>
              <w:t>0.07</w:t>
            </w:r>
          </w:p>
        </w:tc>
        <w:tc>
          <w:tcPr>
            <w:tcW w:w="0" w:type="auto"/>
          </w:tcPr>
          <w:p w14:paraId="39016660" w14:textId="77777777" w:rsidR="00B44A33" w:rsidRDefault="00000000">
            <w:pPr>
              <w:pStyle w:val="Compact"/>
            </w:pPr>
            <w:r>
              <w:t>.801</w:t>
            </w:r>
          </w:p>
        </w:tc>
      </w:tr>
      <w:tr w:rsidR="00B44A33" w14:paraId="3E11C832" w14:textId="77777777">
        <w:tc>
          <w:tcPr>
            <w:tcW w:w="0" w:type="auto"/>
          </w:tcPr>
          <w:p w14:paraId="60E0DCBB" w14:textId="77777777" w:rsidR="00B44A33" w:rsidRDefault="00000000">
            <w:pPr>
              <w:pStyle w:val="Compact"/>
            </w:pPr>
            <w:r>
              <w:t>     published</w:t>
            </w:r>
          </w:p>
        </w:tc>
        <w:tc>
          <w:tcPr>
            <w:tcW w:w="0" w:type="auto"/>
          </w:tcPr>
          <w:p w14:paraId="2D80E7B9" w14:textId="77777777" w:rsidR="00B44A33" w:rsidRDefault="00000000">
            <w:pPr>
              <w:pStyle w:val="Compact"/>
            </w:pPr>
            <w:r>
              <w:t>42</w:t>
            </w:r>
          </w:p>
        </w:tc>
        <w:tc>
          <w:tcPr>
            <w:tcW w:w="0" w:type="auto"/>
          </w:tcPr>
          <w:p w14:paraId="45466C5D" w14:textId="77777777" w:rsidR="00B44A33" w:rsidRDefault="00000000">
            <w:pPr>
              <w:pStyle w:val="Compact"/>
            </w:pPr>
            <w:r>
              <w:t>240</w:t>
            </w:r>
          </w:p>
        </w:tc>
        <w:tc>
          <w:tcPr>
            <w:tcW w:w="0" w:type="auto"/>
          </w:tcPr>
          <w:p w14:paraId="39B8028E" w14:textId="77777777" w:rsidR="00B44A33" w:rsidRDefault="00000000">
            <w:pPr>
              <w:pStyle w:val="Compact"/>
            </w:pPr>
            <w:r>
              <w:t>0.21</w:t>
            </w:r>
          </w:p>
        </w:tc>
        <w:tc>
          <w:tcPr>
            <w:tcW w:w="0" w:type="auto"/>
          </w:tcPr>
          <w:p w14:paraId="6346C219" w14:textId="77777777" w:rsidR="00B44A33" w:rsidRDefault="00000000">
            <w:pPr>
              <w:pStyle w:val="Compact"/>
            </w:pPr>
            <w:r>
              <w:t>[0.11, 0.31]</w:t>
            </w:r>
          </w:p>
        </w:tc>
        <w:tc>
          <w:tcPr>
            <w:tcW w:w="0" w:type="auto"/>
          </w:tcPr>
          <w:p w14:paraId="2C9121FC" w14:textId="77777777" w:rsidR="00B44A33" w:rsidRDefault="00000000">
            <w:pPr>
              <w:pStyle w:val="Compact"/>
            </w:pPr>
            <w:r>
              <w:t>18.98</w:t>
            </w:r>
          </w:p>
        </w:tc>
        <w:tc>
          <w:tcPr>
            <w:tcW w:w="0" w:type="auto"/>
          </w:tcPr>
          <w:p w14:paraId="56D17F69" w14:textId="77777777" w:rsidR="00B44A33" w:rsidRDefault="00000000">
            <w:pPr>
              <w:pStyle w:val="Compact"/>
            </w:pPr>
            <w:r>
              <w:t>&lt; .001</w:t>
            </w:r>
          </w:p>
        </w:tc>
      </w:tr>
      <w:tr w:rsidR="00B44A33" w14:paraId="7ED43DA0" w14:textId="77777777">
        <w:tc>
          <w:tcPr>
            <w:tcW w:w="0" w:type="auto"/>
          </w:tcPr>
          <w:p w14:paraId="4B39F2F7" w14:textId="77777777" w:rsidR="00B44A33" w:rsidRDefault="00000000">
            <w:pPr>
              <w:pStyle w:val="Compact"/>
            </w:pPr>
            <w:r>
              <w:t>     unpublished</w:t>
            </w:r>
          </w:p>
        </w:tc>
        <w:tc>
          <w:tcPr>
            <w:tcW w:w="0" w:type="auto"/>
          </w:tcPr>
          <w:p w14:paraId="092ACE8B" w14:textId="77777777" w:rsidR="00B44A33" w:rsidRDefault="00000000">
            <w:pPr>
              <w:pStyle w:val="Compact"/>
            </w:pPr>
            <w:r>
              <w:t>11</w:t>
            </w:r>
          </w:p>
        </w:tc>
        <w:tc>
          <w:tcPr>
            <w:tcW w:w="0" w:type="auto"/>
          </w:tcPr>
          <w:p w14:paraId="4A4251AF" w14:textId="77777777" w:rsidR="00B44A33" w:rsidRDefault="00000000">
            <w:pPr>
              <w:pStyle w:val="Compact"/>
            </w:pPr>
            <w:r>
              <w:t>13</w:t>
            </w:r>
          </w:p>
        </w:tc>
        <w:tc>
          <w:tcPr>
            <w:tcW w:w="0" w:type="auto"/>
          </w:tcPr>
          <w:p w14:paraId="6D448056" w14:textId="77777777" w:rsidR="00B44A33" w:rsidRDefault="00000000">
            <w:pPr>
              <w:pStyle w:val="Compact"/>
            </w:pPr>
            <w:r>
              <w:t>0.17</w:t>
            </w:r>
          </w:p>
        </w:tc>
        <w:tc>
          <w:tcPr>
            <w:tcW w:w="0" w:type="auto"/>
          </w:tcPr>
          <w:p w14:paraId="77FC544E" w14:textId="77777777" w:rsidR="00B44A33" w:rsidRDefault="00000000">
            <w:pPr>
              <w:pStyle w:val="Compact"/>
            </w:pPr>
            <w:r>
              <w:t>[-0.17, 0.51]</w:t>
            </w:r>
          </w:p>
        </w:tc>
        <w:tc>
          <w:tcPr>
            <w:tcW w:w="0" w:type="auto"/>
          </w:tcPr>
          <w:p w14:paraId="263B3849" w14:textId="77777777" w:rsidR="00B44A33" w:rsidRDefault="00000000">
            <w:pPr>
              <w:pStyle w:val="Compact"/>
            </w:pPr>
            <w:r>
              <w:t>1.26</w:t>
            </w:r>
          </w:p>
        </w:tc>
        <w:tc>
          <w:tcPr>
            <w:tcW w:w="0" w:type="auto"/>
          </w:tcPr>
          <w:p w14:paraId="48EB1D6A" w14:textId="77777777" w:rsidR="00B44A33" w:rsidRDefault="00000000">
            <w:pPr>
              <w:pStyle w:val="Compact"/>
            </w:pPr>
            <w:r>
              <w:t>.289</w:t>
            </w:r>
          </w:p>
        </w:tc>
      </w:tr>
    </w:tbl>
    <w:p w14:paraId="2F4D2653" w14:textId="77777777" w:rsidR="00B44A33" w:rsidRDefault="00000000">
      <w:pPr>
        <w:pStyle w:val="table-note"/>
      </w:pPr>
      <w:r>
        <w:rPr>
          <w:i/>
          <w:iCs/>
        </w:rPr>
        <w:t>Note.</w:t>
      </w:r>
      <w:r>
        <w:t xml:space="preserve"> s = number of studies; k = number of effect size estimates; g = Hedge’s g; 95% CI corresponds to the estimated value of Hedge’s g; F-values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DC41A17" w14:textId="77777777" w:rsidR="00B44A33" w:rsidRDefault="00000000">
      <w:pPr>
        <w:pStyle w:val="BodyText"/>
      </w:pPr>
      <w:r>
        <w:t> </w:t>
      </w:r>
    </w:p>
    <w:p w14:paraId="2729B953" w14:textId="77777777" w:rsidR="00B44A33" w:rsidRDefault="00000000">
      <w:pPr>
        <w:pStyle w:val="Heading5"/>
        <w:framePr w:wrap="around"/>
      </w:pPr>
      <w:bookmarkStart w:id="119" w:name="residual-variability"/>
      <w:r>
        <w:lastRenderedPageBreak/>
        <w:t>Residual variability.</w:t>
      </w:r>
    </w:p>
    <w:p w14:paraId="06B77E3F" w14:textId="77777777" w:rsidR="00B44A33"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4872E93D" w14:textId="77777777" w:rsidR="00B44A33" w:rsidRDefault="00000000">
      <w:pPr>
        <w:pStyle w:val="Heading3"/>
        <w:framePr w:wrap="around"/>
      </w:pPr>
      <w:bookmarkStart w:id="120" w:name="publication-bias-analyses-1"/>
      <w:bookmarkEnd w:id="110"/>
      <w:bookmarkEnd w:id="111"/>
      <w:bookmarkEnd w:id="119"/>
      <w:r>
        <w:t>Publication bias analyses.</w:t>
      </w:r>
    </w:p>
    <w:p w14:paraId="7B6AA565" w14:textId="11857342" w:rsidR="00B44A33"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w:t>
      </w:r>
      <w:del w:id="121" w:author="Coles, Nicholas A." w:date="2025-06-13T15:18:00Z" w16du:dateUtc="2025-06-13T19:18:00Z">
        <w:r w:rsidDel="0045311C">
          <w:delText xml:space="preserve">that </w:delText>
        </w:r>
      </w:del>
      <w:r>
        <w:t xml:space="preserve">favored hypothesis-consistent shifts in participants’ responses. The estimate, however, was </w:t>
      </w:r>
      <w:del w:id="122" w:author="Coles, Nicholas A." w:date="2025-06-13T15:18:00Z" w16du:dateUtc="2025-06-13T19:18:00Z">
        <w:r w:rsidDel="0045311C">
          <w:delText xml:space="preserve">only </w:delText>
        </w:r>
      </w:del>
      <w:ins w:id="123" w:author="Coles, Nicholas A." w:date="2025-06-13T15:18:00Z" w16du:dateUtc="2025-06-13T19:18:00Z">
        <w:r w:rsidR="0045311C">
          <w:t xml:space="preserve">not </w:t>
        </w:r>
      </w:ins>
      <w:r>
        <w:t>statistically significant</w:t>
      </w:r>
      <w:del w:id="124" w:author="Coles, Nicholas A." w:date="2025-06-13T15:18:00Z" w16du:dateUtc="2025-06-13T19:18:00Z">
        <w:r w:rsidDel="0045311C">
          <w:delText xml:space="preserve"> when using 3LMA</w:delText>
        </w:r>
      </w:del>
      <w:r>
        <w: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3).</w:t>
      </w:r>
    </w:p>
    <w:p w14:paraId="45580489" w14:textId="77777777" w:rsidR="00B44A33"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5CB2C460" w14:textId="7C87C8BF" w:rsidR="00B44A33"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w:t>
      </w:r>
      <w:ins w:id="125" w:author="Coles, Nicholas A." w:date="2025-06-13T15:23:00Z" w16du:dateUtc="2025-06-13T19:23:00Z">
        <w:r w:rsidR="0045311C">
          <w:t>,</w:t>
        </w:r>
      </w:ins>
      <w:r>
        <w:t>000</w:t>
      </w:r>
      <w:ins w:id="126" w:author="Coles, Nicholas A." w:date="2025-06-13T15:23:00Z" w16du:dateUtc="2025-06-13T19:23:00Z">
        <w:r w:rsidR="0045311C">
          <w:t>,</w:t>
        </w:r>
      </w:ins>
      <w:r>
        <w:t xml:space="preserve">000 times more likely to be published, the overall effect would still be 0.06, 95% CI [0.01, 0.12], </w:t>
      </w:r>
      <w:r>
        <w:rPr>
          <w:i/>
          <w:iCs/>
        </w:rPr>
        <w:t>p</w:t>
      </w:r>
      <w:r>
        <w:t xml:space="preserve"> = .026.</w:t>
      </w:r>
    </w:p>
    <w:p w14:paraId="51247117" w14:textId="77777777" w:rsidR="00B44A33" w:rsidRDefault="00000000">
      <w:pPr>
        <w:pStyle w:val="CaptionedFigure"/>
        <w:framePr w:wrap="notBeside"/>
      </w:pPr>
      <w:r>
        <w:rPr>
          <w:noProof/>
        </w:rPr>
        <w:drawing>
          <wp:inline distT="0" distB="0" distL="0" distR="0" wp14:anchorId="6356A0C7" wp14:editId="0D62DA39">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5"/>
                    <a:stretch>
                      <a:fillRect/>
                    </a:stretch>
                  </pic:blipFill>
                  <pic:spPr bwMode="auto">
                    <a:xfrm>
                      <a:off x="0" y="0"/>
                      <a:ext cx="5969000" cy="3443653"/>
                    </a:xfrm>
                    <a:prstGeom prst="rect">
                      <a:avLst/>
                    </a:prstGeom>
                    <a:noFill/>
                    <a:ln w="9525">
                      <a:noFill/>
                      <a:headEnd/>
                      <a:tailEnd/>
                    </a:ln>
                  </pic:spPr>
                </pic:pic>
              </a:graphicData>
            </a:graphic>
          </wp:inline>
        </w:drawing>
      </w:r>
    </w:p>
    <w:p w14:paraId="7E134D81" w14:textId="77777777" w:rsidR="00B44A33" w:rsidRDefault="00000000">
      <w:pPr>
        <w:pStyle w:val="ImageCaption"/>
      </w:pPr>
      <w:bookmarkStart w:id="127" w:name="fig:funnel"/>
      <w:bookmarkEnd w:id="127"/>
      <w:r>
        <w:rPr>
          <w:i/>
          <w:iCs/>
        </w:rPr>
        <w:lastRenderedPageBreak/>
        <w:t>Figure</w:t>
      </w:r>
      <w:r>
        <w:t xml:space="preserve"> 3. Raw (Panel A) or aggregated (Panel B) effect sizes plotted against their corresponding standard errors. Funnel plot is inverted to illustrate correspondence with slope estimates from precision-effect tests.</w:t>
      </w:r>
    </w:p>
    <w:p w14:paraId="45913903" w14:textId="77777777" w:rsidR="00B44A33" w:rsidRDefault="00000000">
      <w:pPr>
        <w:pStyle w:val="Heading1"/>
      </w:pPr>
      <w:bookmarkStart w:id="128" w:name="discussion"/>
      <w:bookmarkEnd w:id="46"/>
      <w:bookmarkEnd w:id="84"/>
      <w:bookmarkEnd w:id="120"/>
      <w:r>
        <w:t>Discussion</w:t>
      </w:r>
    </w:p>
    <w:p w14:paraId="6F44F830" w14:textId="5BE13EBD" w:rsidR="00B44A33" w:rsidRDefault="00000000">
      <w:pPr>
        <w:pStyle w:val="FirstParagraph"/>
      </w:pPr>
      <w:r>
        <w:t xml:space="preserve">In the </w:t>
      </w:r>
      <w:r>
        <w:rPr>
          <w:i/>
          <w:iCs/>
        </w:rPr>
        <w:t>Introduction</w:t>
      </w:r>
      <w:r>
        <w:t xml:space="preserve">, we </w:t>
      </w:r>
      <w:del w:id="129" w:author="Coles, Nicholas A." w:date="2025-06-13T15:23:00Z" w16du:dateUtc="2025-06-13T19:23:00Z">
        <w:r w:rsidDel="009E4427">
          <w:delText xml:space="preserve">briefly reviewed studies that provide evidence of </w:delText>
        </w:r>
      </w:del>
      <w:ins w:id="130" w:author="Coles, Nicholas A." w:date="2025-06-13T15:23:00Z" w16du:dateUtc="2025-06-13T19:23:00Z">
        <w:r w:rsidR="009E4427">
          <w:t xml:space="preserve">described </w:t>
        </w:r>
      </w:ins>
      <w:r>
        <w:t>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w:t>
      </w:r>
      <w:ins w:id="131" w:author="Coles, Nicholas A." w:date="2025-06-13T15:24:00Z" w16du:dateUtc="2025-06-13T19:24:00Z">
        <w:r w:rsidR="009E4427">
          <w:t>s</w:t>
        </w:r>
      </w:ins>
      <w:r>
        <w:t xml:space="preserve">) provides more formal evidence of this phenomenon. EDCs </w:t>
      </w:r>
      <w:r>
        <w:rPr>
          <w:i/>
          <w:iCs/>
        </w:rPr>
        <w:t>typically</w:t>
      </w:r>
      <w:r>
        <w:t xml:space="preserve"> lead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43F229F2" w14:textId="721EF8F1" w:rsidR="00B44A33" w:rsidRDefault="00000000">
      <w:pPr>
        <w:pStyle w:val="BodyText"/>
      </w:pPr>
      <w:r>
        <w:t xml:space="preserve">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 </w:t>
      </w:r>
      <w:ins w:id="132" w:author="Coles, Nicholas A." w:date="2025-06-13T15:25:00Z" w16du:dateUtc="2025-06-13T19:25:00Z">
        <w:r w:rsidR="009E4427">
          <w:t xml:space="preserve">(See </w:t>
        </w:r>
        <w:r w:rsidR="009E4427" w:rsidRPr="009E4427">
          <w:rPr>
            <w:i/>
            <w:iCs/>
            <w:rPrChange w:id="133" w:author="Coles, Nicholas A." w:date="2025-06-13T15:25:00Z" w16du:dateUtc="2025-06-13T19:25:00Z">
              <w:rPr/>
            </w:rPrChange>
          </w:rPr>
          <w:t>Supplemental Information</w:t>
        </w:r>
        <w:r w:rsidR="009E4427">
          <w:t xml:space="preserve"> for our own attempts to estimate these values post-hoc.) </w:t>
        </w:r>
      </w:ins>
      <w:del w:id="134" w:author="Coles, Nicholas A." w:date="2025-06-13T15:25:00Z" w16du:dateUtc="2025-06-13T19:25:00Z">
        <w:r w:rsidDel="009E4427">
          <w:delText xml:space="preserve">However, our attempts to explain these effects generally failed to generate reliable evidence for the posited mechanisms (for more information, see </w:delText>
        </w:r>
        <w:r w:rsidDel="009E4427">
          <w:rPr>
            <w:i/>
            <w:iCs/>
          </w:rPr>
          <w:delText>Supplemental Information</w:delText>
        </w:r>
        <w:r w:rsidDel="009E4427">
          <w:delText>).</w:delText>
        </w:r>
      </w:del>
    </w:p>
    <w:p w14:paraId="3C4000F5" w14:textId="5EF66C9E" w:rsidR="00B44A33" w:rsidRDefault="00000000">
      <w:pPr>
        <w:pStyle w:val="BodyText"/>
      </w:pPr>
      <w:r>
        <w:lastRenderedPageBreak/>
        <w:t xml:space="preserve">Rosnow and colleagues predicted that participants occasionally counter-acquiesce – i.e., adjust their responses in the opposite direction they think researchers predict (Rosnow &amp; Aiken, 1973; Rosnow &amp; Rosenthal, 1997; Strohmetz, 2008). This phenomenon is sometimes referred to as the “screw you effect” (Masling, 1966). Our results provide mixed evidence for such </w:t>
      </w:r>
      <w:del w:id="135" w:author="Coles, Nicholas A." w:date="2025-06-13T15:26:00Z" w16du:dateUtc="2025-06-13T19:26:00Z">
        <w:r w:rsidDel="009E4427">
          <w:delText>assertions</w:delText>
        </w:r>
      </w:del>
      <w:ins w:id="136" w:author="Coles, Nicholas A." w:date="2025-06-13T15:26:00Z" w16du:dateUtc="2025-06-13T19:26:00Z">
        <w:r w:rsidR="009E4427">
          <w:t>an effect</w:t>
        </w:r>
      </w:ins>
      <w:r>
        <w:t>.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7E717AE3" w14:textId="77777777" w:rsidR="00B44A33" w:rsidRDefault="00000000">
      <w:pPr>
        <w:pStyle w:val="Heading2"/>
      </w:pPr>
      <w:bookmarkStart w:id="137" w:name="limitations-and-future-directions"/>
      <w:r>
        <w:t>Limitations and Future Directions</w:t>
      </w:r>
    </w:p>
    <w:p w14:paraId="62844608" w14:textId="77777777" w:rsidR="00B44A33"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077F8C95" w14:textId="77777777" w:rsidR="00B44A33" w:rsidRDefault="00000000">
      <w:pPr>
        <w:pStyle w:val="Heading2"/>
      </w:pPr>
      <w:bookmarkStart w:id="138" w:name="operationalizing-demand-characteristics"/>
      <w:bookmarkEnd w:id="137"/>
      <w:r>
        <w:t>Operationalizing demand characteristics</w:t>
      </w:r>
    </w:p>
    <w:p w14:paraId="444DE00F" w14:textId="77777777" w:rsidR="009E4427" w:rsidRDefault="00000000">
      <w:pPr>
        <w:pStyle w:val="FirstParagraph"/>
        <w:rPr>
          <w:ins w:id="139" w:author="Coles, Nicholas A." w:date="2025-06-13T15:27:00Z" w16du:dateUtc="2025-06-13T19:27:00Z"/>
        </w:rPr>
      </w:pPr>
      <w:r>
        <w:t xml:space="preserve">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w:t>
      </w:r>
      <w:proofErr w:type="gramStart"/>
      <w:ins w:id="140" w:author="Coles, Nicholas A." w:date="2025-06-13T15:27:00Z" w16du:dateUtc="2025-06-13T19:27:00Z">
        <w:r w:rsidR="009E4427">
          <w:t>that</w:t>
        </w:r>
      </w:ins>
      <w:r>
        <w:t>“</w:t>
      </w:r>
      <w:proofErr w:type="gramEnd"/>
      <w:r>
        <w:t>…we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4340E447" w14:textId="57A4ED52" w:rsidR="00B44A33" w:rsidDel="009E4427" w:rsidRDefault="00000000">
      <w:pPr>
        <w:pStyle w:val="FirstParagraph"/>
        <w:rPr>
          <w:del w:id="141" w:author="Coles, Nicholas A." w:date="2025-06-13T15:27:00Z" w16du:dateUtc="2025-06-13T19:27:00Z"/>
        </w:rPr>
      </w:pPr>
      <w:del w:id="142" w:author="Coles, Nicholas A." w:date="2025-06-13T15:27:00Z" w16du:dateUtc="2025-06-13T19:27:00Z">
        <w:r w:rsidDel="009E4427">
          <w:lastRenderedPageBreak/>
          <w:delText xml:space="preserve"> </w:delText>
        </w:r>
      </w:del>
      <w:r>
        <w:t>Unfortunately, one drawback of accepting a broad definition of demand characteristics is that you are left with a test tube believed to be contaminated by virtually everything.</w:t>
      </w:r>
      <w:ins w:id="143" w:author="Coles, Nicholas A." w:date="2025-06-13T15:27:00Z" w16du:dateUtc="2025-06-13T19:27:00Z">
        <w:r w:rsidR="009E4427">
          <w:t xml:space="preserve"> </w:t>
        </w:r>
      </w:ins>
    </w:p>
    <w:p w14:paraId="2B8261D1" w14:textId="2A857150" w:rsidR="00B44A33" w:rsidRDefault="00000000" w:rsidP="009E4427">
      <w:pPr>
        <w:pStyle w:val="FirstParagraph"/>
        <w:pPrChange w:id="144" w:author="Coles, Nicholas A." w:date="2025-06-13T15:27:00Z" w16du:dateUtc="2025-06-13T19:27:00Z">
          <w:pPr>
            <w:pStyle w:val="BodyText"/>
          </w:pPr>
        </w:pPrChange>
      </w:pPr>
      <w:r>
        <w:t>By focusing on explicit demand characteristics (EDC</w:t>
      </w:r>
      <w:ins w:id="145" w:author="Coles, Nicholas A." w:date="2025-06-13T15:27:00Z" w16du:dateUtc="2025-06-13T19:27:00Z">
        <w:r w:rsidR="009E4427">
          <w:t>s</w:t>
        </w:r>
      </w:ins>
      <w:r>
        <w:t xml:space="preserve">), researchers have furthered their understanding of a specific type of contaminant. However, EDCs are not representative of the contaminants typically encountered in research with human subjects – where researchers often go through great lengths to </w:t>
      </w:r>
      <w:r w:rsidRPr="009E4427">
        <w:rPr>
          <w:i/>
          <w:iCs/>
          <w:rPrChange w:id="146" w:author="Coles, Nicholas A." w:date="2025-06-13T15:27:00Z" w16du:dateUtc="2025-06-13T19:27:00Z">
            <w:rPr/>
          </w:rPrChange>
        </w:rPr>
        <w:t>not</w:t>
      </w:r>
      <w:r>
        <w:t xml:space="preserve"> </w:t>
      </w:r>
      <w:del w:id="147" w:author="Coles, Nicholas A." w:date="2025-06-13T15:27:00Z" w16du:dateUtc="2025-06-13T19:27:00Z">
        <w:r w:rsidDel="009E4427">
          <w:delText xml:space="preserve">explicitly </w:delText>
        </w:r>
      </w:del>
      <w:r>
        <w:t>reveal their hypothesis. Our meta-analysis clearly rejects previous concerns that participants ignore (Orne, 1962) or react against (Orne, 2009)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3EF6997" w14:textId="77777777" w:rsidR="00B44A33" w:rsidRDefault="00000000">
      <w:pPr>
        <w:pStyle w:val="Heading2"/>
      </w:pPr>
      <w:bookmarkStart w:id="148" w:name="commensurability"/>
      <w:bookmarkEnd w:id="138"/>
      <w:r>
        <w:t>Commensurability</w:t>
      </w:r>
    </w:p>
    <w:p w14:paraId="52B29774" w14:textId="77777777" w:rsidR="00B44A33" w:rsidRDefault="00000000">
      <w:pPr>
        <w:pStyle w:val="FirstParagraph"/>
      </w:pPr>
      <w:r>
        <w:t xml:space="preserve">Even with our relatively narrow subset of the demand characteristics literature, we encountered commensurability challenges. Researchers have tested the effects of EDCs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w:t>
      </w:r>
      <w:r>
        <w:lastRenderedPageBreak/>
        <w:t>manipulated cues within- (e.g., Martin, Sackur, &amp; Dienes, 2018) vs. between-subjects (e.g., Coles et al., 2022).</w:t>
      </w:r>
    </w:p>
    <w:p w14:paraId="28690F90" w14:textId="77777777" w:rsidR="00B44A33" w:rsidRDefault="00000000">
      <w:pPr>
        <w:pStyle w:val="BodyText"/>
      </w:pPr>
      <w:r>
        <w:t>We generally failed to uncover evidence that such methodological differences explain a meaningful proportion of variability in demand effects. Nonetheless, it is possible that such a large number of – often unsystematic – differences between studies limits power to detect meaningful moderators. Manipulating such differences systematically in the future (e.g., in an single experimental design) would help clarify which (if any) of these methodological decisions are most impactful.</w:t>
      </w:r>
    </w:p>
    <w:p w14:paraId="6186D9A8" w14:textId="77777777" w:rsidR="00B44A33" w:rsidRDefault="00000000">
      <w:pPr>
        <w:pStyle w:val="Heading2"/>
      </w:pPr>
      <w:bookmarkStart w:id="149" w:name="conclusion"/>
      <w:bookmarkEnd w:id="148"/>
      <w:r>
        <w:t>Conclusion</w:t>
      </w:r>
    </w:p>
    <w:p w14:paraId="0D58F3C7" w14:textId="77777777" w:rsidR="00B44A33" w:rsidRDefault="00000000">
      <w:pPr>
        <w:pStyle w:val="FirstParagraph"/>
      </w:pPr>
      <w:r>
        <w:t xml:space="preserve">Since Orne (1962) famously described the idea over 60 years ago, demand characteristics have become a literal textbook methodological concern in experimental psychology </w:t>
      </w:r>
      <w:commentRangeStart w:id="150"/>
      <w:r>
        <w:t>Frank et al. (2025)</w:t>
      </w:r>
      <w:commentRangeEnd w:id="150"/>
      <w:r w:rsidR="009E4427">
        <w:rPr>
          <w:rStyle w:val="CommentReference"/>
        </w:rPr>
        <w:commentReference w:id="150"/>
      </w:r>
      <w:r>
        <w:t>.Over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Rosnow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(1962, p. 779). If true, unresolved questions about when, why, and how demand characteristics impact participants’ responses are of fundamental import.</w:t>
      </w:r>
    </w:p>
    <w:p w14:paraId="288CC26E" w14:textId="77777777" w:rsidR="00B44A33" w:rsidRDefault="00000000">
      <w:pPr>
        <w:pStyle w:val="Heading1"/>
      </w:pPr>
      <w:bookmarkStart w:id="151" w:name="references"/>
      <w:bookmarkEnd w:id="128"/>
      <w:bookmarkEnd w:id="149"/>
      <w:r>
        <w:lastRenderedPageBreak/>
        <w:t>References</w:t>
      </w:r>
    </w:p>
    <w:p w14:paraId="3B0BC516" w14:textId="77777777" w:rsidR="00B44A33" w:rsidRDefault="00000000">
      <w:pPr>
        <w:pStyle w:val="FirstParagraph"/>
      </w:pPr>
      <w:r>
        <w:t>References marked with an asterisk indicate studies included in the meta-analysis.</w:t>
      </w:r>
    </w:p>
    <w:p w14:paraId="4D94AFA3" w14:textId="77777777" w:rsidR="00B44A33" w:rsidRDefault="00000000">
      <w:pPr>
        <w:pStyle w:val="Bibliography"/>
      </w:pPr>
      <w:bookmarkStart w:id="152" w:name="ref-allen2012demand"/>
      <w:bookmarkStart w:id="153"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5C22E777" w14:textId="77777777" w:rsidR="00B44A33" w:rsidRDefault="00000000">
      <w:pPr>
        <w:pStyle w:val="Bibliography"/>
      </w:pPr>
      <w:bookmarkStart w:id="154" w:name="ref-R-papaja"/>
      <w:bookmarkEnd w:id="152"/>
      <w:r>
        <w:t xml:space="preserve">Aust, F., &amp; Barth, M. (2022). </w:t>
      </w:r>
      <w:r>
        <w:rPr>
          <w:i/>
          <w:iCs/>
        </w:rPr>
        <w:t>papaja: Prepare reproducible APA journal articles with R Markdown</w:t>
      </w:r>
      <w:r>
        <w:t xml:space="preserve">. Retrieved from </w:t>
      </w:r>
      <w:hyperlink r:id="rId16">
        <w:r>
          <w:rPr>
            <w:rStyle w:val="Hyperlink"/>
          </w:rPr>
          <w:t>https://github.com/crsh/papaja</w:t>
        </w:r>
      </w:hyperlink>
    </w:p>
    <w:p w14:paraId="4216A59C" w14:textId="77777777" w:rsidR="00B44A33" w:rsidRDefault="00000000">
      <w:pPr>
        <w:pStyle w:val="Bibliography"/>
      </w:pPr>
      <w:bookmarkStart w:id="155" w:name="ref-balze1998role"/>
      <w:bookmarkEnd w:id="154"/>
      <w:r>
        <w:rPr>
          <w:vertAlign w:val="superscript"/>
        </w:rPr>
        <w:t>*</w:t>
      </w:r>
      <w:r>
        <w:t xml:space="preserve"> Balze, E. M. (1998). </w:t>
      </w:r>
      <w:r>
        <w:rPr>
          <w:i/>
          <w:iCs/>
        </w:rPr>
        <w:t>The role of expectancy in treatment efficacy: The use of a therapeutic" frame" to enhance performance</w:t>
      </w:r>
      <w:r>
        <w:t xml:space="preserve"> (PhD thesis).</w:t>
      </w:r>
    </w:p>
    <w:p w14:paraId="79DC224B" w14:textId="77777777" w:rsidR="00B44A33" w:rsidRDefault="00000000">
      <w:pPr>
        <w:pStyle w:val="Bibliography"/>
      </w:pPr>
      <w:bookmarkStart w:id="156" w:name="ref-barabasz1991effects"/>
      <w:bookmarkEnd w:id="155"/>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0D1C822C" w14:textId="77777777" w:rsidR="00B44A33" w:rsidRDefault="00000000">
      <w:pPr>
        <w:pStyle w:val="Bibliography"/>
      </w:pPr>
      <w:bookmarkStart w:id="157" w:name="ref-borenstein2009effect"/>
      <w:bookmarkEnd w:id="156"/>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19BA8D41" w14:textId="77777777" w:rsidR="00B44A33" w:rsidRDefault="00000000">
      <w:pPr>
        <w:pStyle w:val="Bibliography"/>
      </w:pPr>
      <w:bookmarkStart w:id="158" w:name="ref-borenstein2011introduction"/>
      <w:bookmarkEnd w:id="157"/>
      <w:r>
        <w:t xml:space="preserve">Borenstein, M., Hedges, L. V., Higgins, J. P., &amp; Rothstein, H. R. (2011). </w:t>
      </w:r>
      <w:r>
        <w:rPr>
          <w:i/>
          <w:iCs/>
        </w:rPr>
        <w:t>Introduction to meta-analysis</w:t>
      </w:r>
      <w:r>
        <w:t>. John Wiley &amp; Sons.</w:t>
      </w:r>
    </w:p>
    <w:p w14:paraId="24C9C417" w14:textId="77777777" w:rsidR="00B44A33" w:rsidRDefault="00000000">
      <w:pPr>
        <w:pStyle w:val="Bibliography"/>
      </w:pPr>
      <w:bookmarkStart w:id="159" w:name="ref-busch2007follow"/>
      <w:bookmarkEnd w:id="158"/>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6B747926" w14:textId="77777777" w:rsidR="00B44A33" w:rsidRDefault="00000000">
      <w:pPr>
        <w:pStyle w:val="Bibliography"/>
      </w:pPr>
      <w:bookmarkStart w:id="160" w:name="ref-R-weightr"/>
      <w:bookmarkEnd w:id="159"/>
      <w:r>
        <w:lastRenderedPageBreak/>
        <w:t xml:space="preserve">Coburn, K. M., &amp; Vevea, J. L. (2019). </w:t>
      </w:r>
      <w:r>
        <w:rPr>
          <w:i/>
          <w:iCs/>
        </w:rPr>
        <w:t>Weightr: Estimating weight-function models for publication bias</w:t>
      </w:r>
      <w:r>
        <w:t xml:space="preserve">. Retrieved from </w:t>
      </w:r>
      <w:hyperlink r:id="rId17">
        <w:r>
          <w:rPr>
            <w:rStyle w:val="Hyperlink"/>
          </w:rPr>
          <w:t>https://CRAN.R-project.org/package=weightr</w:t>
        </w:r>
      </w:hyperlink>
    </w:p>
    <w:p w14:paraId="6E589BFD" w14:textId="77777777" w:rsidR="00B44A33" w:rsidRDefault="00000000">
      <w:pPr>
        <w:pStyle w:val="Bibliography"/>
      </w:pPr>
      <w:bookmarkStart w:id="161" w:name="ref-cohen1988statistical"/>
      <w:bookmarkEnd w:id="160"/>
      <w:r>
        <w:t xml:space="preserve">Cohen, J. (2013). </w:t>
      </w:r>
      <w:r>
        <w:rPr>
          <w:i/>
          <w:iCs/>
        </w:rPr>
        <w:t>Statistical power analysis for the behavioral sciences</w:t>
      </w:r>
      <w:r>
        <w:t xml:space="preserve"> (Vol. 2). New York, NY: Lawrence Erlbaum Associates.</w:t>
      </w:r>
    </w:p>
    <w:p w14:paraId="58653C68" w14:textId="77777777" w:rsidR="00B44A33" w:rsidRDefault="00000000">
      <w:pPr>
        <w:pStyle w:val="Bibliography"/>
      </w:pPr>
      <w:bookmarkStart w:id="162" w:name="ref-coles2022fact"/>
      <w:bookmarkEnd w:id="161"/>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3ECB5998" w14:textId="77777777" w:rsidR="00B44A33" w:rsidRDefault="00000000">
      <w:pPr>
        <w:pStyle w:val="Bibliography"/>
      </w:pPr>
      <w:bookmarkStart w:id="163" w:name="ref-coles2024replication"/>
      <w:bookmarkEnd w:id="162"/>
      <w:r>
        <w:rPr>
          <w:vertAlign w:val="superscript"/>
        </w:rPr>
        <w:t>*</w:t>
      </w:r>
      <w:r>
        <w:t xml:space="preserve"> Coles, N. A., McCullough, M., Oishi, S., Dang, A., McCauley, T., Pfattheicher, S., … Sarabia, V. (2024). </w:t>
      </w:r>
      <w:r>
        <w:rPr>
          <w:i/>
          <w:iCs/>
        </w:rPr>
        <w:t>Six unpublished investigations of the role of demand characteristics in a conformity paradigm</w:t>
      </w:r>
      <w:r>
        <w:t>.</w:t>
      </w:r>
    </w:p>
    <w:p w14:paraId="1A38E0B5" w14:textId="77777777" w:rsidR="00B44A33" w:rsidRDefault="00000000">
      <w:pPr>
        <w:pStyle w:val="Bibliography"/>
      </w:pPr>
      <w:bookmarkStart w:id="164" w:name="ref-coles2023replication"/>
      <w:bookmarkEnd w:id="163"/>
      <w:r>
        <w:rPr>
          <w:vertAlign w:val="superscript"/>
        </w:rPr>
        <w:t>*</w:t>
      </w:r>
      <w:r>
        <w:t xml:space="preserve"> Coles, N. A., Wyatt, M., &amp; Frank, M. C. (2023). </w:t>
      </w:r>
      <w:r>
        <w:rPr>
          <w:i/>
          <w:iCs/>
        </w:rPr>
        <w:t>Coles, wyatt, and frank unpublished replication of coles et al. 2022</w:t>
      </w:r>
      <w:r>
        <w:t>.</w:t>
      </w:r>
    </w:p>
    <w:p w14:paraId="131133FB" w14:textId="77777777" w:rsidR="00B44A33" w:rsidRDefault="00000000">
      <w:pPr>
        <w:pStyle w:val="Bibliography"/>
      </w:pPr>
      <w:bookmarkStart w:id="165" w:name="ref-cook1970demand"/>
      <w:bookmarkEnd w:id="164"/>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1603EED1" w14:textId="77777777" w:rsidR="00B44A33" w:rsidRDefault="00000000">
      <w:pPr>
        <w:pStyle w:val="Bibliography"/>
      </w:pPr>
      <w:bookmarkStart w:id="166" w:name="ref-corneille2022sixty"/>
      <w:bookmarkEnd w:id="165"/>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2FED781B" w14:textId="77777777" w:rsidR="00B44A33" w:rsidRDefault="00000000">
      <w:pPr>
        <w:pStyle w:val="Bibliography"/>
      </w:pPr>
      <w:bookmarkStart w:id="167" w:name="ref-cramer2004effect"/>
      <w:bookmarkEnd w:id="166"/>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42575C8" w14:textId="77777777" w:rsidR="00B44A33" w:rsidRDefault="00000000">
      <w:pPr>
        <w:pStyle w:val="Bibliography"/>
      </w:pPr>
      <w:bookmarkStart w:id="168" w:name="ref-cramer2005effect"/>
      <w:bookmarkEnd w:id="167"/>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6C24488E" w14:textId="77777777" w:rsidR="00B44A33" w:rsidRDefault="00000000">
      <w:pPr>
        <w:pStyle w:val="Bibliography"/>
      </w:pPr>
      <w:bookmarkStart w:id="169" w:name="ref-cramer1995effect"/>
      <w:bookmarkEnd w:id="168"/>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470053B1" w14:textId="77777777" w:rsidR="00B44A33" w:rsidRDefault="00000000">
      <w:pPr>
        <w:pStyle w:val="Bibliography"/>
      </w:pPr>
      <w:bookmarkStart w:id="170" w:name="ref-drevon2017intercoder"/>
      <w:bookmarkEnd w:id="169"/>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72977A8D" w14:textId="77777777" w:rsidR="00B44A33" w:rsidRDefault="00000000">
      <w:pPr>
        <w:pStyle w:val="Bibliography"/>
      </w:pPr>
      <w:bookmarkStart w:id="171" w:name="ref-durgin2012social"/>
      <w:bookmarkEnd w:id="170"/>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3845577A" w14:textId="77777777" w:rsidR="00B44A33" w:rsidRDefault="00000000">
      <w:pPr>
        <w:pStyle w:val="Bibliography"/>
      </w:pPr>
      <w:bookmarkStart w:id="172" w:name="ref-earn1979experimental"/>
      <w:bookmarkEnd w:id="171"/>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5739BE82" w14:textId="77777777" w:rsidR="00B44A33" w:rsidRDefault="00000000">
      <w:pPr>
        <w:pStyle w:val="Bibliography"/>
      </w:pPr>
      <w:bookmarkStart w:id="173" w:name="ref-fillenbaun1970more"/>
      <w:bookmarkEnd w:id="172"/>
      <w:r>
        <w:t xml:space="preserve">Fillenbaun, S., &amp; Frey, R. (1970). More on the" faithful" behavior of suspicious subjects. </w:t>
      </w:r>
      <w:r>
        <w:rPr>
          <w:i/>
          <w:iCs/>
        </w:rPr>
        <w:t>Journal of Personality</w:t>
      </w:r>
      <w:r>
        <w:t xml:space="preserve">, </w:t>
      </w:r>
      <w:r>
        <w:rPr>
          <w:i/>
          <w:iCs/>
        </w:rPr>
        <w:t>38</w:t>
      </w:r>
      <w:r>
        <w:t>(1), 43–51.</w:t>
      </w:r>
    </w:p>
    <w:p w14:paraId="5D4E5D3D" w14:textId="77777777" w:rsidR="00B44A33" w:rsidRDefault="00000000">
      <w:pPr>
        <w:pStyle w:val="Bibliography"/>
      </w:pPr>
      <w:bookmarkStart w:id="174" w:name="ref-frank2025experimentology"/>
      <w:bookmarkEnd w:id="173"/>
      <w:r>
        <w:t xml:space="preserve">Frank, M. C., Braginsky, M., Cachia, J., Coles, N., Hardwicke, T., Hawkins, R., … Williams, R. (2025). </w:t>
      </w:r>
      <w:r>
        <w:rPr>
          <w:i/>
          <w:iCs/>
        </w:rPr>
        <w:t>Experimentology: An open science approach to experimental psychology methods</w:t>
      </w:r>
      <w:r>
        <w:t>. Boston, MA: MIT Press.</w:t>
      </w:r>
    </w:p>
    <w:p w14:paraId="225BC919" w14:textId="77777777" w:rsidR="00B44A33" w:rsidRDefault="00000000">
      <w:pPr>
        <w:pStyle w:val="Bibliography"/>
      </w:pPr>
      <w:bookmarkStart w:id="175" w:name="ref-fresson2017role"/>
      <w:bookmarkEnd w:id="174"/>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363E990D" w14:textId="77777777" w:rsidR="00B44A33" w:rsidRDefault="00000000">
      <w:pPr>
        <w:pStyle w:val="Bibliography"/>
      </w:pPr>
      <w:bookmarkStart w:id="176" w:name="ref-hayes1967two"/>
      <w:bookmarkEnd w:id="175"/>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1A8260D1" w14:textId="77777777" w:rsidR="00B44A33" w:rsidRDefault="00000000">
      <w:pPr>
        <w:pStyle w:val="Bibliography"/>
      </w:pPr>
      <w:bookmarkStart w:id="177" w:name="ref-hoogeveen2018did"/>
      <w:bookmarkEnd w:id="176"/>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16C8E448" w14:textId="77777777" w:rsidR="00B44A33" w:rsidRDefault="00000000">
      <w:pPr>
        <w:pStyle w:val="Bibliography"/>
      </w:pPr>
      <w:bookmarkStart w:id="178" w:name="ref-hyman1954interviewing"/>
      <w:bookmarkEnd w:id="177"/>
      <w:r>
        <w:t xml:space="preserve">Hyman, H. H. (1954). </w:t>
      </w:r>
      <w:r>
        <w:rPr>
          <w:i/>
          <w:iCs/>
        </w:rPr>
        <w:t>Interviewing in social research</w:t>
      </w:r>
      <w:r>
        <w:t>. Chicago, IL: University of Chicago Press.</w:t>
      </w:r>
    </w:p>
    <w:p w14:paraId="33EA5408" w14:textId="77777777" w:rsidR="00B44A33" w:rsidRDefault="00000000">
      <w:pPr>
        <w:pStyle w:val="Bibliography"/>
      </w:pPr>
      <w:bookmarkStart w:id="179" w:name="ref-isager2022student"/>
      <w:bookmarkEnd w:id="178"/>
      <w:r>
        <w:rPr>
          <w:vertAlign w:val="superscript"/>
        </w:rPr>
        <w:t>*</w:t>
      </w:r>
      <w:r>
        <w:t xml:space="preserve"> Isager, P. (2022). </w:t>
      </w:r>
      <w:r>
        <w:rPr>
          <w:i/>
          <w:iCs/>
        </w:rPr>
        <w:t>Student replication of coles et al. 2022</w:t>
      </w:r>
      <w:r>
        <w:t>.</w:t>
      </w:r>
    </w:p>
    <w:p w14:paraId="3FA68163" w14:textId="77777777" w:rsidR="00B44A33" w:rsidRDefault="00000000">
      <w:pPr>
        <w:pStyle w:val="Bibliography"/>
      </w:pPr>
      <w:bookmarkStart w:id="180" w:name="ref-kanter2004experimental"/>
      <w:bookmarkEnd w:id="179"/>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71BE7B91" w14:textId="77777777" w:rsidR="00B44A33" w:rsidRDefault="00000000">
      <w:pPr>
        <w:pStyle w:val="Bibliography"/>
      </w:pPr>
      <w:bookmarkStart w:id="181" w:name="ref-kenealy1988validation"/>
      <w:bookmarkEnd w:id="180"/>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33976A41" w14:textId="77777777" w:rsidR="00B44A33" w:rsidRDefault="00000000">
      <w:pPr>
        <w:pStyle w:val="Bibliography"/>
      </w:pPr>
      <w:bookmarkStart w:id="182" w:name="ref-kersbergen2019hypothesis"/>
      <w:bookmarkEnd w:id="181"/>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52D40DC3" w14:textId="77777777" w:rsidR="00B44A33" w:rsidRDefault="00000000">
      <w:pPr>
        <w:pStyle w:val="Bibliography"/>
      </w:pPr>
      <w:bookmarkStart w:id="183" w:name="ref-lamberth1971similarity"/>
      <w:bookmarkEnd w:id="182"/>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2C20DCFD" w14:textId="77777777" w:rsidR="00B44A33" w:rsidRDefault="00000000">
      <w:pPr>
        <w:pStyle w:val="Bibliography"/>
      </w:pPr>
      <w:bookmarkStart w:id="184" w:name="ref-larsen2011further"/>
      <w:bookmarkEnd w:id="183"/>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03CAA603" w14:textId="77777777" w:rsidR="00B44A33" w:rsidRDefault="00000000">
      <w:pPr>
        <w:pStyle w:val="Bibliography"/>
      </w:pPr>
      <w:bookmarkStart w:id="185" w:name="ref-martin2018attention"/>
      <w:bookmarkEnd w:id="184"/>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104F7B3D" w14:textId="77777777" w:rsidR="00B44A33" w:rsidRDefault="00000000">
      <w:pPr>
        <w:pStyle w:val="Bibliography"/>
      </w:pPr>
      <w:bookmarkStart w:id="186" w:name="ref-masling1966role"/>
      <w:bookmarkEnd w:id="185"/>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43784D6" w14:textId="77777777" w:rsidR="00B44A33" w:rsidRDefault="00000000">
      <w:pPr>
        <w:pStyle w:val="Bibliography"/>
      </w:pPr>
      <w:bookmarkStart w:id="187" w:name="ref-R-PublicationBias"/>
      <w:bookmarkEnd w:id="186"/>
      <w:r>
        <w:t xml:space="preserve">Mathur, M. B., &amp; VanderWeele, T. J. (2020a). </w:t>
      </w:r>
      <w:r>
        <w:rPr>
          <w:i/>
          <w:iCs/>
        </w:rPr>
        <w:t>PublicationBias: Sensitivity analysis for publication bias in meta-analyses</w:t>
      </w:r>
      <w:r>
        <w:t xml:space="preserve">. Retrieved from </w:t>
      </w:r>
      <w:hyperlink r:id="rId18">
        <w:r>
          <w:rPr>
            <w:rStyle w:val="Hyperlink"/>
          </w:rPr>
          <w:t>https://CRAN.R-project.org/package=PublicationBias</w:t>
        </w:r>
      </w:hyperlink>
    </w:p>
    <w:p w14:paraId="70EFEFFD" w14:textId="77777777" w:rsidR="00B44A33" w:rsidRDefault="00000000">
      <w:pPr>
        <w:pStyle w:val="Bibliography"/>
      </w:pPr>
      <w:bookmarkStart w:id="188" w:name="ref-mathur2020sensitivity"/>
      <w:bookmarkEnd w:id="187"/>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3FD6AC7B" w14:textId="77777777" w:rsidR="00B44A33" w:rsidRDefault="00000000">
      <w:pPr>
        <w:pStyle w:val="Bibliography"/>
      </w:pPr>
      <w:bookmarkStart w:id="189" w:name="ref-mcginley1975subject"/>
      <w:bookmarkEnd w:id="188"/>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29A3AFFE" w14:textId="77777777" w:rsidR="00B44A33" w:rsidRDefault="00000000">
      <w:pPr>
        <w:pStyle w:val="Bibliography"/>
      </w:pPr>
      <w:bookmarkStart w:id="190" w:name="ref-mcglynn1972experimental"/>
      <w:bookmarkEnd w:id="189"/>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07A37DCA" w14:textId="77777777" w:rsidR="00B44A33" w:rsidRDefault="00000000">
      <w:pPr>
        <w:pStyle w:val="Bibliography"/>
      </w:pPr>
      <w:bookmarkStart w:id="191" w:name="ref-mcguire2009suspiciousness"/>
      <w:bookmarkEnd w:id="190"/>
      <w:r>
        <w:t xml:space="preserve">McGuire, W. J. (2009). Suspiciousness of experimenter’s intent. </w:t>
      </w:r>
      <w:r>
        <w:rPr>
          <w:i/>
          <w:iCs/>
        </w:rPr>
        <w:t>Artifacts in Behavioral Research. New York: Oxford</w:t>
      </w:r>
      <w:r>
        <w:t>, 15–47.</w:t>
      </w:r>
    </w:p>
    <w:p w14:paraId="261D720C" w14:textId="77777777" w:rsidR="00B44A33" w:rsidRDefault="00000000">
      <w:pPr>
        <w:pStyle w:val="Bibliography"/>
      </w:pPr>
      <w:bookmarkStart w:id="192" w:name="ref-mummolo2019demand"/>
      <w:bookmarkEnd w:id="191"/>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52ACEAA9" w14:textId="77777777" w:rsidR="00B44A33" w:rsidRDefault="00000000">
      <w:pPr>
        <w:pStyle w:val="Bibliography"/>
      </w:pPr>
      <w:bookmarkStart w:id="193" w:name="ref-orne1962social"/>
      <w:bookmarkEnd w:id="192"/>
      <w:r>
        <w:lastRenderedPageBreak/>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4EB326FE" w14:textId="77777777" w:rsidR="00B44A33" w:rsidRDefault="00000000">
      <w:pPr>
        <w:pStyle w:val="Bibliography"/>
      </w:pPr>
      <w:bookmarkStart w:id="194" w:name="ref-orne1964contribution"/>
      <w:bookmarkEnd w:id="193"/>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49EBB0B2" w14:textId="77777777" w:rsidR="00B44A33" w:rsidRDefault="00000000">
      <w:pPr>
        <w:pStyle w:val="Bibliography"/>
      </w:pPr>
      <w:bookmarkStart w:id="195" w:name="ref-page2021prisma"/>
      <w:bookmarkEnd w:id="194"/>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71E66F02" w14:textId="77777777" w:rsidR="00B44A33" w:rsidRDefault="00000000">
      <w:pPr>
        <w:pStyle w:val="Bibliography"/>
      </w:pPr>
      <w:bookmarkStart w:id="196" w:name="ref-palomba1995dissociation"/>
      <w:bookmarkEnd w:id="195"/>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303D9178" w14:textId="77777777" w:rsidR="00B44A33" w:rsidRDefault="00000000">
      <w:pPr>
        <w:pStyle w:val="Bibliography"/>
      </w:pPr>
      <w:bookmarkStart w:id="197" w:name="ref-perry1978demand"/>
      <w:bookmarkEnd w:id="196"/>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45027818" w14:textId="77777777" w:rsidR="00B44A33" w:rsidRDefault="00000000">
      <w:pPr>
        <w:pStyle w:val="Bibliography"/>
      </w:pPr>
      <w:bookmarkStart w:id="198" w:name="ref-polivy1980laboratory"/>
      <w:bookmarkEnd w:id="197"/>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0AC5FFD9" w14:textId="77777777" w:rsidR="00B44A33" w:rsidRDefault="00000000">
      <w:pPr>
        <w:pStyle w:val="Bibliography"/>
      </w:pPr>
      <w:bookmarkStart w:id="199" w:name="ref-pustejovsky2018small"/>
      <w:bookmarkEnd w:id="198"/>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8F4D41D" w14:textId="77777777" w:rsidR="00B44A33" w:rsidRDefault="00000000">
      <w:pPr>
        <w:pStyle w:val="Bibliography"/>
      </w:pPr>
      <w:bookmarkStart w:id="200" w:name="ref-R-base"/>
      <w:bookmarkEnd w:id="199"/>
      <w:r>
        <w:t xml:space="preserve">R Core Team. (2021). </w:t>
      </w:r>
      <w:r>
        <w:rPr>
          <w:i/>
          <w:iCs/>
        </w:rPr>
        <w:t>R: A language and environment for statistical computing</w:t>
      </w:r>
      <w:r>
        <w:t xml:space="preserve">. Vienna, Austria: R Foundation for Statistical Computing. Retrieved from </w:t>
      </w:r>
      <w:hyperlink r:id="rId19">
        <w:r>
          <w:rPr>
            <w:rStyle w:val="Hyperlink"/>
          </w:rPr>
          <w:t>https://www.R-project.org/</w:t>
        </w:r>
      </w:hyperlink>
    </w:p>
    <w:p w14:paraId="137A43CA" w14:textId="77777777" w:rsidR="00B44A33" w:rsidRDefault="00000000">
      <w:pPr>
        <w:pStyle w:val="Bibliography"/>
      </w:pPr>
      <w:bookmarkStart w:id="201" w:name="ref-riecken1962program"/>
      <w:bookmarkEnd w:id="200"/>
      <w:r>
        <w:t xml:space="preserve">Riecken, H. W. (1962). A program for research on experiments in social psychology. In N. W. Washburne (Ed.), </w:t>
      </w:r>
      <w:r>
        <w:rPr>
          <w:i/>
          <w:iCs/>
        </w:rPr>
        <w:t>Decisions, values and groups</w:t>
      </w:r>
      <w:r>
        <w:t xml:space="preserve"> (Vol. 2, pp. 25–41). New York, NY: Pergamon Press.</w:t>
      </w:r>
    </w:p>
    <w:p w14:paraId="54875B66" w14:textId="77777777" w:rsidR="00B44A33" w:rsidRDefault="00000000">
      <w:pPr>
        <w:pStyle w:val="Bibliography"/>
      </w:pPr>
      <w:bookmarkStart w:id="202" w:name="ref-rodgers2021evaluating"/>
      <w:bookmarkEnd w:id="20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67CA28AD" w14:textId="77777777" w:rsidR="00B44A33" w:rsidRDefault="00000000">
      <w:pPr>
        <w:pStyle w:val="Bibliography"/>
      </w:pPr>
      <w:bookmarkStart w:id="203" w:name="ref-rose2014choice"/>
      <w:bookmarkEnd w:id="202"/>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51875FC5" w14:textId="77777777" w:rsidR="00B44A33" w:rsidRDefault="00000000">
      <w:pPr>
        <w:pStyle w:val="Bibliography"/>
      </w:pPr>
      <w:bookmarkStart w:id="204" w:name="ref-rosnow1973mediation"/>
      <w:bookmarkEnd w:id="203"/>
      <w:r>
        <w:t xml:space="preserve">Rosnow, R. L., &amp; Aiken, L. S. (1973). Mediation of artifacts in behavioral research. </w:t>
      </w:r>
      <w:r>
        <w:rPr>
          <w:i/>
          <w:iCs/>
        </w:rPr>
        <w:t>Journal of Experimental Social Psychology</w:t>
      </w:r>
      <w:r>
        <w:t xml:space="preserve">, </w:t>
      </w:r>
      <w:r>
        <w:rPr>
          <w:i/>
          <w:iCs/>
        </w:rPr>
        <w:t>9</w:t>
      </w:r>
      <w:r>
        <w:t>(3), 181–201.</w:t>
      </w:r>
    </w:p>
    <w:p w14:paraId="5171EA1F" w14:textId="77777777" w:rsidR="00B44A33" w:rsidRDefault="00000000">
      <w:pPr>
        <w:pStyle w:val="Bibliography"/>
      </w:pPr>
      <w:bookmarkStart w:id="205" w:name="ref-rosnow1997people"/>
      <w:bookmarkEnd w:id="204"/>
      <w:r>
        <w:t xml:space="preserve">Rosnow, R. L., &amp; Rosenthal, R. (1997). </w:t>
      </w:r>
      <w:r>
        <w:rPr>
          <w:i/>
          <w:iCs/>
        </w:rPr>
        <w:t>People studying people: Artifacts and ethics in behavioral research</w:t>
      </w:r>
      <w:r>
        <w:t>. New York, NY: Freeman.</w:t>
      </w:r>
    </w:p>
    <w:p w14:paraId="1A2F9423" w14:textId="77777777" w:rsidR="00B44A33" w:rsidRDefault="00000000">
      <w:pPr>
        <w:pStyle w:val="Bibliography"/>
      </w:pPr>
      <w:bookmarkStart w:id="206" w:name="ref-schardt2007utilization"/>
      <w:bookmarkEnd w:id="205"/>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2E52B345" w14:textId="77777777" w:rsidR="00B44A33" w:rsidRDefault="00000000">
      <w:pPr>
        <w:pStyle w:val="Bibliography"/>
      </w:pPr>
      <w:bookmarkStart w:id="207" w:name="ref-schauer1969demand"/>
      <w:bookmarkEnd w:id="206"/>
      <w:r>
        <w:rPr>
          <w:vertAlign w:val="superscript"/>
        </w:rPr>
        <w:lastRenderedPageBreak/>
        <w:t>*</w:t>
      </w:r>
      <w:r>
        <w:t xml:space="preserve"> Schauer, E. (1969). </w:t>
      </w:r>
      <w:r>
        <w:rPr>
          <w:i/>
          <w:iCs/>
        </w:rPr>
        <w:t>Demand characteristics in a quasi-psychophysical experiment.</w:t>
      </w:r>
      <w:r>
        <w:t xml:space="preserve"> (PhD thesis).</w:t>
      </w:r>
    </w:p>
    <w:p w14:paraId="35B42C84" w14:textId="77777777" w:rsidR="00B44A33" w:rsidRDefault="00000000">
      <w:pPr>
        <w:pStyle w:val="Bibliography"/>
      </w:pPr>
      <w:bookmarkStart w:id="208" w:name="ref-sharpe2016frightened"/>
      <w:bookmarkEnd w:id="207"/>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5C1CA49C" w14:textId="77777777" w:rsidR="00B44A33" w:rsidRDefault="00000000">
      <w:pPr>
        <w:pStyle w:val="Bibliography"/>
      </w:pPr>
      <w:bookmarkStart w:id="209" w:name="ref-siegel1982influence"/>
      <w:bookmarkEnd w:id="208"/>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1E3DAA6" w14:textId="77777777" w:rsidR="00B44A33" w:rsidRDefault="00000000">
      <w:pPr>
        <w:pStyle w:val="Bibliography"/>
      </w:pPr>
      <w:bookmarkStart w:id="210" w:name="ref-sigall1970cooperative"/>
      <w:bookmarkEnd w:id="209"/>
      <w:r>
        <w:t xml:space="preserve">Sigall, H., Aronson, E., &amp; Van Hoose, T. (1970). The cooperative subject: Myth or reality? </w:t>
      </w:r>
      <w:r>
        <w:rPr>
          <w:i/>
          <w:iCs/>
        </w:rPr>
        <w:t>Journal of Experimental Social Psychology</w:t>
      </w:r>
      <w:r>
        <w:t xml:space="preserve">, </w:t>
      </w:r>
      <w:r>
        <w:rPr>
          <w:i/>
          <w:iCs/>
        </w:rPr>
        <w:t>6</w:t>
      </w:r>
      <w:r>
        <w:t>(1), 1–10.</w:t>
      </w:r>
    </w:p>
    <w:p w14:paraId="2D47F450" w14:textId="77777777" w:rsidR="00B44A33" w:rsidRDefault="00000000">
      <w:pPr>
        <w:pStyle w:val="Bibliography"/>
      </w:pPr>
      <w:bookmarkStart w:id="211" w:name="ref-silverman1965demand"/>
      <w:bookmarkEnd w:id="210"/>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3C746B04" w14:textId="77777777" w:rsidR="00B44A33" w:rsidRDefault="00000000">
      <w:pPr>
        <w:pStyle w:val="Bibliography"/>
      </w:pPr>
      <w:bookmarkStart w:id="212" w:name="ref-smith1986influence"/>
      <w:bookmarkEnd w:id="211"/>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593A5D01" w14:textId="77777777" w:rsidR="00B44A33" w:rsidRDefault="00000000">
      <w:pPr>
        <w:pStyle w:val="Bibliography"/>
      </w:pPr>
      <w:bookmarkStart w:id="213" w:name="ref-standing2008demonstration"/>
      <w:bookmarkEnd w:id="212"/>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2F0EE66D" w14:textId="77777777" w:rsidR="00B44A33" w:rsidRDefault="00000000">
      <w:pPr>
        <w:pStyle w:val="Bibliography"/>
      </w:pPr>
      <w:bookmarkStart w:id="214" w:name="ref-stanley2014meta"/>
      <w:bookmarkEnd w:id="213"/>
      <w:r>
        <w:t xml:space="preserve">Stanley, T. D., &amp; Doucouliagos, H. (2014). Meta-regression approximations to reduce publication selection bias. </w:t>
      </w:r>
      <w:r>
        <w:rPr>
          <w:i/>
          <w:iCs/>
        </w:rPr>
        <w:t>Research Synthesis Methods</w:t>
      </w:r>
      <w:r>
        <w:t xml:space="preserve">, </w:t>
      </w:r>
      <w:r>
        <w:rPr>
          <w:i/>
          <w:iCs/>
        </w:rPr>
        <w:t>5</w:t>
      </w:r>
      <w:r>
        <w:t>(1), 60–78.</w:t>
      </w:r>
    </w:p>
    <w:p w14:paraId="69AAAF20" w14:textId="77777777" w:rsidR="00B44A33" w:rsidRDefault="00000000">
      <w:pPr>
        <w:pStyle w:val="Bibliography"/>
      </w:pPr>
      <w:bookmarkStart w:id="215" w:name="ref-stewart2004placebo"/>
      <w:bookmarkEnd w:id="214"/>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540D3C0F" w14:textId="77777777" w:rsidR="00B44A33" w:rsidRDefault="00000000">
      <w:pPr>
        <w:pStyle w:val="Bibliography"/>
      </w:pPr>
      <w:bookmarkStart w:id="216" w:name="ref-strohmetz2008research"/>
      <w:bookmarkEnd w:id="215"/>
      <w:r>
        <w:lastRenderedPageBreak/>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1AC5F8B2" w14:textId="77777777" w:rsidR="00B44A33" w:rsidRDefault="00000000">
      <w:pPr>
        <w:pStyle w:val="Bibliography"/>
      </w:pPr>
      <w:bookmarkStart w:id="217" w:name="ref-terhune2006induction"/>
      <w:bookmarkEnd w:id="216"/>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37E2980F" w14:textId="77777777" w:rsidR="00B44A33" w:rsidRDefault="00000000">
      <w:pPr>
        <w:pStyle w:val="Bibliography"/>
      </w:pPr>
      <w:bookmarkStart w:id="218" w:name="ref-tsai2018great"/>
      <w:bookmarkEnd w:id="217"/>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0AF057A9" w14:textId="77777777" w:rsidR="00B44A33" w:rsidRDefault="00000000">
      <w:pPr>
        <w:pStyle w:val="Bibliography"/>
      </w:pPr>
      <w:bookmarkStart w:id="219" w:name="ref-veitch1991demand"/>
      <w:bookmarkEnd w:id="218"/>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415FAA90" w14:textId="77777777" w:rsidR="00B44A33" w:rsidRDefault="00000000">
      <w:pPr>
        <w:pStyle w:val="Bibliography"/>
      </w:pPr>
      <w:bookmarkStart w:id="220" w:name="ref-verpaelst2007demand"/>
      <w:bookmarkEnd w:id="219"/>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0E1F2AAF" w14:textId="77777777" w:rsidR="00B44A33" w:rsidRDefault="00000000">
      <w:pPr>
        <w:pStyle w:val="Bibliography"/>
      </w:pPr>
      <w:bookmarkStart w:id="221" w:name="ref-vevea1995general"/>
      <w:bookmarkEnd w:id="220"/>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CB54347" w14:textId="77777777" w:rsidR="00B44A33" w:rsidRDefault="00000000">
      <w:pPr>
        <w:pStyle w:val="Bibliography"/>
      </w:pPr>
      <w:bookmarkStart w:id="222" w:name="ref-R-metafor"/>
      <w:bookmarkEnd w:id="221"/>
      <w:r>
        <w:t xml:space="preserve">Viechtbauer, W. (2010). Conducting meta-analyses in R with the metafor package. </w:t>
      </w:r>
      <w:r>
        <w:rPr>
          <w:i/>
          <w:iCs/>
        </w:rPr>
        <w:t>Journal of Statistical Software</w:t>
      </w:r>
      <w:r>
        <w:t xml:space="preserve">, </w:t>
      </w:r>
      <w:r>
        <w:rPr>
          <w:i/>
          <w:iCs/>
        </w:rPr>
        <w:t>36</w:t>
      </w:r>
      <w:r>
        <w:t>(3), 1–48.</w:t>
      </w:r>
      <w:bookmarkEnd w:id="151"/>
      <w:bookmarkEnd w:id="153"/>
      <w:bookmarkEnd w:id="222"/>
    </w:p>
    <w:sectPr w:rsidR="00B44A33" w:rsidSect="00084144">
      <w:headerReference w:type="even" r:id="rId20"/>
      <w:headerReference w:type="default" r:id="rId21"/>
      <w:headerReference w:type="first" r:id="rId22"/>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Coles, Nicholas A." w:date="2025-06-13T14:05:00Z" w:initials="CNA">
    <w:p w14:paraId="403F05F9" w14:textId="77777777" w:rsidR="00A96D9A" w:rsidRDefault="00A96D9A" w:rsidP="00A96D9A">
      <w:r>
        <w:rPr>
          <w:rStyle w:val="CommentReference"/>
        </w:rPr>
        <w:annotationRef/>
      </w:r>
      <w:r>
        <w:rPr>
          <w:color w:val="000000"/>
          <w:sz w:val="20"/>
          <w:szCs w:val="20"/>
        </w:rPr>
        <w:t>Fix</w:t>
      </w:r>
    </w:p>
  </w:comment>
  <w:comment w:id="150" w:author="Coles, Nicholas A." w:date="2025-06-13T15:28:00Z" w:initials="CNA">
    <w:p w14:paraId="05AEEB18" w14:textId="77777777" w:rsidR="009E4427" w:rsidRDefault="009E4427" w:rsidP="009E4427">
      <w:r>
        <w:rPr>
          <w:rStyle w:val="CommentReference"/>
        </w:rPr>
        <w:annotationRef/>
      </w:r>
      <w:r>
        <w:rPr>
          <w:color w:val="000000"/>
          <w:sz w:val="20"/>
          <w:szCs w:val="20"/>
        </w:rPr>
        <w:t>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3F05F9" w15:done="0"/>
  <w15:commentEx w15:paraId="05AEEB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4B2B85" w16cex:dateUtc="2025-06-13T18:05:00Z"/>
  <w16cex:commentExtensible w16cex:durableId="12D55C5F" w16cex:dateUtc="2025-06-13T1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3F05F9" w16cid:durableId="2A4B2B85"/>
  <w16cid:commentId w16cid:paraId="05AEEB18" w16cid:durableId="12D55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87247" w14:textId="77777777" w:rsidR="00F62B75" w:rsidRDefault="00F62B75">
      <w:pPr>
        <w:spacing w:before="0" w:after="0" w:line="240" w:lineRule="auto"/>
      </w:pPr>
      <w:r>
        <w:separator/>
      </w:r>
    </w:p>
  </w:endnote>
  <w:endnote w:type="continuationSeparator" w:id="0">
    <w:p w14:paraId="5FB248D7" w14:textId="77777777" w:rsidR="00F62B75" w:rsidRDefault="00F62B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6DD2A" w14:textId="77777777" w:rsidR="00F62B75" w:rsidRDefault="00F62B75">
      <w:pPr>
        <w:spacing w:before="0" w:after="0" w:line="240" w:lineRule="auto"/>
      </w:pPr>
      <w:r>
        <w:separator/>
      </w:r>
    </w:p>
  </w:footnote>
  <w:footnote w:type="continuationSeparator" w:id="0">
    <w:p w14:paraId="41FED8B7" w14:textId="77777777" w:rsidR="00F62B75" w:rsidRDefault="00F62B75">
      <w:pPr>
        <w:spacing w:before="0" w:after="0" w:line="240" w:lineRule="auto"/>
      </w:pPr>
      <w:r>
        <w:continuationSeparator/>
      </w:r>
    </w:p>
  </w:footnote>
  <w:footnote w:id="1">
    <w:p w14:paraId="7FA037E9" w14:textId="77777777" w:rsidR="00B44A33"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408DDEE1" w14:textId="77777777" w:rsidR="00B44A33"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1DAC3389" w14:textId="77777777" w:rsidR="00B44A33"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6DD2A7EF"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8171E9"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6274222"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20D45D" w14:textId="77777777" w:rsidR="00000000"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25A31E" w14:textId="77777777" w:rsidR="00000000"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EF8014" w14:textId="77777777" w:rsidR="00000000"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98905620">
    <w:abstractNumId w:val="13"/>
  </w:num>
  <w:num w:numId="2" w16cid:durableId="1005716062">
    <w:abstractNumId w:val="13"/>
  </w:num>
  <w:num w:numId="3" w16cid:durableId="1782606812">
    <w:abstractNumId w:val="14"/>
  </w:num>
  <w:num w:numId="4" w16cid:durableId="1020203281">
    <w:abstractNumId w:val="1"/>
  </w:num>
  <w:num w:numId="5" w16cid:durableId="1858733656">
    <w:abstractNumId w:val="2"/>
  </w:num>
  <w:num w:numId="6" w16cid:durableId="1556889389">
    <w:abstractNumId w:val="3"/>
  </w:num>
  <w:num w:numId="7" w16cid:durableId="1930458447">
    <w:abstractNumId w:val="4"/>
  </w:num>
  <w:num w:numId="8" w16cid:durableId="1467696766">
    <w:abstractNumId w:val="9"/>
  </w:num>
  <w:num w:numId="9" w16cid:durableId="963268482">
    <w:abstractNumId w:val="5"/>
  </w:num>
  <w:num w:numId="10" w16cid:durableId="1223558706">
    <w:abstractNumId w:val="6"/>
  </w:num>
  <w:num w:numId="11" w16cid:durableId="1751851863">
    <w:abstractNumId w:val="7"/>
  </w:num>
  <w:num w:numId="12" w16cid:durableId="1554269636">
    <w:abstractNumId w:val="8"/>
  </w:num>
  <w:num w:numId="13" w16cid:durableId="1212421400">
    <w:abstractNumId w:val="10"/>
  </w:num>
  <w:num w:numId="14" w16cid:durableId="1900286554">
    <w:abstractNumId w:val="14"/>
  </w:num>
  <w:num w:numId="15" w16cid:durableId="547647743">
    <w:abstractNumId w:val="0"/>
  </w:num>
  <w:num w:numId="16" w16cid:durableId="1794712295">
    <w:abstractNumId w:val="0"/>
  </w:num>
  <w:num w:numId="17" w16cid:durableId="1547520093">
    <w:abstractNumId w:val="11"/>
  </w:num>
  <w:num w:numId="18" w16cid:durableId="1264148309">
    <w:abstractNumId w:val="12"/>
  </w:num>
  <w:num w:numId="19" w16cid:durableId="1540967869">
    <w:abstractNumId w:val="11"/>
  </w:num>
  <w:num w:numId="20" w16cid:durableId="445124678">
    <w:abstractNumId w:val="12"/>
  </w:num>
  <w:num w:numId="21" w16cid:durableId="950669146">
    <w:abstractNumId w:val="11"/>
  </w:num>
  <w:num w:numId="22" w16cid:durableId="2020037266">
    <w:abstractNumId w:val="12"/>
  </w:num>
  <w:num w:numId="23" w16cid:durableId="381170617">
    <w:abstractNumId w:val="11"/>
  </w:num>
  <w:num w:numId="24" w16cid:durableId="417365806">
    <w:abstractNumId w:val="12"/>
  </w:num>
  <w:num w:numId="25" w16cid:durableId="114985849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3E2DF5"/>
    <w:rsid w:val="00435F1A"/>
    <w:rsid w:val="0045311C"/>
    <w:rsid w:val="00460E06"/>
    <w:rsid w:val="00472128"/>
    <w:rsid w:val="00506818"/>
    <w:rsid w:val="0059535C"/>
    <w:rsid w:val="005A55BB"/>
    <w:rsid w:val="005F3019"/>
    <w:rsid w:val="006373B0"/>
    <w:rsid w:val="00693388"/>
    <w:rsid w:val="006E6812"/>
    <w:rsid w:val="00871062"/>
    <w:rsid w:val="009E05DE"/>
    <w:rsid w:val="009E4427"/>
    <w:rsid w:val="00A96D9A"/>
    <w:rsid w:val="00B44A33"/>
    <w:rsid w:val="00BF4B6B"/>
    <w:rsid w:val="00CF1051"/>
    <w:rsid w:val="00D23F5D"/>
    <w:rsid w:val="00E634E8"/>
    <w:rsid w:val="00E753DB"/>
    <w:rsid w:val="00EB1F7E"/>
    <w:rsid w:val="00F62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9069F"/>
  <w15:docId w15:val="{AF004003-FBE4-E049-B6A0-DE344DD55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A96D9A"/>
    <w:pPr>
      <w:spacing w:after="0"/>
    </w:pPr>
    <w:rPr>
      <w:rFonts w:ascii="Times New Roman" w:hAnsi="Times New Roman"/>
    </w:rPr>
  </w:style>
  <w:style w:type="character" w:styleId="CommentReference">
    <w:name w:val="annotation reference"/>
    <w:basedOn w:val="DefaultParagraphFont"/>
    <w:semiHidden/>
    <w:unhideWhenUsed/>
    <w:rsid w:val="00A96D9A"/>
    <w:rPr>
      <w:sz w:val="16"/>
      <w:szCs w:val="16"/>
    </w:rPr>
  </w:style>
  <w:style w:type="paragraph" w:styleId="CommentText">
    <w:name w:val="annotation text"/>
    <w:basedOn w:val="Normal"/>
    <w:link w:val="CommentTextChar"/>
    <w:semiHidden/>
    <w:unhideWhenUsed/>
    <w:rsid w:val="00A96D9A"/>
    <w:pPr>
      <w:spacing w:line="240" w:lineRule="auto"/>
    </w:pPr>
    <w:rPr>
      <w:sz w:val="20"/>
      <w:szCs w:val="20"/>
    </w:rPr>
  </w:style>
  <w:style w:type="character" w:customStyle="1" w:styleId="CommentTextChar">
    <w:name w:val="Comment Text Char"/>
    <w:basedOn w:val="DefaultParagraphFont"/>
    <w:link w:val="CommentText"/>
    <w:semiHidden/>
    <w:rsid w:val="00A96D9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A96D9A"/>
    <w:rPr>
      <w:b/>
      <w:bCs/>
    </w:rPr>
  </w:style>
  <w:style w:type="character" w:customStyle="1" w:styleId="CommentSubjectChar">
    <w:name w:val="Comment Subject Char"/>
    <w:basedOn w:val="CommentTextChar"/>
    <w:link w:val="CommentSubject"/>
    <w:semiHidden/>
    <w:rsid w:val="00A96D9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sf.io/3hkre/?view_only=2dc92af53f194e5eab0d7aecafaf01c2" TargetMode="External"/><Relationship Id="rId18" Type="http://schemas.openxmlformats.org/officeDocument/2006/relationships/hyperlink" Target="https://CRAN.R-project.org/package=PublicationBias"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osf.io/3hkre/?view_only=2dc92af53f194e5eab0d7aecafaf01c2" TargetMode="External"/><Relationship Id="rId12" Type="http://schemas.openxmlformats.org/officeDocument/2006/relationships/image" Target="media/image1.png"/><Relationship Id="rId17" Type="http://schemas.openxmlformats.org/officeDocument/2006/relationships/hyperlink" Target="https://CRAN.R-project.org/package=weight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crsh/papaja"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39</Pages>
  <Words>9055</Words>
  <Characters>51620</Characters>
  <Application>Microsoft Office Word</Application>
  <DocSecurity>0</DocSecurity>
  <Lines>430</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impact and heterogeneity of demand characteristics: A meta-analysis of manipulations of explicit demand cues</vt:lpstr>
      <vt:lpstr>Distorted estimates of implicit and explicit learning in applications of the process-dissociation procedure to the SRT task</vt:lpstr>
    </vt:vector>
  </TitlesOfParts>
  <Manager/>
  <Company/>
  <LinksUpToDate>false</LinksUpToDate>
  <CharactersWithSpaces>60554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and heterogeneity of demand characteristics: A meta-analysis of manipulations of explicit demand cues</dc:title>
  <dc:creator/>
  <cp:keywords/>
  <cp:lastModifiedBy>Coles, Nicholas A.</cp:lastModifiedBy>
  <cp:revision>4</cp:revision>
  <dcterms:created xsi:type="dcterms:W3CDTF">2025-06-13T17:55:00Z</dcterms:created>
  <dcterms:modified xsi:type="dcterms:W3CDTF">2025-06-13T19:29:00Z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heterogeneous and yet-to-be explained.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