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72935" w14:textId="77777777" w:rsidR="006940D1" w:rsidRDefault="00000000">
      <w:pPr>
        <w:pStyle w:val="Title"/>
      </w:pPr>
      <w:r>
        <w:t>A meta-analysis on demand characteristics</w:t>
      </w:r>
    </w:p>
    <w:p w14:paraId="1044AB9A" w14:textId="77777777" w:rsidR="006940D1" w:rsidRPr="0002765E" w:rsidRDefault="00000000">
      <w:pPr>
        <w:pStyle w:val="Author"/>
        <w:rPr>
          <w:lang w:val="es-ES"/>
          <w:rPrChange w:id="0" w:author="Nicholas Alvaro Coles" w:date="2023-02-17T14:34:00Z">
            <w:rPr/>
          </w:rPrChange>
        </w:rPr>
      </w:pPr>
      <w:r w:rsidRPr="0002765E">
        <w:rPr>
          <w:lang w:val="es-ES"/>
          <w:rPrChange w:id="1" w:author="Nicholas Alvaro Coles" w:date="2023-02-17T14:34:00Z">
            <w:rPr/>
          </w:rPrChange>
        </w:rPr>
        <w:t>Nicholas A. Coles</w:t>
      </w:r>
      <w:r w:rsidRPr="0002765E">
        <w:rPr>
          <w:vertAlign w:val="superscript"/>
          <w:lang w:val="es-ES"/>
          <w:rPrChange w:id="2" w:author="Nicholas Alvaro Coles" w:date="2023-02-17T14:34:00Z">
            <w:rPr>
              <w:vertAlign w:val="superscript"/>
            </w:rPr>
          </w:rPrChange>
        </w:rPr>
        <w:t>1</w:t>
      </w:r>
      <w:r w:rsidRPr="0002765E">
        <w:rPr>
          <w:lang w:val="es-ES"/>
          <w:rPrChange w:id="3" w:author="Nicholas Alvaro Coles" w:date="2023-02-17T14:34:00Z">
            <w:rPr/>
          </w:rPrChange>
        </w:rPr>
        <w:t> &amp; Michael C. Frank</w:t>
      </w:r>
      <w:r w:rsidRPr="0002765E">
        <w:rPr>
          <w:vertAlign w:val="superscript"/>
          <w:lang w:val="es-ES"/>
          <w:rPrChange w:id="4" w:author="Nicholas Alvaro Coles" w:date="2023-02-17T14:34:00Z">
            <w:rPr>
              <w:vertAlign w:val="superscript"/>
            </w:rPr>
          </w:rPrChange>
        </w:rPr>
        <w:t>1</w:t>
      </w:r>
    </w:p>
    <w:p w14:paraId="3577E227" w14:textId="77777777" w:rsidR="006940D1" w:rsidRDefault="00000000">
      <w:pPr>
        <w:pStyle w:val="Author"/>
      </w:pPr>
      <w:r>
        <w:rPr>
          <w:vertAlign w:val="superscript"/>
        </w:rPr>
        <w:t>1</w:t>
      </w:r>
      <w:r>
        <w:t xml:space="preserve"> Center for the Study of Language and Information, Stanford University</w:t>
      </w:r>
    </w:p>
    <w:p w14:paraId="532BB647" w14:textId="77777777" w:rsidR="006940D1" w:rsidRDefault="00000000">
      <w:pPr>
        <w:pStyle w:val="BodyText"/>
      </w:pPr>
      <w:r>
        <w:t>                                                                                                                                                    </w:t>
      </w:r>
    </w:p>
    <w:p w14:paraId="4EFC9FE7" w14:textId="77777777" w:rsidR="006940D1" w:rsidRDefault="00000000">
      <w:pPr>
        <w:pStyle w:val="BodyText"/>
      </w:pPr>
      <w:r>
        <w:t> </w:t>
      </w:r>
    </w:p>
    <w:p w14:paraId="4C8F4027" w14:textId="77777777" w:rsidR="006940D1" w:rsidRDefault="00000000">
      <w:pPr>
        <w:pStyle w:val="BodyText"/>
      </w:pPr>
      <w:r>
        <w:t> </w:t>
      </w:r>
    </w:p>
    <w:p w14:paraId="2E9CECD7" w14:textId="77777777" w:rsidR="006940D1" w:rsidRDefault="00000000">
      <w:pPr>
        <w:pStyle w:val="BodyText"/>
      </w:pPr>
      <w:r>
        <w:t> </w:t>
      </w:r>
    </w:p>
    <w:p w14:paraId="5536B152" w14:textId="77777777" w:rsidR="006940D1" w:rsidRDefault="00000000">
      <w:pPr>
        <w:pStyle w:val="BodyText"/>
      </w:pPr>
      <w:r>
        <w:t> </w:t>
      </w:r>
    </w:p>
    <w:p w14:paraId="2E3D7FFD" w14:textId="77777777" w:rsidR="006940D1" w:rsidRDefault="00000000">
      <w:pPr>
        <w:pStyle w:val="BodyText"/>
      </w:pPr>
      <w:r>
        <w:t> </w:t>
      </w:r>
    </w:p>
    <w:p w14:paraId="0863E7A7" w14:textId="77777777" w:rsidR="006940D1" w:rsidRDefault="00000000">
      <w:pPr>
        <w:pStyle w:val="BodyText"/>
      </w:pPr>
      <w:r>
        <w:t> </w:t>
      </w:r>
    </w:p>
    <w:p w14:paraId="7BBAA3DE" w14:textId="77777777" w:rsidR="006940D1" w:rsidRDefault="00000000">
      <w:pPr>
        <w:pStyle w:val="Author"/>
      </w:pPr>
      <w:r>
        <w:t>Author note</w:t>
      </w:r>
    </w:p>
    <w:p w14:paraId="422D7050" w14:textId="77777777" w:rsidR="006940D1" w:rsidRDefault="00000000">
      <w:pPr>
        <w:pStyle w:val="BodyText"/>
      </w:pPr>
      <w:r>
        <w:t>All materials, data, and code are available at .</w:t>
      </w:r>
    </w:p>
    <w:p w14:paraId="643A7FDB" w14:textId="77777777" w:rsidR="006940D1" w:rsidRDefault="00000000">
      <w:pPr>
        <w:pStyle w:val="BodyText"/>
      </w:pPr>
      <w:r>
        <w:lastRenderedPageBreak/>
        <w:t xml:space="preserve">Correspondence concerning this article should be addressed to Nicholas A. Coles, Cordura Hall, 210 Panama St, Stanford, CA 94305. E-mail: </w:t>
      </w:r>
      <w:hyperlink r:id="rId7">
        <w:r>
          <w:rPr>
            <w:rStyle w:val="Hyperlink"/>
          </w:rPr>
          <w:t>ncoles@stanford.edu</w:t>
        </w:r>
      </w:hyperlink>
    </w:p>
    <w:p w14:paraId="3347E9BF" w14:textId="77777777" w:rsidR="006940D1" w:rsidRDefault="00000000">
      <w:pPr>
        <w:pStyle w:val="h1-pagebreak"/>
      </w:pPr>
      <w:r>
        <w:lastRenderedPageBreak/>
        <w:t>Abstract</w:t>
      </w:r>
    </w:p>
    <w:p w14:paraId="68DF2185" w14:textId="6FA1CA2B" w:rsidR="006940D1" w:rsidRDefault="00000000" w:rsidP="0002765E">
      <w:pPr>
        <w:pStyle w:val="BodyText"/>
      </w:pPr>
      <w:r>
        <w:t xml:space="preserve">Demand characteristics are a fundamental methodological concern in experimental psychology. </w:t>
      </w:r>
      <w:del w:id="5" w:author="Nicholas Alvaro Coles" w:date="2023-02-17T14:42:00Z">
        <w:r w:rsidDel="001C32B6">
          <w:delText>However</w:delText>
        </w:r>
      </w:del>
      <w:ins w:id="6" w:author="Nicholas Alvaro Coles" w:date="2023-02-17T14:42:00Z">
        <w:r w:rsidR="001C32B6">
          <w:t>Yet</w:t>
        </w:r>
      </w:ins>
      <w:r>
        <w:t xml:space="preserve">, little is known about the direction, magnitude, consistency, and mechanisms underlying their effects. In the first </w:t>
      </w:r>
      <w:del w:id="7" w:author="Nicholas Alvaro Coles" w:date="2023-02-17T14:43:00Z">
        <w:r w:rsidDel="001C32B6">
          <w:delText xml:space="preserve">meta-analysis </w:delText>
        </w:r>
      </w:del>
      <w:ins w:id="8" w:author="Nicholas Alvaro Coles" w:date="2023-02-17T14:43:00Z">
        <w:r w:rsidR="001C32B6">
          <w:t xml:space="preserve">quantitative synthesis </w:t>
        </w:r>
      </w:ins>
      <w:r>
        <w:t>on the topic, we conducted a three-level meta-analysis of 195 effect sizes from 40 studies that provided strict experimental tests of demand effects by manipulating the hypothesis communicated to participants. Results indicated that these demand characteristics tend to produce small increases in hypothesis-consistent responding. However, these effects were extremely heterogeneous</w:t>
      </w:r>
      <w:ins w:id="9" w:author="Nicholas Alvaro Coles" w:date="2023-02-17T14:39:00Z">
        <w:r w:rsidR="0002765E">
          <w:t xml:space="preserve">. The estimated distribution of effects ranged from </w:t>
        </w:r>
      </w:ins>
      <m:oMath>
        <m:r>
          <w:ins w:id="10" w:author="Nicholas Alvaro Coles" w:date="2023-02-17T14:39:00Z">
            <w:rPr>
              <w:rFonts w:ascii="Cambria Math" w:hAnsi="Cambria Math"/>
            </w:rPr>
            <m:t>d</m:t>
          </w:ins>
        </m:r>
      </m:oMath>
      <w:ins w:id="11" w:author="Nicholas Alvaro Coles" w:date="2023-02-17T14:39:00Z">
        <w:r w:rsidR="0002765E">
          <w:t xml:space="preserve"> = 1.91</w:t>
        </w:r>
      </w:ins>
      <w:ins w:id="12" w:author="Nicholas Alvaro Coles" w:date="2023-02-17T14:44:00Z">
        <w:r w:rsidR="000B31E1">
          <w:t xml:space="preserve"> </w:t>
        </w:r>
      </w:ins>
      <w:ins w:id="13" w:author="Nicholas Alvaro Coles" w:date="2023-02-17T14:39:00Z">
        <w:r w:rsidR="0002765E">
          <w:t>(</w:t>
        </w:r>
      </w:ins>
      <w:ins w:id="14" w:author="Nicholas Alvaro Coles" w:date="2023-02-17T14:44:00Z">
        <w:r w:rsidR="000B31E1">
          <w:t xml:space="preserve">a </w:t>
        </w:r>
      </w:ins>
      <w:ins w:id="15" w:author="Nicholas Alvaro Coles" w:date="2023-02-17T14:39:00Z">
        <w:r w:rsidR="0002765E">
          <w:t xml:space="preserve">massive increase in hypothesis-consistent responding) to </w:t>
        </w:r>
      </w:ins>
      <m:oMath>
        <m:r>
          <w:ins w:id="16" w:author="Nicholas Alvaro Coles" w:date="2023-02-17T14:39:00Z">
            <w:rPr>
              <w:rFonts w:ascii="Cambria Math" w:hAnsi="Cambria Math"/>
            </w:rPr>
            <m:t>d</m:t>
          </w:ins>
        </m:r>
      </m:oMath>
      <w:ins w:id="17" w:author="Nicholas Alvaro Coles" w:date="2023-02-17T14:39:00Z">
        <w:r w:rsidR="0002765E">
          <w:t xml:space="preserve"> = -1.67 </w:t>
        </w:r>
        <w:r w:rsidR="0002765E">
          <w:t>(</w:t>
        </w:r>
      </w:ins>
      <w:ins w:id="18" w:author="Nicholas Alvaro Coles" w:date="2023-02-17T14:44:00Z">
        <w:r w:rsidR="000B31E1">
          <w:t xml:space="preserve">a </w:t>
        </w:r>
      </w:ins>
      <w:ins w:id="19" w:author="Nicholas Alvaro Coles" w:date="2023-02-17T14:39:00Z">
        <w:r w:rsidR="0002765E">
          <w:t>massive increases in hypothesis-</w:t>
        </w:r>
        <w:r w:rsidR="0002765E">
          <w:rPr>
            <w:i/>
            <w:iCs/>
          </w:rPr>
          <w:t>in</w:t>
        </w:r>
        <w:r w:rsidR="0002765E">
          <w:t xml:space="preserve">consistent </w:t>
        </w:r>
      </w:ins>
      <w:ins w:id="20" w:author="Nicholas Alvaro Coles" w:date="2023-02-17T14:40:00Z">
        <w:r w:rsidR="0002765E">
          <w:t>responding)</w:t>
        </w:r>
      </w:ins>
      <w:ins w:id="21" w:author="Nicholas Alvaro Coles" w:date="2023-02-17T14:44:00Z">
        <w:r w:rsidR="000B31E1">
          <w:t xml:space="preserve">. This range covers </w:t>
        </w:r>
      </w:ins>
      <w:ins w:id="22" w:author="Nicholas Alvaro Coles" w:date="2023-02-17T14:40:00Z">
        <w:r w:rsidR="0002765E">
          <w:t xml:space="preserve">the span </w:t>
        </w:r>
        <w:r w:rsidR="0002765E">
          <w:t>of almost every conceivable effect in experimental psychology</w:t>
        </w:r>
        <w:r w:rsidR="0002765E">
          <w:t xml:space="preserve">. </w:t>
        </w:r>
      </w:ins>
      <w:del w:id="23" w:author="Nicholas Alvaro Coles" w:date="2023-02-17T14:39:00Z">
        <w:r w:rsidDel="0002765E">
          <w:delText>,</w:delText>
        </w:r>
      </w:del>
      <w:del w:id="24" w:author="Nicholas Alvaro Coles" w:date="2023-02-17T14:40:00Z">
        <w:r w:rsidDel="0002765E">
          <w:delText xml:space="preserve"> and we estimated that </w:delText>
        </w:r>
      </w:del>
      <w:del w:id="25" w:author="Nicholas Alvaro Coles" w:date="2023-02-17T14:35:00Z">
        <w:r w:rsidDel="0002765E">
          <w:delText xml:space="preserve">many </w:delText>
        </w:r>
      </w:del>
      <w:del w:id="26" w:author="Nicholas Alvaro Coles" w:date="2023-02-17T14:40:00Z">
        <w:r w:rsidDel="0002765E">
          <w:delText xml:space="preserve">demand characteristics </w:delText>
        </w:r>
      </w:del>
      <w:del w:id="27" w:author="Nicholas Alvaro Coles" w:date="2023-02-17T14:35:00Z">
        <w:r w:rsidDel="0002765E">
          <w:delText xml:space="preserve">manipulations create increases in </w:delText>
        </w:r>
      </w:del>
      <w:del w:id="28" w:author="Nicholas Alvaro Coles" w:date="2023-02-17T14:40:00Z">
        <w:r w:rsidDel="0002765E">
          <w:delText>hypothesis-</w:delText>
        </w:r>
        <w:r w:rsidDel="0002765E">
          <w:rPr>
            <w:i/>
            <w:iCs/>
          </w:rPr>
          <w:delText>in</w:delText>
        </w:r>
        <w:r w:rsidDel="0002765E">
          <w:delText xml:space="preserve">consistent responding. </w:delText>
        </w:r>
      </w:del>
      <w:r>
        <w:t xml:space="preserve">Contrary to </w:t>
      </w:r>
      <w:ins w:id="29" w:author="Nicholas Alvaro Coles" w:date="2023-02-17T14:36:00Z">
        <w:r w:rsidR="0002765E">
          <w:t>conventional views</w:t>
        </w:r>
      </w:ins>
      <w:del w:id="30" w:author="Nicholas Alvaro Coles" w:date="2023-02-17T14:36:00Z">
        <w:r w:rsidDel="0002765E">
          <w:delText>virtually every existing demand characteristic framework</w:delText>
        </w:r>
      </w:del>
      <w:r>
        <w:t xml:space="preserve">, we found little evidence that </w:t>
      </w:r>
      <w:del w:id="31" w:author="Nicholas Alvaro Coles" w:date="2023-02-17T14:36:00Z">
        <w:r w:rsidDel="0002765E">
          <w:delText xml:space="preserve">the </w:delText>
        </w:r>
      </w:del>
      <w:ins w:id="32" w:author="Nicholas Alvaro Coles" w:date="2023-02-17T14:36:00Z">
        <w:r w:rsidR="0002765E">
          <w:t xml:space="preserve">demand </w:t>
        </w:r>
      </w:ins>
      <w:r>
        <w:t>effects were driven by participants’ motivation and opportunity to adjust their responses</w:t>
      </w:r>
      <w:ins w:id="33" w:author="Nicholas Alvaro Coles" w:date="2023-02-17T14:36:00Z">
        <w:r w:rsidR="0002765E">
          <w:t>—i.e., a response bias</w:t>
        </w:r>
      </w:ins>
      <w:del w:id="34" w:author="Nicholas Alvaro Coles" w:date="2023-02-17T14:36:00Z">
        <w:r w:rsidDel="0002765E">
          <w:delText xml:space="preserve"> (a response bias)</w:delText>
        </w:r>
      </w:del>
      <w:r>
        <w:t xml:space="preserve">. Instead, </w:t>
      </w:r>
      <w:del w:id="35" w:author="Nicholas Alvaro Coles" w:date="2023-02-17T14:41:00Z">
        <w:r w:rsidDel="0002765E">
          <w:delText xml:space="preserve">we found that </w:delText>
        </w:r>
      </w:del>
      <w:r>
        <w:t xml:space="preserve">such effects </w:t>
      </w:r>
      <w:ins w:id="36" w:author="Nicholas Alvaro Coles" w:date="2023-02-17T14:41:00Z">
        <w:r w:rsidR="0002765E">
          <w:t xml:space="preserve">seemed to be more so driven </w:t>
        </w:r>
      </w:ins>
      <w:del w:id="37" w:author="Nicholas Alvaro Coles" w:date="2023-02-17T14:41:00Z">
        <w:r w:rsidDel="0002765E">
          <w:delText xml:space="preserve">were driven </w:delText>
        </w:r>
      </w:del>
      <w:r>
        <w:t xml:space="preserve">by participants’ beliefs—i.e., placebo effects. </w:t>
      </w:r>
      <w:del w:id="38" w:author="Nicholas Alvaro Coles" w:date="2023-02-17T14:44:00Z">
        <w:r w:rsidDel="000B31E1">
          <w:delText xml:space="preserve">These </w:delText>
        </w:r>
      </w:del>
      <w:ins w:id="39" w:author="Nicholas Alvaro Coles" w:date="2023-02-17T14:44:00Z">
        <w:r w:rsidR="000B31E1">
          <w:t>Similar findings</w:t>
        </w:r>
        <w:r w:rsidR="000B31E1">
          <w:t xml:space="preserve"> </w:t>
        </w:r>
      </w:ins>
      <w:del w:id="40" w:author="Nicholas Alvaro Coles" w:date="2023-02-17T14:45:00Z">
        <w:r w:rsidDel="000B31E1">
          <w:delText xml:space="preserve">findings were </w:delText>
        </w:r>
      </w:del>
      <w:del w:id="41" w:author="Nicholas Alvaro Coles" w:date="2023-02-17T14:41:00Z">
        <w:r w:rsidDel="0002765E">
          <w:delText xml:space="preserve">subsequently </w:delText>
        </w:r>
      </w:del>
      <w:del w:id="42" w:author="Nicholas Alvaro Coles" w:date="2023-02-17T14:45:00Z">
        <w:r w:rsidDel="000B31E1">
          <w:delText xml:space="preserve">replicated </w:delText>
        </w:r>
      </w:del>
      <w:ins w:id="43" w:author="Nicholas Alvaro Coles" w:date="2023-02-17T14:45:00Z">
        <w:r w:rsidR="000B31E1">
          <w:t xml:space="preserve">emerged </w:t>
        </w:r>
      </w:ins>
      <w:r>
        <w:t>in a direct replication of a study included in the meta-analysis. Taken together, results challenge conventional distinctions between demand characteristics and placebo effects</w:t>
      </w:r>
      <w:ins w:id="44" w:author="Nicholas Alvaro Coles" w:date="2023-02-17T14:42:00Z">
        <w:r w:rsidR="0002765E">
          <w:t xml:space="preserve">. </w:t>
        </w:r>
      </w:ins>
      <w:ins w:id="45" w:author="Nicholas Alvaro Coles" w:date="2023-02-17T14:45:00Z">
        <w:r w:rsidR="000B31E1">
          <w:t>More importantly</w:t>
        </w:r>
      </w:ins>
      <w:ins w:id="46" w:author="Nicholas Alvaro Coles" w:date="2023-02-17T14:42:00Z">
        <w:r w:rsidR="0002765E">
          <w:t>,</w:t>
        </w:r>
      </w:ins>
      <w:del w:id="47" w:author="Nicholas Alvaro Coles" w:date="2023-02-17T14:42:00Z">
        <w:r w:rsidDel="0002765E">
          <w:delText>—and</w:delText>
        </w:r>
      </w:del>
      <w:r>
        <w:t xml:space="preserve"> </w:t>
      </w:r>
      <w:del w:id="48" w:author="Nicholas Alvaro Coles" w:date="2023-02-17T14:42:00Z">
        <w:r w:rsidDel="0002765E">
          <w:delText xml:space="preserve">they </w:delText>
        </w:r>
      </w:del>
      <w:ins w:id="49" w:author="Nicholas Alvaro Coles" w:date="2023-02-17T14:45:00Z">
        <w:r w:rsidR="000B31E1">
          <w:t xml:space="preserve">they </w:t>
        </w:r>
      </w:ins>
      <w:r>
        <w:t xml:space="preserve">highlight </w:t>
      </w:r>
      <w:del w:id="50" w:author="Nicholas Alvaro Coles" w:date="2023-02-17T14:45:00Z">
        <w:r w:rsidDel="000B31E1">
          <w:delText xml:space="preserve">the </w:delText>
        </w:r>
      </w:del>
      <w:ins w:id="51" w:author="Nicholas Alvaro Coles" w:date="2023-02-17T14:45:00Z">
        <w:r w:rsidR="000B31E1">
          <w:t xml:space="preserve">a pressing </w:t>
        </w:r>
      </w:ins>
      <w:r>
        <w:t xml:space="preserve">need </w:t>
      </w:r>
      <w:ins w:id="52" w:author="Nicholas Alvaro Coles" w:date="2023-02-17T14:45:00Z">
        <w:r w:rsidR="000B31E1">
          <w:t xml:space="preserve">to understand the </w:t>
        </w:r>
      </w:ins>
      <w:del w:id="53" w:author="Nicholas Alvaro Coles" w:date="2023-02-17T14:45:00Z">
        <w:r w:rsidDel="000B31E1">
          <w:delText xml:space="preserve">for future research on the </w:delText>
        </w:r>
      </w:del>
      <w:r>
        <w:t xml:space="preserve">mysterious </w:t>
      </w:r>
      <w:del w:id="54" w:author="Nicholas Alvaro Coles" w:date="2023-02-17T14:42:00Z">
        <w:r w:rsidDel="0002765E">
          <w:delText xml:space="preserve">nature </w:delText>
        </w:r>
      </w:del>
      <w:ins w:id="55" w:author="Nicholas Alvaro Coles" w:date="2023-02-17T14:42:00Z">
        <w:r w:rsidR="0002765E">
          <w:t xml:space="preserve">but potentially massive impact </w:t>
        </w:r>
      </w:ins>
      <w:r>
        <w:t>of demand characteristics.</w:t>
      </w:r>
    </w:p>
    <w:p w14:paraId="5315E30D" w14:textId="77777777" w:rsidR="006940D1" w:rsidRDefault="00000000">
      <w:pPr>
        <w:pStyle w:val="BodyText"/>
      </w:pPr>
      <w:r>
        <w:rPr>
          <w:i/>
          <w:iCs/>
        </w:rPr>
        <w:t>Keywords:</w:t>
      </w:r>
      <w:r>
        <w:t xml:space="preserve"> demand characteristics, hypothesis awareness, placebo effect, research methods, meta-analysis</w:t>
      </w:r>
    </w:p>
    <w:p w14:paraId="09B44D9B" w14:textId="77777777" w:rsidR="006940D1" w:rsidRDefault="00000000">
      <w:pPr>
        <w:pStyle w:val="BodyText"/>
      </w:pPr>
      <w:r>
        <w:rPr>
          <w:i/>
          <w:iCs/>
        </w:rPr>
        <w:t>Word count:</w:t>
      </w:r>
      <w:r>
        <w:t xml:space="preserve"> TBD</w:t>
      </w:r>
    </w:p>
    <w:p w14:paraId="6511EBA7" w14:textId="77777777" w:rsidR="006940D1" w:rsidRDefault="00000000">
      <w:pPr>
        <w:pStyle w:val="h1-pagebreak"/>
      </w:pPr>
      <w:r>
        <w:lastRenderedPageBreak/>
        <w:t>A meta-analysis on demand characteristics</w:t>
      </w:r>
    </w:p>
    <w:p w14:paraId="7B8A5648" w14:textId="471ED8F0" w:rsidR="006940D1" w:rsidRDefault="00000000">
      <w:pPr>
        <w:pStyle w:val="BodyText"/>
      </w:pPr>
      <w:r>
        <w:t>Imagine that one day a mysterious person approaches you and begins telling you about a new method for understanding humans: Crankology</w:t>
      </w:r>
      <w:r>
        <w:rPr>
          <w:rStyle w:val="FootnoteReference"/>
        </w:rPr>
        <w:footnoteReference w:id="1"/>
      </w:r>
      <w:r>
        <w:t xml:space="preserve">. The person explains that Crankology is useful for estimating causal relationships—but adds that it can sometimes be thrown off by a </w:t>
      </w:r>
      <w:r>
        <w:rPr>
          <w:i/>
          <w:iCs/>
        </w:rPr>
        <w:t>methodological artifact.</w:t>
      </w:r>
      <w:r>
        <w:t xml:space="preserve"> When you ask the Crankologist about this artifact, they explain that it sometimes causes researchers to detect an effect that’s not real, and other times causes them to miss an effect that is real. They add that it sometimes causes relationships to be biased upward and other times causes them to be biased downward. And then they offer a confession: they don’t understand how the artifact works. Sometimes the artifact seems to matter, other times it doesn’t</w:t>
      </w:r>
      <w:del w:id="56" w:author="Nicholas Alvaro Coles" w:date="2023-02-17T14:46:00Z">
        <w:r w:rsidDel="000B31E1">
          <w:delText>—</w:delText>
        </w:r>
      </w:del>
      <w:ins w:id="57" w:author="Nicholas Alvaro Coles" w:date="2023-02-17T14:47:00Z">
        <w:r w:rsidR="000B31E1">
          <w:t>; a</w:t>
        </w:r>
      </w:ins>
      <w:del w:id="58" w:author="Nicholas Alvaro Coles" w:date="2023-02-17T14:46:00Z">
        <w:r w:rsidDel="000B31E1">
          <w:delText>a</w:delText>
        </w:r>
      </w:del>
      <w:r>
        <w:t>nd it’s underlying mechanism is poorly understood.</w:t>
      </w:r>
    </w:p>
    <w:p w14:paraId="051D0896" w14:textId="57E4B364" w:rsidR="006940D1" w:rsidRDefault="00000000">
      <w:pPr>
        <w:pStyle w:val="BodyText"/>
      </w:pPr>
      <w:r>
        <w:t xml:space="preserve">If this scenario were real, you would reasonably question whether Crankology is a valid method of scientific inquiry. However, perhaps we should not be so quick to judge. Because, like </w:t>
      </w:r>
      <w:del w:id="59" w:author="Nicholas Alvaro Coles" w:date="2023-02-17T14:47:00Z">
        <w:r w:rsidDel="000B31E1">
          <w:delText xml:space="preserve">the </w:delText>
        </w:r>
      </w:del>
      <w:proofErr w:type="spellStart"/>
      <w:r>
        <w:t>Crankolog</w:t>
      </w:r>
      <w:ins w:id="60" w:author="Nicholas Alvaro Coles" w:date="2023-02-17T14:47:00Z">
        <w:r w:rsidR="000B31E1">
          <w:t>y</w:t>
        </w:r>
      </w:ins>
      <w:proofErr w:type="spellEnd"/>
      <w:del w:id="61" w:author="Nicholas Alvaro Coles" w:date="2023-02-17T14:47:00Z">
        <w:r w:rsidDel="000B31E1">
          <w:delText>ist</w:delText>
        </w:r>
      </w:del>
      <w:r>
        <w:t xml:space="preserve">, experimental psychologists deal with a difficult-to-understand methodological artifact: </w:t>
      </w:r>
      <w:r>
        <w:rPr>
          <w:i/>
          <w:iCs/>
        </w:rPr>
        <w:t>demand characteristics</w:t>
      </w:r>
      <w:r>
        <w:t>.</w:t>
      </w:r>
    </w:p>
    <w:p w14:paraId="45DF22DB" w14:textId="77777777" w:rsidR="006940D1" w:rsidRDefault="00000000">
      <w:pPr>
        <w:pStyle w:val="Heading2"/>
      </w:pPr>
      <w:bookmarkStart w:id="62" w:name="X5beee25cffe20f5207d52e6917e92d9a050264d"/>
      <w:r>
        <w:t>Demand characteristics as a methodological artifact</w:t>
      </w:r>
    </w:p>
    <w:p w14:paraId="1C490686" w14:textId="77777777" w:rsidR="006940D1" w:rsidRDefault="00000000">
      <w:pPr>
        <w:pStyle w:val="FirstParagraph"/>
      </w:pPr>
      <w:r>
        <w:t xml:space="preserve">In 1962, Martin Orne published a seminal paper highlighting a view that challenged deeply-ingrained beliefs about the role of human subjects in experiments. Contrary to popular views at the time, Orne argued that research participants are not passive responders to the </w:t>
      </w:r>
      <w:r>
        <w:lastRenderedPageBreak/>
        <w:t>experimental context. Instead, he suggested that participants are perceptive to demand characteristics—“cues which convey an experimental hypothesis to the subject”—and are motivated to use these cues to help the experimenter confirm their hypothesis (Orne, 1962, p. 779). This idea was controversial at first, with some researchers suggesting that the concern was vague and/or overblown (e.g., Berkowitz, 1971; Kruglanski, 1975; Milgram, 1972). Nonetheless, over the next 60 years, demand characteristics would become recognized as a literal textbook methodological concern in experimental psychology (Sharpe &amp; Whelton, 2016).</w:t>
      </w:r>
    </w:p>
    <w:p w14:paraId="388C09CA" w14:textId="77777777" w:rsidR="006940D1" w:rsidRDefault="00000000">
      <w:pPr>
        <w:pStyle w:val="BodyText"/>
      </w:pPr>
      <w:r>
        <w:t xml:space="preserve">Orne initially focused on evidence that demand characteristics can lead to false positives—such as patients exhibiting sham symptoms of hypnosis (Orne, 1959). Follow-up research, though, indicated that demand characteristics can also lead to false negatives. For example, Hayes and King (1967) demonstrated that participants will ignore visual cues of depth when they believe that doing so is the purpose of the experiment. Of course, in addition to creating inferential errors, demand characteristics can bias estimates of causal relationships. For example, Coles, Gaertner, Frohlich, Larsen, and Basnight-Brown (2022) found that the estimated effect of facial poses on self-reported emotion could be amplified </w:t>
      </w:r>
      <w:r>
        <w:rPr>
          <w:i/>
          <w:iCs/>
        </w:rPr>
        <w:t>or</w:t>
      </w:r>
      <w:r>
        <w:t xml:space="preserve"> attenuated depending on whether the experimenter communicates expectations of positive or nil effects. However, not all researchers have found that demand characteristics matter. For example, in large replications of classic studies in behavioral economics, Mummolo and Peterson (2019) consistently failed to find that manipulations of the communicated hypothesis impacted participants’ responses.</w:t>
      </w:r>
    </w:p>
    <w:p w14:paraId="6F604C51" w14:textId="69378903" w:rsidR="006940D1" w:rsidRDefault="00000000">
      <w:pPr>
        <w:pStyle w:val="BodyText"/>
      </w:pPr>
      <w:r>
        <w:t xml:space="preserve">After over 60 years, experimental psychologists are left with an uncomfortable state of affairs. Demand characteristics are a literal textbook methodological concern. However, like Crankology, the magnitude, direction, consistency, and mechanism </w:t>
      </w:r>
      <w:del w:id="63" w:author="Nicholas Alvaro Coles" w:date="2023-02-17T14:50:00Z">
        <w:r w:rsidDel="000B31E1">
          <w:delText xml:space="preserve">of </w:delText>
        </w:r>
      </w:del>
      <w:ins w:id="64" w:author="Nicholas Alvaro Coles" w:date="2023-02-17T14:50:00Z">
        <w:r w:rsidR="000B31E1">
          <w:t>underlying</w:t>
        </w:r>
        <w:r w:rsidR="000B31E1">
          <w:t xml:space="preserve"> </w:t>
        </w:r>
      </w:ins>
      <w:r>
        <w:t>this artifact remain</w:t>
      </w:r>
      <w:del w:id="65" w:author="Nicholas Alvaro Coles" w:date="2023-02-17T14:50:00Z">
        <w:r w:rsidDel="000B31E1">
          <w:delText>s</w:delText>
        </w:r>
      </w:del>
      <w:r>
        <w:t xml:space="preserve"> mysterious.</w:t>
      </w:r>
    </w:p>
    <w:p w14:paraId="5C5CB9A2" w14:textId="77777777" w:rsidR="006940D1" w:rsidRDefault="00000000">
      <w:pPr>
        <w:pStyle w:val="Heading2"/>
      </w:pPr>
      <w:bookmarkStart w:id="66" w:name="Xbb0ec03b212b6a2c0c6bbd874870d91ad3558f7"/>
      <w:bookmarkEnd w:id="62"/>
      <w:r>
        <w:lastRenderedPageBreak/>
        <w:t>How do demand characteristics bias participant responses?</w:t>
      </w:r>
    </w:p>
    <w:p w14:paraId="6C4A5F94" w14:textId="77777777" w:rsidR="006940D1" w:rsidRDefault="00000000">
      <w:pPr>
        <w:pStyle w:val="FirstParagraph"/>
      </w:pPr>
      <w:r>
        <w:t xml:space="preserve">Historically,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changes in participants’ responses that are mediated by the relatively automatic activation of beliefs and/or conditioned responses (Zion &amp; Crum, 2018). As an example of this distinction, imagine that a participant knows that a researcher expects an intervention to boost mood. Response bias—the historical focus of the demand characteristics literature—would involve a change in participants’ self-reported mood without a concomitant change in actual mood. Placebo effects, on the other hand, would entail an actual change in mood.</w:t>
      </w:r>
    </w:p>
    <w:p w14:paraId="7C41A7E6" w14:textId="7ED2ACDF" w:rsidR="006940D1" w:rsidRDefault="00000000">
      <w:pPr>
        <w:pStyle w:val="BodyText"/>
      </w:pPr>
      <w:r>
        <w:t xml:space="preserve">As we review below, the most comprehensive demand characteristics framework </w:t>
      </w:r>
      <w:ins w:id="67" w:author="Nicholas Alvaro Coles" w:date="2023-02-17T14:51:00Z">
        <w:r w:rsidR="000B31E1">
          <w:t xml:space="preserve">follows this historic trend, </w:t>
        </w:r>
      </w:ins>
      <w:r>
        <w:t>conceptualizes the artifact as a response bias [</w:t>
      </w:r>
      <w:proofErr w:type="spellStart"/>
      <w:r>
        <w:t>Rosnow</w:t>
      </w:r>
      <w:proofErr w:type="spellEnd"/>
      <w:r>
        <w:t xml:space="preserve"> and Rosenthal (1997); Figure 1]. However, this conceptualization was recently challenged by Coles, Gaertner, et al. (2022) and Corneille and Lush (2022), who argued that demand characteristics can lead to both response biases </w:t>
      </w:r>
      <w:r>
        <w:rPr>
          <w:i/>
          <w:iCs/>
        </w:rPr>
        <w:t>and</w:t>
      </w:r>
      <w:r>
        <w:t xml:space="preserve"> placebo effects (Figure 1). For example, after inferring that a researcher expects an intervention to boost mood, a participant may both (a) deliberately adjust their mood ratings (a response bias</w:t>
      </w:r>
      <w:del w:id="68" w:author="Nicholas Alvaro Coles" w:date="2023-02-17T14:52:00Z">
        <w:r w:rsidDel="000B31E1">
          <w:delText xml:space="preserve"> and the traditional focus on the demand characteristics literature</w:delText>
        </w:r>
      </w:del>
      <w:r>
        <w:t>), and (b) unintentionally experience a placebo-induced change in mood. We discuss these two mechanisms in greater detail below.</w:t>
      </w:r>
    </w:p>
    <w:p w14:paraId="7DD31B8F" w14:textId="77777777" w:rsidR="006940D1" w:rsidRDefault="00000000">
      <w:pPr>
        <w:pStyle w:val="Heading3"/>
        <w:framePr w:wrap="around"/>
      </w:pPr>
      <w:bookmarkStart w:id="69" w:name="response-bias"/>
      <w:r>
        <w:t>Response bias.</w:t>
      </w:r>
    </w:p>
    <w:p w14:paraId="26D54AA4" w14:textId="77777777" w:rsidR="006940D1" w:rsidRDefault="00000000">
      <w:pPr>
        <w:pStyle w:val="FirstParagraph"/>
      </w:pPr>
      <w:r>
        <w:t xml:space="preserve">To date, the most influential framework for conceptualizing the effects of demand characteristics has been developed by Rosnow and Rosenthal (1997). Like most researchers, Rosnow and Rosenthal (1997) suggested that demand characteristics produce </w:t>
      </w:r>
      <w:r>
        <w:lastRenderedPageBreak/>
        <w:t>response biases. As such, they proposed three key moderators: (1) receptivity to cues, (2) motivation to provide hypothesis-consistent responses, and (3) opportunity to alter responses.</w:t>
      </w:r>
    </w:p>
    <w:p w14:paraId="5F9D3BA2" w14:textId="77777777" w:rsidR="006940D1" w:rsidRDefault="00000000">
      <w:pPr>
        <w:pStyle w:val="CaptionedFigure"/>
      </w:pPr>
      <w:r>
        <w:rPr>
          <w:noProof/>
        </w:rPr>
        <w:drawing>
          <wp:inline distT="0" distB="0" distL="0" distR="0" wp14:anchorId="13038D48" wp14:editId="0A4FB5BD">
            <wp:extent cx="5969000" cy="3934910"/>
            <wp:effectExtent l="0" t="0" r="0" b="0"/>
            <wp:docPr id="24"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to provide hypothesis-consistent responses, and opportunity to adjust responses. Coles, Gaertner, et al. proposed that demand characteristics can also produce additive placebo biases (dotted boxes) that are moderated by participants’ beliefs."/>
            <wp:cNvGraphicFramePr/>
            <a:graphic xmlns:a="http://schemas.openxmlformats.org/drawingml/2006/main">
              <a:graphicData uri="http://schemas.openxmlformats.org/drawingml/2006/picture">
                <pic:pic xmlns:pic="http://schemas.openxmlformats.org/drawingml/2006/picture">
                  <pic:nvPicPr>
                    <pic:cNvPr id="25" name="Picture" descr="images/metaware_framework.png"/>
                    <pic:cNvPicPr>
                      <a:picLocks noChangeAspect="1" noChangeArrowheads="1"/>
                    </pic:cNvPicPr>
                  </pic:nvPicPr>
                  <pic:blipFill>
                    <a:blip r:embed="rId8"/>
                    <a:stretch>
                      <a:fillRect/>
                    </a:stretch>
                  </pic:blipFill>
                  <pic:spPr bwMode="auto">
                    <a:xfrm>
                      <a:off x="0" y="0"/>
                      <a:ext cx="5969000" cy="3934910"/>
                    </a:xfrm>
                    <a:prstGeom prst="rect">
                      <a:avLst/>
                    </a:prstGeom>
                    <a:noFill/>
                    <a:ln w="9525">
                      <a:noFill/>
                      <a:headEnd/>
                      <a:tailEnd/>
                    </a:ln>
                  </pic:spPr>
                </pic:pic>
              </a:graphicData>
            </a:graphic>
          </wp:inline>
        </w:drawing>
      </w:r>
    </w:p>
    <w:p w14:paraId="2E05AFB0" w14:textId="12DD5971" w:rsidR="006940D1"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w:t>
      </w:r>
      <w:ins w:id="70" w:author="Nicholas Alvaro Coles" w:date="2023-02-17T14:53:00Z">
        <w:r w:rsidR="000B31E1">
          <w:t xml:space="preserve">, </w:t>
        </w:r>
      </w:ins>
      <w:del w:id="71" w:author="Nicholas Alvaro Coles" w:date="2023-02-17T14:53:00Z">
        <w:r w:rsidDel="000B31E1">
          <w:delText xml:space="preserve"> to provide hypothesis-consistent responses, </w:delText>
        </w:r>
      </w:del>
      <w:r>
        <w:t xml:space="preserve">and opportunity to adjust responses. Coles, Gaertner, et al. proposed that demand characteristics can also produce additive placebo biases (dotted boxes) that are </w:t>
      </w:r>
      <w:del w:id="72" w:author="Nicholas Alvaro Coles" w:date="2023-02-17T14:53:00Z">
        <w:r w:rsidDel="000B31E1">
          <w:delText xml:space="preserve">moderated </w:delText>
        </w:r>
      </w:del>
      <w:ins w:id="73" w:author="Nicholas Alvaro Coles" w:date="2023-02-17T14:53:00Z">
        <w:r w:rsidR="000B31E1">
          <w:t xml:space="preserve">driven </w:t>
        </w:r>
      </w:ins>
      <w:r>
        <w:t xml:space="preserve">by </w:t>
      </w:r>
      <w:ins w:id="74" w:author="Nicholas Alvaro Coles" w:date="2023-02-17T14:53:00Z">
        <w:r w:rsidR="000B31E1">
          <w:t>the activat</w:t>
        </w:r>
      </w:ins>
      <w:ins w:id="75" w:author="Nicholas Alvaro Coles" w:date="2023-02-17T14:54:00Z">
        <w:r w:rsidR="000B31E1">
          <w:t xml:space="preserve">ion or change of </w:t>
        </w:r>
      </w:ins>
      <w:r>
        <w:t>participants’ beliefs.</w:t>
      </w:r>
    </w:p>
    <w:p w14:paraId="2B31B3C1" w14:textId="77777777" w:rsidR="006940D1" w:rsidRDefault="00000000">
      <w:pPr>
        <w:pStyle w:val="Heading4"/>
        <w:framePr w:wrap="around"/>
      </w:pPr>
      <w:bookmarkStart w:id="76" w:name="receptivity-to-cues"/>
      <w:r>
        <w:t>Receptivity to cues.</w:t>
      </w:r>
    </w:p>
    <w:p w14:paraId="2CC9AB29" w14:textId="08650511" w:rsidR="006940D1" w:rsidRDefault="00000000">
      <w:pPr>
        <w:pStyle w:val="FirstParagraph"/>
      </w:pPr>
      <w:r>
        <w:t xml:space="preserve">To start, Rosnow and Rosenthal (1997) reasoned that participants must be perceptive to demand characteristics in order for there to be a response bias </w:t>
      </w:r>
      <w:r>
        <w:lastRenderedPageBreak/>
        <w:t xml:space="preserve">(see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cues (i.e., cannot read). </w:t>
      </w:r>
      <w:del w:id="77" w:author="Nicholas Alvaro Coles" w:date="2023-02-17T14:54:00Z">
        <w:r w:rsidDel="008173EA">
          <w:delText>For the purpose of the</w:delText>
        </w:r>
      </w:del>
      <w:ins w:id="78" w:author="Nicholas Alvaro Coles" w:date="2023-02-17T14:54:00Z">
        <w:r w:rsidR="008173EA">
          <w:t>In the present</w:t>
        </w:r>
      </w:ins>
      <w:r>
        <w:t xml:space="preserve"> </w:t>
      </w:r>
      <w:del w:id="79" w:author="Nicholas Alvaro Coles" w:date="2023-02-17T14:54:00Z">
        <w:r w:rsidDel="008173EA">
          <w:delText xml:space="preserve">current </w:delText>
        </w:r>
      </w:del>
      <w:r>
        <w:t>work, we will focus on scenarios where participants are likely to be highly receptive to cues. Thus, we will pay less attention to receptivity as a moderator</w:t>
      </w:r>
      <w:ins w:id="80" w:author="Nicholas Alvaro Coles" w:date="2023-02-17T14:54:00Z">
        <w:r w:rsidR="008173EA">
          <w:t xml:space="preserve"> (but see t</w:t>
        </w:r>
      </w:ins>
      <w:ins w:id="81" w:author="Nicholas Alvaro Coles" w:date="2023-02-17T14:55:00Z">
        <w:r w:rsidR="008173EA">
          <w:t>he General Discussion for more information)</w:t>
        </w:r>
      </w:ins>
      <w:r>
        <w:t>.</w:t>
      </w:r>
    </w:p>
    <w:p w14:paraId="4FB818A3" w14:textId="77777777" w:rsidR="006940D1" w:rsidRDefault="00000000">
      <w:pPr>
        <w:pStyle w:val="Heading4"/>
        <w:framePr w:wrap="around"/>
      </w:pPr>
      <w:bookmarkStart w:id="82" w:name="X5ad9af2e1feefc56383e64a5aa27cd4a9f43a69"/>
      <w:bookmarkEnd w:id="76"/>
      <w:r>
        <w:t>Motivation to provide hypothesis-consistent responses.</w:t>
      </w:r>
    </w:p>
    <w:p w14:paraId="64960FC3" w14:textId="77777777" w:rsidR="006940D1" w:rsidRDefault="00000000">
      <w:pPr>
        <w:pStyle w:val="FirstParagraph"/>
      </w:pPr>
      <w:r>
        <w:t>Early in the history of research on demand characteristics, researchers debated which motivational forces typically underlie its subsequent response bias (for a review, see Weber &amp; Cook, 1972). Orne (1962) originally characterized participants as “good subjects” who change their responses because they are motivated to help the researcher confirm their hypothesis. Others characterized participants as “apprehensive subjects” who are motivated to respond in a manner that will lead them to be evaluated positively (Riecken, 1962; Rosenberg, 1969; Sigall, Aronson, &amp; Van Hoose, 1970). Masling (1966) argued that participants sometimes interfere with the purpose of the study (“negativistic subjects,” see also Cook et al., 1970), whereas Fillenbaun and Frey (1970) argued that participants attempt to follow directions as closely as possible (“faithful subjects”). Although seemingly divided, these early theorists agreed on one overarching principle: response bias is driven by participants’ motivation (or lack thereof) to provide hypothesis-consistent responses.</w:t>
      </w:r>
    </w:p>
    <w:p w14:paraId="6BE790EA" w14:textId="62211727" w:rsidR="006940D1" w:rsidRDefault="00000000">
      <w:pPr>
        <w:pStyle w:val="BodyText"/>
      </w:pPr>
      <w:r>
        <w:t xml:space="preserve">In the most prolific era of demand characteristics research, </w:t>
      </w:r>
      <w:del w:id="83" w:author="Nicholas Alvaro Coles" w:date="2023-02-17T14:56:00Z">
        <w:r w:rsidDel="008173EA">
          <w:delText xml:space="preserve">researchers </w:delText>
        </w:r>
      </w:del>
      <w:ins w:id="84" w:author="Nicholas Alvaro Coles" w:date="2023-02-17T14:56:00Z">
        <w:r w:rsidR="008173EA">
          <w:t>investigators</w:t>
        </w:r>
        <w:r w:rsidR="008173EA">
          <w:t xml:space="preserve"> </w:t>
        </w:r>
      </w:ins>
      <w:r>
        <w:t xml:space="preserve">sought to understand which subject goal </w:t>
      </w:r>
      <w:r w:rsidRPr="008173EA">
        <w:rPr>
          <w:i/>
          <w:iCs/>
          <w:rPrChange w:id="85" w:author="Nicholas Alvaro Coles" w:date="2023-02-17T14:56:00Z">
            <w:rPr/>
          </w:rPrChange>
        </w:rPr>
        <w:t>predominately</w:t>
      </w:r>
      <w:r>
        <w:t xml:space="preserve"> </w:t>
      </w:r>
      <w:del w:id="86" w:author="Nicholas Alvaro Coles" w:date="2023-02-17T14:56:00Z">
        <w:r w:rsidDel="008173EA">
          <w:delText xml:space="preserve">mediated </w:delText>
        </w:r>
      </w:del>
      <w:ins w:id="87" w:author="Nicholas Alvaro Coles" w:date="2023-02-17T14:56:00Z">
        <w:r w:rsidR="008173EA">
          <w:t xml:space="preserve">drove </w:t>
        </w:r>
      </w:ins>
      <w:r>
        <w:t>response bias</w:t>
      </w:r>
      <w:ins w:id="88" w:author="Nicholas Alvaro Coles" w:date="2023-02-17T14:56:00Z">
        <w:r w:rsidR="008173EA">
          <w:t>es</w:t>
        </w:r>
      </w:ins>
      <w:r>
        <w:t xml:space="preserve">. </w:t>
      </w:r>
      <w:del w:id="89" w:author="Nicholas Alvaro Coles" w:date="2023-02-17T14:56:00Z">
        <w:r w:rsidDel="008173EA">
          <w:delText xml:space="preserve">Was it the goal to help the experimenter? Be evaluated positively? Respond faithfully? </w:delText>
        </w:r>
      </w:del>
      <w:r>
        <w:t xml:space="preserve">For example, </w:t>
      </w:r>
      <w:proofErr w:type="spellStart"/>
      <w:r>
        <w:t>Sigall</w:t>
      </w:r>
      <w:proofErr w:type="spellEnd"/>
      <w:r>
        <w:t xml:space="preserve"> et al. (</w:t>
      </w:r>
      <w:del w:id="90" w:author="Nicholas Alvaro Coles" w:date="2023-02-17T14:56:00Z">
        <w:r w:rsidDel="008173EA">
          <w:delText xml:space="preserve">Sigall et al., </w:delText>
        </w:r>
      </w:del>
      <w:r>
        <w:t xml:space="preserve">1970) found that participants increased performance on a simple task when the experimenter indicated that this was their expectation. However, participants did </w:t>
      </w:r>
      <w:r w:rsidRPr="008173EA">
        <w:rPr>
          <w:i/>
          <w:iCs/>
          <w:rPrChange w:id="91" w:author="Nicholas Alvaro Coles" w:date="2023-02-17T14:57:00Z">
            <w:rPr/>
          </w:rPrChange>
        </w:rPr>
        <w:t>not</w:t>
      </w:r>
      <w:r>
        <w:t xml:space="preserve"> do so when told that </w:t>
      </w:r>
      <w:del w:id="92" w:author="Nicholas Alvaro Coles" w:date="2023-02-17T14:57:00Z">
        <w:r w:rsidDel="008173EA">
          <w:lastRenderedPageBreak/>
          <w:delText xml:space="preserve">this </w:delText>
        </w:r>
      </w:del>
      <w:r>
        <w:t xml:space="preserve">increased performance would be indicative of an obsessive-compulsive personality. </w:t>
      </w:r>
      <w:del w:id="93" w:author="Nicholas Alvaro Coles" w:date="2023-02-17T14:57:00Z">
        <w:r w:rsidDel="008173EA">
          <w:delText>Thus</w:delText>
        </w:r>
      </w:del>
      <w:ins w:id="94" w:author="Nicholas Alvaro Coles" w:date="2023-02-17T14:57:00Z">
        <w:r w:rsidR="008173EA">
          <w:t xml:space="preserve">Based on these results, </w:t>
        </w:r>
      </w:ins>
      <w:del w:id="95" w:author="Nicholas Alvaro Coles" w:date="2023-02-17T14:57:00Z">
        <w:r w:rsidDel="008173EA">
          <w:delText xml:space="preserve">, </w:delText>
        </w:r>
      </w:del>
      <w:proofErr w:type="spellStart"/>
      <w:r>
        <w:t>Sigall</w:t>
      </w:r>
      <w:proofErr w:type="spellEnd"/>
      <w:r>
        <w:t xml:space="preserve"> et al. </w:t>
      </w:r>
      <w:del w:id="96" w:author="Nicholas Alvaro Coles" w:date="2023-02-17T14:57:00Z">
        <w:r w:rsidDel="008173EA">
          <w:delText xml:space="preserve">(Sigall et al., 1970) </w:delText>
        </w:r>
      </w:del>
      <w:r>
        <w:t>concluded that participants were</w:t>
      </w:r>
      <w:ins w:id="97" w:author="Nicholas Alvaro Coles" w:date="2023-02-17T14:57:00Z">
        <w:r w:rsidR="008173EA">
          <w:t xml:space="preserve"> predominately</w:t>
        </w:r>
      </w:ins>
      <w:r>
        <w:t xml:space="preserve"> motivated to secure a positive evaluation—not help the experimenter confirm their hypothesis.</w:t>
      </w:r>
    </w:p>
    <w:p w14:paraId="2DAF627C" w14:textId="300F1C41" w:rsidR="006940D1" w:rsidRPr="008173EA" w:rsidRDefault="00000000" w:rsidP="008173EA">
      <w:pPr>
        <w:pStyle w:val="BodyText"/>
      </w:pPr>
      <w:r>
        <w:t>By focusing on testing hypotheses about a single predominate participant goal, less attention was</w:t>
      </w:r>
      <w:ins w:id="98" w:author="Nicholas Alvaro Coles" w:date="2023-02-17T14:58:00Z">
        <w:r w:rsidR="008173EA">
          <w:t xml:space="preserve"> initially</w:t>
        </w:r>
      </w:ins>
      <w:r>
        <w:t xml:space="preserve"> paid to the notion that participants might have multiple, sometimes competing motivations (Barbuto Jr &amp; Scholl, 1998; Boudreaux &amp; Ozer, 2013). In 1997, though, Rosnow and Rosenthal (1997) found that people have </w:t>
      </w:r>
      <w:r>
        <w:rPr>
          <w:i/>
          <w:iCs/>
        </w:rPr>
        <w:t>multiple</w:t>
      </w:r>
      <w:r>
        <w:t xml:space="preserve"> goals in mind when they conceptualize their role as research participants. Participants describe their role as being similar to situations where one is being altruistic (e.g., giving to charity), being evaluated (e.g., being interviewed for a job), </w:t>
      </w:r>
      <w:r>
        <w:rPr>
          <w:i/>
          <w:iCs/>
        </w:rPr>
        <w:t>and</w:t>
      </w:r>
      <w:r>
        <w:t xml:space="preserve"> obeying authority (e.g., obeying a no-smoking sign). All these goals may impact the extent to which participants are overall motivated to provide hypothesis-consistent responses. Furthermore, these goals can sometimes conflict. For example, in the Sigall et al. (</w:t>
      </w:r>
      <w:del w:id="99" w:author="Nicholas Alvaro Coles" w:date="2023-02-17T14:58:00Z">
        <w:r w:rsidDel="008173EA">
          <w:delText xml:space="preserve">Sigall et al., </w:delText>
        </w:r>
      </w:del>
      <w:r>
        <w:t>1970) experiment, participants may have been motivated to both (a) secure a positive evaluation, and (b) [presumably to a smaller degree] help the experimenter confirm their hypothesis</w:t>
      </w:r>
      <w:ins w:id="100" w:author="Nicholas Alvaro Coles" w:date="2023-02-17T14:59:00Z">
        <w:r w:rsidR="008173EA">
          <w:t xml:space="preserve">. </w:t>
        </w:r>
      </w:ins>
      <w:ins w:id="101" w:author="Nicholas Alvaro Coles" w:date="2023-02-17T15:02:00Z">
        <w:r w:rsidR="008173EA">
          <w:t>The brilliance of such a proposal is that it acknowledged that all previous researc</w:t>
        </w:r>
      </w:ins>
      <w:ins w:id="102" w:author="Nicholas Alvaro Coles" w:date="2023-02-17T15:03:00Z">
        <w:r w:rsidR="008173EA">
          <w:t xml:space="preserve">hers were [at least somewhat] correct; </w:t>
        </w:r>
      </w:ins>
      <w:ins w:id="103" w:author="Nicholas Alvaro Coles" w:date="2023-02-17T15:01:00Z">
        <w:r w:rsidR="008173EA">
          <w:t xml:space="preserve">participants are altruistic, apprehensive, </w:t>
        </w:r>
      </w:ins>
      <w:ins w:id="104" w:author="Nicholas Alvaro Coles" w:date="2023-02-17T15:02:00Z">
        <w:r w:rsidR="008173EA">
          <w:t xml:space="preserve">negativistic, </w:t>
        </w:r>
        <w:r w:rsidR="008173EA">
          <w:rPr>
            <w:i/>
            <w:iCs/>
          </w:rPr>
          <w:t xml:space="preserve">and </w:t>
        </w:r>
        <w:r w:rsidR="008173EA">
          <w:t>faithful</w:t>
        </w:r>
      </w:ins>
      <w:ins w:id="105" w:author="Nicholas Alvaro Coles" w:date="2023-02-17T15:03:00Z">
        <w:r w:rsidR="008173EA">
          <w:t xml:space="preserve">. This </w:t>
        </w:r>
      </w:ins>
      <w:ins w:id="106" w:author="Nicholas Alvaro Coles" w:date="2023-02-17T15:02:00Z">
        <w:r w:rsidR="008173EA">
          <w:t xml:space="preserve">effectively ended debates about </w:t>
        </w:r>
      </w:ins>
      <w:ins w:id="107" w:author="Nicholas Alvaro Coles" w:date="2023-02-17T15:04:00Z">
        <w:r w:rsidR="004B4E74">
          <w:t>the</w:t>
        </w:r>
      </w:ins>
      <w:ins w:id="108" w:author="Nicholas Alvaro Coles" w:date="2023-02-17T15:02:00Z">
        <w:r w:rsidR="008173EA">
          <w:t xml:space="preserve"> motivation</w:t>
        </w:r>
      </w:ins>
      <w:ins w:id="109" w:author="Nicholas Alvaro Coles" w:date="2023-02-17T15:04:00Z">
        <w:r w:rsidR="004B4E74">
          <w:t>al forces underlying response biases</w:t>
        </w:r>
      </w:ins>
      <w:ins w:id="110" w:author="Nicholas Alvaro Coles" w:date="2023-02-17T15:02:00Z">
        <w:r w:rsidR="008173EA">
          <w:t>.</w:t>
        </w:r>
      </w:ins>
      <w:ins w:id="111" w:author="Nicholas Alvaro Coles" w:date="2023-02-17T15:00:00Z">
        <w:r w:rsidR="008173EA">
          <w:t xml:space="preserve"> </w:t>
        </w:r>
      </w:ins>
    </w:p>
    <w:p w14:paraId="3C620417" w14:textId="12A1617D" w:rsidR="006940D1" w:rsidRDefault="00000000">
      <w:pPr>
        <w:pStyle w:val="BodyText"/>
      </w:pPr>
      <w:del w:id="112" w:author="Nicholas Alvaro Coles" w:date="2023-02-17T15:04:00Z">
        <w:r w:rsidDel="004B4E74">
          <w:delText xml:space="preserve">Based </w:delText>
        </w:r>
      </w:del>
      <w:ins w:id="113" w:author="Nicholas Alvaro Coles" w:date="2023-02-17T15:04:00Z">
        <w:r w:rsidR="004B4E74">
          <w:t>Synthesizing</w:t>
        </w:r>
        <w:r w:rsidR="004B4E74">
          <w:t xml:space="preserve"> </w:t>
        </w:r>
      </w:ins>
      <w:del w:id="114" w:author="Nicholas Alvaro Coles" w:date="2023-02-17T15:04:00Z">
        <w:r w:rsidDel="004B4E74">
          <w:delText xml:space="preserve">on </w:delText>
        </w:r>
      </w:del>
      <w:r>
        <w:t xml:space="preserve">the above observations and reasoning, Rosnow and Rosenthal (1997) suggested that participants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motivation </w:t>
      </w:r>
      <w:del w:id="115" w:author="Nicholas Alvaro Coles" w:date="2023-02-17T15:05:00Z">
        <w:r w:rsidDel="004B4E74">
          <w:delText xml:space="preserve">might </w:delText>
        </w:r>
      </w:del>
      <w:ins w:id="116" w:author="Nicholas Alvaro Coles" w:date="2023-02-17T15:05:00Z">
        <w:r w:rsidR="004B4E74">
          <w:t>can</w:t>
        </w:r>
        <w:r w:rsidR="004B4E74">
          <w:t xml:space="preserve"> </w:t>
        </w:r>
      </w:ins>
      <w:r>
        <w:t xml:space="preserve">also be </w:t>
      </w:r>
      <w:r>
        <w:lastRenderedPageBreak/>
        <w:t>conceptualized on a continuum ranging from highly motivated to counter-acquiesce to highly motivated to acquiesce.</w:t>
      </w:r>
    </w:p>
    <w:p w14:paraId="1743C66B" w14:textId="77777777" w:rsidR="006940D1" w:rsidRDefault="00000000">
      <w:pPr>
        <w:pStyle w:val="Heading4"/>
        <w:framePr w:wrap="around"/>
      </w:pPr>
      <w:bookmarkStart w:id="117" w:name="opportunity-to-alter-responses"/>
      <w:bookmarkEnd w:id="82"/>
      <w:r>
        <w:t>Opportunity to alter responses.</w:t>
      </w:r>
    </w:p>
    <w:p w14:paraId="1E1FA51B" w14:textId="7C263213" w:rsidR="006940D1" w:rsidDel="004B4E74" w:rsidRDefault="00000000">
      <w:pPr>
        <w:pStyle w:val="FirstParagraph"/>
        <w:rPr>
          <w:del w:id="118" w:author="Nicholas Alvaro Coles" w:date="2023-02-17T15:05:00Z"/>
        </w:rPr>
      </w:pPr>
      <w:r>
        <w:t xml:space="preserve">No matter how motivated they are to confirm the hypothesis, </w:t>
      </w:r>
      <w:proofErr w:type="spellStart"/>
      <w:r>
        <w:t>Rosnow</w:t>
      </w:r>
      <w:proofErr w:type="spellEnd"/>
      <w:r>
        <w:t xml:space="preserve"> and Rosenthal (1997) reasoned that there is variability in the extent to which participants have the </w:t>
      </w:r>
      <w:ins w:id="119" w:author="Nicholas Alvaro Coles" w:date="2023-02-17T15:05:00Z">
        <w:r w:rsidR="004B4E74">
          <w:t>opportunity/</w:t>
        </w:r>
      </w:ins>
      <w:r>
        <w:t xml:space="preserve">ability to alter the outcome-of-interest. </w:t>
      </w:r>
      <w:del w:id="120" w:author="Nicholas Alvaro Coles" w:date="2023-02-17T15:05:00Z">
        <w:r w:rsidDel="004B4E74">
          <w:delText>Thus, they posited that demand characteristics can only produce response biases when participants can alter the outcome of interest.</w:delText>
        </w:r>
      </w:del>
    </w:p>
    <w:p w14:paraId="3F0DB30F" w14:textId="7797E761" w:rsidR="006940D1" w:rsidRDefault="00000000" w:rsidP="004B4E74">
      <w:pPr>
        <w:pStyle w:val="FirstParagraph"/>
        <w:pPrChange w:id="121" w:author="Nicholas Alvaro Coles" w:date="2023-02-17T15:05:00Z">
          <w:pPr>
            <w:pStyle w:val="BodyText"/>
          </w:pPr>
        </w:pPrChange>
      </w:pPr>
      <w:r>
        <w:t xml:space="preserve">Taking </w:t>
      </w:r>
      <w:del w:id="122" w:author="Nicholas Alvaro Coles" w:date="2023-02-17T15:05:00Z">
        <w:r w:rsidDel="004B4E74">
          <w:delText xml:space="preserve">the </w:delText>
        </w:r>
      </w:del>
      <w:ins w:id="123" w:author="Nicholas Alvaro Coles" w:date="2023-02-17T15:05:00Z">
        <w:r w:rsidR="004B4E74">
          <w:t xml:space="preserve">this third </w:t>
        </w:r>
      </w:ins>
      <w:del w:id="124" w:author="Nicholas Alvaro Coles" w:date="2023-02-17T15:05:00Z">
        <w:r w:rsidDel="004B4E74">
          <w:delText xml:space="preserve">three </w:delText>
        </w:r>
      </w:del>
      <w:r>
        <w:t>moderator</w:t>
      </w:r>
      <w:del w:id="125" w:author="Nicholas Alvaro Coles" w:date="2023-02-17T15:05:00Z">
        <w:r w:rsidDel="004B4E74">
          <w:delText>s</w:delText>
        </w:r>
      </w:del>
      <w:r>
        <w:t xml:space="preserve"> into account, </w:t>
      </w:r>
      <w:proofErr w:type="spellStart"/>
      <w:r>
        <w:t>Rosnow</w:t>
      </w:r>
      <w:proofErr w:type="spellEnd"/>
      <w:r>
        <w:t xml:space="preserve"> and Rosenthal </w:t>
      </w:r>
      <w:del w:id="126" w:author="Nicholas Alvaro Coles" w:date="2023-02-17T15:05:00Z">
        <w:r w:rsidDel="004B4E74">
          <w:delText>(1997) posited</w:delText>
        </w:r>
      </w:del>
      <w:ins w:id="127" w:author="Nicholas Alvaro Coles" w:date="2023-02-17T15:06:00Z">
        <w:r w:rsidR="004B4E74">
          <w:t>concluded</w:t>
        </w:r>
      </w:ins>
      <w:r>
        <w:t xml:space="preserve"> that demand characteristics only produce response biases when participants (1) notice the cues, (2) are motivated to adjust their responses, and (3) </w:t>
      </w:r>
      <w:del w:id="128" w:author="Nicholas Alvaro Coles" w:date="2023-02-17T15:07:00Z">
        <w:r w:rsidDel="00527935">
          <w:delText>are capable of adjusting</w:delText>
        </w:r>
      </w:del>
      <w:ins w:id="129" w:author="Nicholas Alvaro Coles" w:date="2023-02-17T15:07:00Z">
        <w:r w:rsidR="00527935">
          <w:t>can adjust</w:t>
        </w:r>
      </w:ins>
      <w:r>
        <w:t xml:space="preserve"> their responses. This framework directly maps onto </w:t>
      </w:r>
      <w:ins w:id="130" w:author="Nicholas Alvaro Coles" w:date="2023-02-17T15:07:00Z">
        <w:r w:rsidR="004B4E74">
          <w:t xml:space="preserve">psychologists’ playbook for </w:t>
        </w:r>
      </w:ins>
      <w:del w:id="131" w:author="Nicholas Alvaro Coles" w:date="2023-02-17T15:07:00Z">
        <w:r w:rsidDel="004B4E74">
          <w:delText xml:space="preserve">common strategies for </w:delText>
        </w:r>
      </w:del>
      <w:r>
        <w:t>avoiding the impact of demand characteristics</w:t>
      </w:r>
      <w:ins w:id="132" w:author="Nicholas Alvaro Coles" w:date="2023-02-17T15:07:00Z">
        <w:r w:rsidR="004B4E74">
          <w:t>: use</w:t>
        </w:r>
      </w:ins>
      <w:del w:id="133" w:author="Nicholas Alvaro Coles" w:date="2023-02-17T15:07:00Z">
        <w:r w:rsidDel="004B4E74">
          <w:delText>, such as</w:delText>
        </w:r>
      </w:del>
      <w:r>
        <w:t xml:space="preserve"> deception (reduc</w:t>
      </w:r>
      <w:ins w:id="134" w:author="Nicholas Alvaro Coles" w:date="2023-02-17T15:07:00Z">
        <w:r w:rsidR="004B4E74">
          <w:t>e</w:t>
        </w:r>
      </w:ins>
      <w:del w:id="135" w:author="Nicholas Alvaro Coles" w:date="2023-02-17T15:07:00Z">
        <w:r w:rsidDel="004B4E74">
          <w:delText>ing</w:delText>
        </w:r>
      </w:del>
      <w:r>
        <w:t xml:space="preserve"> receptivity), incentiviz</w:t>
      </w:r>
      <w:ins w:id="136" w:author="Nicholas Alvaro Coles" w:date="2023-02-17T15:07:00Z">
        <w:r w:rsidR="004B4E74">
          <w:t>e</w:t>
        </w:r>
      </w:ins>
      <w:del w:id="137" w:author="Nicholas Alvaro Coles" w:date="2023-02-17T15:07:00Z">
        <w:r w:rsidDel="004B4E74">
          <w:delText>ing</w:delText>
        </w:r>
      </w:del>
      <w:r>
        <w:t xml:space="preserve"> honest reporting (reduc</w:t>
      </w:r>
      <w:ins w:id="138" w:author="Nicholas Alvaro Coles" w:date="2023-02-17T15:07:00Z">
        <w:r w:rsidR="004B4E74">
          <w:t>e</w:t>
        </w:r>
      </w:ins>
      <w:del w:id="139" w:author="Nicholas Alvaro Coles" w:date="2023-02-17T15:07:00Z">
        <w:r w:rsidDel="004B4E74">
          <w:delText>ing</w:delText>
        </w:r>
      </w:del>
      <w:r>
        <w:t xml:space="preserve"> motivation), and</w:t>
      </w:r>
      <w:ins w:id="140" w:author="Nicholas Alvaro Coles" w:date="2023-02-17T15:07:00Z">
        <w:r w:rsidR="004B4E74">
          <w:t>/or</w:t>
        </w:r>
      </w:ins>
      <w:r>
        <w:t xml:space="preserve"> </w:t>
      </w:r>
      <w:del w:id="141" w:author="Nicholas Alvaro Coles" w:date="2023-02-17T15:07:00Z">
        <w:r w:rsidDel="004B4E74">
          <w:delText xml:space="preserve">using </w:delText>
        </w:r>
      </w:del>
      <w:ins w:id="142" w:author="Nicholas Alvaro Coles" w:date="2023-02-17T15:07:00Z">
        <w:r w:rsidR="004B4E74">
          <w:t xml:space="preserve">deploy </w:t>
        </w:r>
      </w:ins>
      <w:r>
        <w:t>difficult-to-control outcome measures (</w:t>
      </w:r>
      <w:del w:id="143" w:author="Nicholas Alvaro Coles" w:date="2023-02-17T15:07:00Z">
        <w:r w:rsidDel="004B4E74">
          <w:delText xml:space="preserve">reducing </w:delText>
        </w:r>
      </w:del>
      <w:ins w:id="144" w:author="Nicholas Alvaro Coles" w:date="2023-02-17T15:07:00Z">
        <w:r w:rsidR="004B4E74">
          <w:t xml:space="preserve">reduce </w:t>
        </w:r>
      </w:ins>
      <w:r>
        <w:t>opportunity to adjust responses).</w:t>
      </w:r>
    </w:p>
    <w:p w14:paraId="0B9B0D69" w14:textId="77777777" w:rsidR="006940D1" w:rsidRDefault="00000000">
      <w:pPr>
        <w:pStyle w:val="Heading3"/>
        <w:framePr w:wrap="around"/>
      </w:pPr>
      <w:bookmarkStart w:id="145" w:name="response-bias-and-placebo-effects"/>
      <w:bookmarkEnd w:id="69"/>
      <w:bookmarkEnd w:id="117"/>
      <w:r>
        <w:t>Response bias and placebo effects.</w:t>
      </w:r>
    </w:p>
    <w:p w14:paraId="565E2925" w14:textId="56BCB153" w:rsidR="006940D1" w:rsidRDefault="00000000" w:rsidP="006C53CA">
      <w:pPr>
        <w:pStyle w:val="FirstParagraph"/>
      </w:pPr>
      <w:r>
        <w:t xml:space="preserve">Over the past half century, demand characteristics have </w:t>
      </w:r>
      <w:del w:id="146" w:author="Nicholas Alvaro Coles" w:date="2023-02-17T15:09:00Z">
        <w:r w:rsidDel="00527935">
          <w:delText xml:space="preserve">been </w:delText>
        </w:r>
      </w:del>
      <w:ins w:id="147" w:author="Nicholas Alvaro Coles" w:date="2023-02-17T15:09:00Z">
        <w:r w:rsidR="00527935">
          <w:t xml:space="preserve">often been </w:t>
        </w:r>
      </w:ins>
      <w:r>
        <w:t>conceptually divorced from placebo effects</w:t>
      </w:r>
      <w:ins w:id="148" w:author="Nicholas Alvaro Coles" w:date="2023-02-17T15:11:00Z">
        <w:r w:rsidR="00527935">
          <w:t xml:space="preserve"> (e.g., @</w:t>
        </w:r>
        <w:r w:rsidR="00527935" w:rsidRPr="00527935">
          <w:t>orne1969demand</w:t>
        </w:r>
        <w:r w:rsidR="00527935">
          <w:t>)</w:t>
        </w:r>
      </w:ins>
      <w:r>
        <w:t xml:space="preserve">. </w:t>
      </w:r>
      <w:ins w:id="149" w:author="Nicholas Alvaro Coles" w:date="2023-02-17T15:13:00Z">
        <w:r w:rsidR="00527935">
          <w:t>Indeed, in a now classic book describing artifacts and behavioral research</w:t>
        </w:r>
      </w:ins>
      <w:ins w:id="150" w:author="Nicholas Alvaro Coles" w:date="2023-02-17T15:15:00Z">
        <w:r w:rsidR="006C53CA">
          <w:t xml:space="preserve"> (</w:t>
        </w:r>
      </w:ins>
      <w:proofErr w:type="spellStart"/>
      <w:ins w:id="151" w:author="Nicholas Alvaro Coles" w:date="2023-02-17T15:14:00Z">
        <w:r w:rsidR="00527935">
          <w:t>Rosnow</w:t>
        </w:r>
        <w:proofErr w:type="spellEnd"/>
        <w:r w:rsidR="00527935">
          <w:t xml:space="preserve"> and Rosenthal</w:t>
        </w:r>
      </w:ins>
      <w:ins w:id="152" w:author="Nicholas Alvaro Coles" w:date="2023-02-17T15:15:00Z">
        <w:r w:rsidR="006C53CA">
          <w:t xml:space="preserve">, </w:t>
        </w:r>
      </w:ins>
      <w:ins w:id="153" w:author="Nicholas Alvaro Coles" w:date="2023-02-17T15:14:00Z">
        <w:r w:rsidR="00527935">
          <w:t>1997)</w:t>
        </w:r>
        <w:r w:rsidR="006C53CA">
          <w:t>, placebo effects are acknowledged as a historical precursor to research on methodological artifacts</w:t>
        </w:r>
      </w:ins>
      <w:ins w:id="154" w:author="Nicholas Alvaro Coles" w:date="2023-02-17T15:15:00Z">
        <w:r w:rsidR="006C53CA">
          <w:t xml:space="preserve"> but not </w:t>
        </w:r>
      </w:ins>
      <w:ins w:id="155" w:author="Nicholas Alvaro Coles" w:date="2023-02-17T15:16:00Z">
        <w:r w:rsidR="006C53CA">
          <w:t>discussed in the context of demand characteristics</w:t>
        </w:r>
      </w:ins>
      <w:ins w:id="156" w:author="Nicholas Alvaro Coles" w:date="2023-02-17T15:14:00Z">
        <w:r w:rsidR="006C53CA">
          <w:t>.</w:t>
        </w:r>
      </w:ins>
      <w:ins w:id="157" w:author="Nicholas Alvaro Coles" w:date="2023-02-17T15:16:00Z">
        <w:r w:rsidR="006C53CA">
          <w:t xml:space="preserve"> </w:t>
        </w:r>
      </w:ins>
      <w:r>
        <w:t xml:space="preserve">This </w:t>
      </w:r>
      <w:del w:id="158" w:author="Nicholas Alvaro Coles" w:date="2023-02-17T15:16:00Z">
        <w:r w:rsidDel="006C53CA">
          <w:delText>distinction</w:delText>
        </w:r>
      </w:del>
      <w:ins w:id="159" w:author="Nicholas Alvaro Coles" w:date="2023-02-17T15:16:00Z">
        <w:r w:rsidR="006C53CA">
          <w:t>conceptually separation</w:t>
        </w:r>
      </w:ins>
      <w:r>
        <w:t xml:space="preserve">, however, has recently been challenged by Coles, Gaertner, et al. (2022) and Corneille and Lush (2022), who argued </w:t>
      </w:r>
      <w:del w:id="160" w:author="Nicholas Alvaro Coles" w:date="2023-02-17T15:09:00Z">
        <w:r w:rsidDel="00527935">
          <w:delText xml:space="preserve">that </w:delText>
        </w:r>
      </w:del>
      <w:r>
        <w:t xml:space="preserve">that demand characteristics not only have the potential to lead to response biases, but also placebo effects (Figure 1). Consistent with this reasoning, Coles, Gaertner, et al. (2022) found that participants’ beliefs did not always match the hypothesis communicated to participants; furthermore, both the communicated hypothesis and measures of participants’ beliefs moderated the effects of posed expressions on emotion. Contrary to Rosnow and Rosenthal (1997), this work provides preliminary evidence that demand </w:t>
      </w:r>
      <w:r>
        <w:lastRenderedPageBreak/>
        <w:t>characteristics can produce both response biases and placebo effects. This means that demand characteristics can still bias responses when participants have neither the motivation nor the opportunity to adjust their responses</w:t>
      </w:r>
      <w:ins w:id="161" w:author="Nicholas Alvaro Coles" w:date="2023-02-17T15:17:00Z">
        <w:r w:rsidR="006C53CA">
          <w:t xml:space="preserve">—challenging </w:t>
        </w:r>
      </w:ins>
      <w:ins w:id="162" w:author="Nicholas Alvaro Coles" w:date="2023-02-17T15:18:00Z">
        <w:r w:rsidR="006C53CA">
          <w:t xml:space="preserve">the conventional </w:t>
        </w:r>
      </w:ins>
      <w:ins w:id="163" w:author="Nicholas Alvaro Coles" w:date="2023-02-17T15:17:00Z">
        <w:r w:rsidR="006C53CA">
          <w:t>playbook for avoiding the</w:t>
        </w:r>
      </w:ins>
      <w:ins w:id="164" w:author="Nicholas Alvaro Coles" w:date="2023-02-17T15:18:00Z">
        <w:r w:rsidR="006C53CA">
          <w:t xml:space="preserve"> impact</w:t>
        </w:r>
      </w:ins>
      <w:ins w:id="165" w:author="Nicholas Alvaro Coles" w:date="2023-02-17T15:17:00Z">
        <w:r w:rsidR="006C53CA">
          <w:t xml:space="preserve"> of this methodological artifact.</w:t>
        </w:r>
      </w:ins>
      <w:del w:id="166" w:author="Nicholas Alvaro Coles" w:date="2023-02-17T15:17:00Z">
        <w:r w:rsidDel="006C53CA">
          <w:delText>.</w:delText>
        </w:r>
      </w:del>
    </w:p>
    <w:p w14:paraId="755D4C86" w14:textId="77777777" w:rsidR="006940D1" w:rsidRDefault="00000000">
      <w:pPr>
        <w:pStyle w:val="Heading2"/>
      </w:pPr>
      <w:bookmarkStart w:id="167" w:name="goals"/>
      <w:bookmarkEnd w:id="66"/>
      <w:bookmarkEnd w:id="145"/>
      <w:r>
        <w:t>Goals</w:t>
      </w:r>
    </w:p>
    <w:p w14:paraId="174DB9F3" w14:textId="77777777" w:rsidR="006940D1" w:rsidRDefault="00000000">
      <w:pPr>
        <w:pStyle w:val="FirstParagraph"/>
      </w:pPr>
      <w:r>
        <w:t>The goal of the current paper is to take stock of what we know—and what we don’t know—about demand characteristics as a methodological artifact. In Study 1a, we report a meta-analysis of strict experimental tests of the effects of demand characteristics, with a focus on the the direction, magnitude, and consistency of the effects. We then examine several study features (e.g., whether participants are paid) that researchers have specified as potential moderators.</w:t>
      </w:r>
    </w:p>
    <w:p w14:paraId="1BE37021" w14:textId="54F893BB" w:rsidR="006940D1" w:rsidRDefault="00000000">
      <w:pPr>
        <w:pStyle w:val="BodyText"/>
      </w:pPr>
      <w:r>
        <w:t xml:space="preserve">In Study 1b, we review an extension of the meta-analysis that examines whether </w:t>
      </w:r>
      <w:del w:id="168" w:author="Nicholas Alvaro Coles" w:date="2023-02-17T15:19:00Z">
        <w:r w:rsidDel="00697DD6">
          <w:delText xml:space="preserve">variability in </w:delText>
        </w:r>
      </w:del>
      <w:r>
        <w:t>observed effect size</w:t>
      </w:r>
      <w:del w:id="169" w:author="Nicholas Alvaro Coles" w:date="2023-02-17T15:19:00Z">
        <w:r w:rsidDel="00697DD6">
          <w:delText>s</w:delText>
        </w:r>
      </w:del>
      <w:r>
        <w:t xml:space="preserve"> </w:t>
      </w:r>
      <w:ins w:id="170" w:author="Nicholas Alvaro Coles" w:date="2023-02-17T15:19:00Z">
        <w:r w:rsidR="00697DD6">
          <w:t xml:space="preserve">variability </w:t>
        </w:r>
      </w:ins>
      <w:r>
        <w:t>can be explained by factors theorized to underlie response biases (i.e., motivation and opportunity to adjust responses) and placebo effects (i.e., belief in the experimenter’s hypothesis). To do so, we derived estimates of these factors from a new set of participants. These participants 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w:t>
      </w:r>
      <w:ins w:id="171" w:author="Nicholas Alvaro Coles" w:date="2023-02-17T15:20:00Z">
        <w:r w:rsidR="00697DD6">
          <w:t>d</w:t>
        </w:r>
      </w:ins>
      <w:r>
        <w:t xml:space="preserve"> how well this new set of participants could predict the effects of the </w:t>
      </w:r>
      <w:ins w:id="172" w:author="Nicholas Alvaro Coles" w:date="2023-02-17T15:20:00Z">
        <w:r w:rsidR="00697DD6">
          <w:t xml:space="preserve">studies’ </w:t>
        </w:r>
      </w:ins>
      <w:r>
        <w:t>demand characteristic</w:t>
      </w:r>
      <w:del w:id="173" w:author="Nicholas Alvaro Coles" w:date="2023-02-17T15:20:00Z">
        <w:r w:rsidDel="00697DD6">
          <w:delText>s</w:delText>
        </w:r>
      </w:del>
      <w:r>
        <w:t xml:space="preserve"> manipulat</w:t>
      </w:r>
      <w:ins w:id="174" w:author="Nicholas Alvaro Coles" w:date="2023-02-17T15:20:00Z">
        <w:r w:rsidR="00697DD6">
          <w:t>ions</w:t>
        </w:r>
      </w:ins>
      <w:del w:id="175" w:author="Nicholas Alvaro Coles" w:date="2023-02-17T15:20:00Z">
        <w:r w:rsidDel="00697DD6">
          <w:delText>ed in the studies included in the meta-analysis</w:delText>
        </w:r>
      </w:del>
      <w:r>
        <w:t>.</w:t>
      </w:r>
    </w:p>
    <w:p w14:paraId="7F515516" w14:textId="0F3D9111" w:rsidR="006940D1" w:rsidRDefault="00000000">
      <w:pPr>
        <w:pStyle w:val="BodyText"/>
      </w:pPr>
      <w:r>
        <w:t xml:space="preserve">In Study 2, we review a small replication study that re-examines </w:t>
      </w:r>
      <w:del w:id="176" w:author="Nicholas Alvaro Coles" w:date="2023-02-17T15:20:00Z">
        <w:r w:rsidDel="00697DD6">
          <w:delText xml:space="preserve">the </w:delText>
        </w:r>
      </w:del>
      <w:r>
        <w:t>the extent to which demand effects are driven by response biases and placebo effects. In this replication study, we manipulated demand characteristics in an experiment</w:t>
      </w:r>
      <w:ins w:id="177" w:author="Nicholas Alvaro Coles" w:date="2023-02-17T15:21:00Z">
        <w:r w:rsidR="00697DD6">
          <w:t>al investigation</w:t>
        </w:r>
      </w:ins>
      <w:r>
        <w:t xml:space="preserve"> </w:t>
      </w:r>
      <w:del w:id="178" w:author="Nicholas Alvaro Coles" w:date="2023-02-17T15:21:00Z">
        <w:r w:rsidDel="00697DD6">
          <w:delText xml:space="preserve">examining </w:delText>
        </w:r>
      </w:del>
      <w:ins w:id="179" w:author="Nicholas Alvaro Coles" w:date="2023-02-17T15:21:00Z">
        <w:r w:rsidR="00697DD6">
          <w:t xml:space="preserve">of </w:t>
        </w:r>
      </w:ins>
      <w:r>
        <w:t xml:space="preserve">the effects of facial poses </w:t>
      </w:r>
      <w:r>
        <w:lastRenderedPageBreak/>
        <w:t xml:space="preserve">on self-reported emotion </w:t>
      </w:r>
      <w:del w:id="180" w:author="Nicholas Alvaro Coles" w:date="2023-02-17T15:21:00Z">
        <w:r w:rsidDel="00697DD6">
          <w:delText>[</w:delText>
        </w:r>
      </w:del>
      <w:ins w:id="181" w:author="Nicholas Alvaro Coles" w:date="2023-02-17T15:21:00Z">
        <w:r w:rsidR="00697DD6">
          <w:t>(</w:t>
        </w:r>
      </w:ins>
      <w:r>
        <w:t xml:space="preserve">i.e., facial feedback; Coles, Larsen, and </w:t>
      </w:r>
      <w:proofErr w:type="spellStart"/>
      <w:r>
        <w:t>Lench</w:t>
      </w:r>
      <w:proofErr w:type="spellEnd"/>
      <w:ins w:id="182" w:author="Nicholas Alvaro Coles" w:date="2023-02-17T15:21:00Z">
        <w:r w:rsidR="00697DD6">
          <w:t xml:space="preserve">, </w:t>
        </w:r>
      </w:ins>
      <w:del w:id="183" w:author="Nicholas Alvaro Coles" w:date="2023-02-17T15:21:00Z">
        <w:r w:rsidDel="00697DD6">
          <w:delText xml:space="preserve"> (</w:delText>
        </w:r>
      </w:del>
      <w:r>
        <w:t>2019</w:t>
      </w:r>
      <w:del w:id="184" w:author="Nicholas Alvaro Coles" w:date="2023-02-17T15:21:00Z">
        <w:r w:rsidDel="00697DD6">
          <w:delText>)</w:delText>
        </w:r>
      </w:del>
      <w:r>
        <w:t>; Coles, March, et al.</w:t>
      </w:r>
      <w:ins w:id="185" w:author="Nicholas Alvaro Coles" w:date="2023-02-17T15:21:00Z">
        <w:r w:rsidR="00697DD6">
          <w:t xml:space="preserve">, </w:t>
        </w:r>
      </w:ins>
      <w:del w:id="186" w:author="Nicholas Alvaro Coles" w:date="2023-02-17T15:21:00Z">
        <w:r w:rsidDel="00697DD6">
          <w:delText xml:space="preserve"> (</w:delText>
        </w:r>
      </w:del>
      <w:r>
        <w:t>2022</w:t>
      </w:r>
      <w:ins w:id="187" w:author="Nicholas Alvaro Coles" w:date="2023-02-17T15:21:00Z">
        <w:r w:rsidR="00697DD6">
          <w:t>)</w:t>
        </w:r>
      </w:ins>
      <w:del w:id="188" w:author="Nicholas Alvaro Coles" w:date="2023-02-17T15:21:00Z">
        <w:r w:rsidDel="00697DD6">
          <w:delText>)]</w:delText>
        </w:r>
      </w:del>
      <w:r>
        <w:t xml:space="preserve">. We then examined the extent to which </w:t>
      </w:r>
      <w:del w:id="189" w:author="Nicholas Alvaro Coles" w:date="2023-02-17T15:21:00Z">
        <w:r w:rsidDel="00697DD6">
          <w:delText>the effect of facial poses was moderated</w:delText>
        </w:r>
      </w:del>
      <w:ins w:id="190" w:author="Nicholas Alvaro Coles" w:date="2023-02-17T15:21:00Z">
        <w:r w:rsidR="00697DD6">
          <w:t>happiness ratings were</w:t>
        </w:r>
      </w:ins>
      <w:r>
        <w:t xml:space="preserve"> </w:t>
      </w:r>
      <w:del w:id="191" w:author="Nicholas Alvaro Coles" w:date="2023-02-17T15:21:00Z">
        <w:r w:rsidDel="00697DD6">
          <w:delText xml:space="preserve">by factors </w:delText>
        </w:r>
      </w:del>
      <w:ins w:id="192" w:author="Nicholas Alvaro Coles" w:date="2023-02-17T15:21:00Z">
        <w:r w:rsidR="00697DD6">
          <w:t xml:space="preserve">changed by factors </w:t>
        </w:r>
      </w:ins>
      <w:r>
        <w:t>believed to underlie response biases (i.e., self-reported motivation and opportunity to adjust responses) and placebo effects (i.e., self-reported belief in facial feedback effects).</w:t>
      </w:r>
    </w:p>
    <w:p w14:paraId="6E3A288C" w14:textId="77777777" w:rsidR="006940D1" w:rsidRDefault="00000000">
      <w:pPr>
        <w:pStyle w:val="Heading1"/>
      </w:pPr>
      <w:bookmarkStart w:id="193" w:name="study-1a"/>
      <w:bookmarkEnd w:id="167"/>
      <w:r>
        <w:t>Study 1a</w:t>
      </w:r>
    </w:p>
    <w:p w14:paraId="483270EE" w14:textId="6B7DB715" w:rsidR="006940D1" w:rsidRDefault="00000000">
      <w:pPr>
        <w:pStyle w:val="FirstParagraph"/>
      </w:pPr>
      <w:r>
        <w:t xml:space="preserve">Study 1a was designed to provide the first quantitative synthesis of strict experimental tests of demand effects, with a focus on </w:t>
      </w:r>
      <w:del w:id="194" w:author="Nicholas Alvaro Coles" w:date="2023-02-17T15:22:00Z">
        <w:r w:rsidDel="00697DD6">
          <w:delText xml:space="preserve">the </w:delText>
        </w:r>
      </w:del>
      <w:r>
        <w:t>the</w:t>
      </w:r>
      <w:ins w:id="195" w:author="Nicholas Alvaro Coles" w:date="2023-02-17T15:22:00Z">
        <w:r w:rsidR="00697DD6">
          <w:t>ir</w:t>
        </w:r>
      </w:ins>
      <w:r>
        <w:t xml:space="preserve"> direction, magnitude, and consistency</w:t>
      </w:r>
      <w:del w:id="196" w:author="Nicholas Alvaro Coles" w:date="2023-02-17T15:22:00Z">
        <w:r w:rsidDel="00697DD6">
          <w:delText xml:space="preserve"> of the effects</w:delText>
        </w:r>
      </w:del>
      <w:r>
        <w:t>.</w:t>
      </w:r>
    </w:p>
    <w:p w14:paraId="52232DDB" w14:textId="77777777" w:rsidR="006940D1" w:rsidRDefault="00000000">
      <w:pPr>
        <w:pStyle w:val="Heading2"/>
      </w:pPr>
      <w:bookmarkStart w:id="197" w:name="methodology"/>
      <w:r>
        <w:t>Methodology</w:t>
      </w:r>
    </w:p>
    <w:p w14:paraId="2AA30AC5" w14:textId="77777777" w:rsidR="006940D1"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research studies. We excluded clinical research studies so that we could focus on research that better isolated the discipline (experimental psychology) and mechanism (response bias) most often discussed in the demand characteristics literature. Given that there is a sizable literature on placebo effects, excluding clinical research studies also helped us improve the feasibility of the meta-analysis.</w:t>
      </w:r>
    </w:p>
    <w:p w14:paraId="4BE0E3BC" w14:textId="77777777" w:rsidR="006940D1" w:rsidRDefault="00000000">
      <w:pPr>
        <w:pStyle w:val="BodyText"/>
      </w:pPr>
      <w:r>
        <w:t xml:space="preserve">The intervention-of-interest was explicit manipulations of the hypothesis communicated to participants—i.e., scenarios where a researcher tells participants about the effect of an independent variable on a dependent variable. Orne (1962) more broadly defined demand characteristics as </w:t>
      </w:r>
      <w:r>
        <w:rPr>
          <w:i/>
          <w:iCs/>
        </w:rPr>
        <w:t>any</w:t>
      </w:r>
      <w:r>
        <w:t xml:space="preserve"> cue that may impact participants’ beliefs about the purpose of the study, including instructions, rumors, and experimenter behavior. However, such a definition creates a blurry and potentially boundless conceptual space where any systematic change in a research design might be considered a test of demand characteristics. Thus, to bound and simplify the </w:t>
      </w:r>
      <w:r>
        <w:lastRenderedPageBreak/>
        <w:t>conceptual space, we focused on explicit manipulations of the hypothesis communicated to participants.</w:t>
      </w:r>
    </w:p>
    <w:p w14:paraId="0D8D77AB" w14:textId="654FF4F9" w:rsidR="006940D1" w:rsidRDefault="00000000">
      <w:pPr>
        <w:pStyle w:val="BodyText"/>
      </w:pPr>
      <w:r>
        <w:t xml:space="preserve">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or “mood-dampening”, the outcome-of-interest would be any </w:t>
      </w:r>
      <w:ins w:id="198" w:author="Nicholas Alvaro Coles" w:date="2023-02-17T15:24:00Z">
        <w:r w:rsidR="003F6BCE">
          <w:t xml:space="preserve">face-valid </w:t>
        </w:r>
      </w:ins>
      <w:r>
        <w:t>measure of mood.</w:t>
      </w:r>
    </w:p>
    <w:p w14:paraId="0734A2D5" w14:textId="77777777" w:rsidR="006940D1" w:rsidRDefault="00000000">
      <w:pPr>
        <w:pStyle w:val="Heading3"/>
        <w:framePr w:wrap="around"/>
      </w:pPr>
      <w:bookmarkStart w:id="199" w:name="literature-search"/>
      <w:r>
        <w:t>Literature search.</w:t>
      </w:r>
    </w:p>
    <w:p w14:paraId="09577257" w14:textId="77777777" w:rsidR="006940D1"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and feasibility.</w:t>
      </w:r>
    </w:p>
    <w:p w14:paraId="7ACA267B" w14:textId="7D487752" w:rsidR="006940D1" w:rsidRDefault="00000000">
      <w:pPr>
        <w:pStyle w:val="BodyText"/>
      </w:pPr>
      <w:r>
        <w:t xml:space="preserve">We searched APA PsycInfo using broad search terms: “demand characteristics” OR “hypothesis awareness”. This yielded 850 records. We </w:t>
      </w:r>
      <w:del w:id="200" w:author="Nicholas Alvaro Coles" w:date="2023-02-17T15:25:00Z">
        <w:r w:rsidDel="003F6BCE">
          <w:delText xml:space="preserve">additionally </w:delText>
        </w:r>
      </w:del>
      <w:ins w:id="201" w:author="Nicholas Alvaro Coles" w:date="2023-02-17T15:25:00Z">
        <w:r w:rsidR="003F6BCE">
          <w:t>also</w:t>
        </w:r>
        <w:r w:rsidR="003F6BCE">
          <w:t xml:space="preserve"> </w:t>
        </w:r>
      </w:ins>
      <w:r>
        <w:t>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38332356" w14:textId="77777777" w:rsidR="006940D1" w:rsidRDefault="00000000">
      <w:pPr>
        <w:pStyle w:val="Heading3"/>
        <w:framePr w:wrap="around"/>
      </w:pPr>
      <w:bookmarkStart w:id="202" w:name="screening"/>
      <w:bookmarkEnd w:id="199"/>
      <w:r>
        <w:t>Screening.</w:t>
      </w:r>
    </w:p>
    <w:p w14:paraId="1CDF6E64" w14:textId="77777777" w:rsidR="006940D1" w:rsidRDefault="00000000">
      <w:pPr>
        <w:pStyle w:val="FirstParagraph"/>
      </w:pPr>
      <w:r>
        <w:t>To be eligible for inclusion in the meta-analysis, the following criteria must have been met:</w:t>
      </w:r>
    </w:p>
    <w:p w14:paraId="429AA521" w14:textId="5806CB80" w:rsidR="006940D1"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dependent variable will decrease) and </w:t>
      </w:r>
      <w:r>
        <w:rPr>
          <w:i/>
          <w:iCs/>
        </w:rPr>
        <w:t>nil demand</w:t>
      </w:r>
      <w:r>
        <w:t xml:space="preserve"> (participants told the dependent variable </w:t>
      </w:r>
      <w:r>
        <w:lastRenderedPageBreak/>
        <w:t xml:space="preserve">will be unaffected) conditions. Often, </w:t>
      </w:r>
      <w:del w:id="203" w:author="Nicholas Alvaro Coles" w:date="2023-02-17T15:26:00Z">
        <w:r w:rsidDel="003F6BCE">
          <w:delText xml:space="preserve">but not always, </w:delText>
        </w:r>
      </w:del>
      <w:r>
        <w:t xml:space="preserve">this was compared to a </w:t>
      </w:r>
      <w:r>
        <w:rPr>
          <w:i/>
          <w:iCs/>
        </w:rPr>
        <w:t>control</w:t>
      </w:r>
      <w:r>
        <w:t xml:space="preserve"> condition, where participants were not told about an effect of an independent variable on a dependent variable.</w:t>
      </w:r>
    </w:p>
    <w:p w14:paraId="41BDC2AC" w14:textId="77777777" w:rsidR="006940D1" w:rsidRDefault="00000000">
      <w:pPr>
        <w:numPr>
          <w:ilvl w:val="0"/>
          <w:numId w:val="17"/>
        </w:numPr>
      </w:pPr>
      <w:r>
        <w:t xml:space="preserve">We excluded conditions where the researcher communicated a </w:t>
      </w:r>
      <w:r>
        <w:rPr>
          <w:i/>
          <w:iCs/>
        </w:rPr>
        <w:t>non-directional</w:t>
      </w:r>
      <w:r>
        <w:t xml:space="preserve"> effect. We did so because participants in these scenarios could not unambiguoursly infer how their responses were expected to change. For example, if participants were told that an independent variable would “impact mood”, it is not clear if participants should infer that the mood will be boosted or dampened.</w:t>
      </w:r>
    </w:p>
    <w:p w14:paraId="27E2189A" w14:textId="56ED9639" w:rsidR="006940D1"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w:t>
      </w:r>
      <w:ins w:id="204" w:author="Nicholas Alvaro Coles" w:date="2023-02-17T15:28:00Z">
        <w:r w:rsidR="003F6BCE">
          <w:t xml:space="preserve"> (i.e., that confirming the hypothesis would be indicative of an obsessive-compulsive personality disorder)</w:t>
        </w:r>
      </w:ins>
      <w:r>
        <w:t>.</w:t>
      </w:r>
      <w:del w:id="205" w:author="Nicholas Alvaro Coles" w:date="2023-02-17T15:28:00Z">
        <w:r w:rsidDel="003F6BCE">
          <w:delText xml:space="preserve"> Specifically, participants were either informed or not informed that the researcher expected them to copy a large quantity of numbers. </w:delText>
        </w:r>
      </w:del>
      <w:del w:id="206" w:author="Nicholas Alvaro Coles" w:date="2023-02-17T15:27:00Z">
        <w:r w:rsidDel="003F6BCE">
          <w:delText xml:space="preserve">When </w:delText>
        </w:r>
      </w:del>
      <w:del w:id="207" w:author="Nicholas Alvaro Coles" w:date="2023-02-17T15:28:00Z">
        <w:r w:rsidDel="003F6BCE">
          <w:delText>participants were informed about this hypothesis, they were also told that such behavior would be indicative of an undesirable personality trait.</w:delText>
        </w:r>
      </w:del>
    </w:p>
    <w:p w14:paraId="27D696CD" w14:textId="77777777" w:rsidR="006940D1" w:rsidRDefault="00000000">
      <w:pPr>
        <w:numPr>
          <w:ilvl w:val="0"/>
          <w:numId w:val="18"/>
        </w:numPr>
      </w:pPr>
      <w:r>
        <w:t>Information necessary for computing at least one effect size was included.</w:t>
      </w:r>
    </w:p>
    <w:p w14:paraId="6E63FB8E" w14:textId="77777777" w:rsidR="006940D1"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It total, 42 studies from 31 records were eligible for inclusion. However, one record (Allen &amp; Smith, 2012) was removed because the information reported led to implausibly large effect size estimates (e.g., </w:t>
      </w:r>
      <m:oMath>
        <m:r>
          <w:rPr>
            <w:rFonts w:ascii="Cambria Math" w:hAnsi="Cambria Math"/>
          </w:rPr>
          <m:t>d</m:t>
        </m:r>
      </m:oMath>
      <w:r>
        <w:t xml:space="preserve"> = -212.57).</w:t>
      </w:r>
    </w:p>
    <w:p w14:paraId="0CB66290" w14:textId="77777777" w:rsidR="006940D1" w:rsidRDefault="00000000">
      <w:pPr>
        <w:pStyle w:val="Heading3"/>
        <w:framePr w:wrap="around"/>
      </w:pPr>
      <w:bookmarkStart w:id="208" w:name="effect-size-index"/>
      <w:bookmarkEnd w:id="202"/>
      <w:r>
        <w:t>Effect size index.</w:t>
      </w:r>
    </w:p>
    <w:p w14:paraId="4BEFD80C" w14:textId="77777777" w:rsidR="006940D1"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4B4024DE" w14:textId="4B4EB3A1" w:rsidR="006940D1" w:rsidRDefault="00000000">
      <w:pPr>
        <w:pStyle w:val="BodyText"/>
      </w:pPr>
      <w:r>
        <w:lastRenderedPageBreak/>
        <w:t xml:space="preserve">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w:t>
      </w:r>
      <w:del w:id="209" w:author="Nicholas Alvaro Coles" w:date="2023-02-17T15:29:00Z">
        <w:r w:rsidDel="003F6BCE">
          <w:delText xml:space="preserve">about </w:delText>
        </w:r>
      </w:del>
      <w:ins w:id="210" w:author="Nicholas Alvaro Coles" w:date="2023-02-17T15:29:00Z">
        <w:r w:rsidR="003F6BCE">
          <w:t>of a</w:t>
        </w:r>
      </w:ins>
      <w:del w:id="211" w:author="Nicholas Alvaro Coles" w:date="2023-02-17T15:29:00Z">
        <w:r w:rsidDel="003F6BCE">
          <w:delText>its</w:delText>
        </w:r>
      </w:del>
      <w:r>
        <w:t xml:space="preserve"> mood-boosting effect.</w:t>
      </w:r>
    </w:p>
    <w:p w14:paraId="76D330B0" w14:textId="77777777" w:rsidR="006940D1"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1EFFBA30" w14:textId="6EF54005" w:rsidR="006940D1" w:rsidRDefault="00000000">
      <w:pPr>
        <w:pStyle w:val="BodyText"/>
      </w:pPr>
      <w:r>
        <w:t xml:space="preserve">Effect sizes were calculated so that positive values indicated an effect consistent with the communicated hypothesis. For example, if participants were told that an intervention should </w:t>
      </w:r>
      <w:ins w:id="212" w:author="Nicholas Alvaro Coles" w:date="2023-02-17T15:31:00Z">
        <w:r w:rsidR="003F6BCE">
          <w:t>be mood boosting</w:t>
        </w:r>
      </w:ins>
      <w:del w:id="213" w:author="Nicholas Alvaro Coles" w:date="2023-02-17T15:31:00Z">
        <w:r w:rsidDel="003F6BCE">
          <w:delText>increase mood</w:delText>
        </w:r>
      </w:del>
      <w:r>
        <w:t xml:space="preserve">, an increase in mood would be coded as a positive effect. If participants were told that </w:t>
      </w:r>
      <w:del w:id="214" w:author="Nicholas Alvaro Coles" w:date="2023-02-17T15:31:00Z">
        <w:r w:rsidDel="003F6BCE">
          <w:delText xml:space="preserve">an </w:delText>
        </w:r>
      </w:del>
      <w:ins w:id="215" w:author="Nicholas Alvaro Coles" w:date="2023-02-17T15:31:00Z">
        <w:r w:rsidR="003F6BCE">
          <w:t xml:space="preserve">the </w:t>
        </w:r>
      </w:ins>
      <w:r>
        <w:t xml:space="preserve">intervention should </w:t>
      </w:r>
      <w:del w:id="216" w:author="Nicholas Alvaro Coles" w:date="2023-02-17T15:31:00Z">
        <w:r w:rsidDel="003F6BCE">
          <w:delText>decrease mood</w:delText>
        </w:r>
      </w:del>
      <w:ins w:id="217" w:author="Nicholas Alvaro Coles" w:date="2023-02-17T15:31:00Z">
        <w:r w:rsidR="003F6BCE">
          <w:t>be mood dampening</w:t>
        </w:r>
      </w:ins>
      <w:r>
        <w:t>, an increase in mood would be coded as a negative effect.</w:t>
      </w:r>
    </w:p>
    <w:p w14:paraId="53968CCB" w14:textId="77777777" w:rsidR="006940D1" w:rsidRDefault="00000000">
      <w:pPr>
        <w:pStyle w:val="BodyText"/>
      </w:pPr>
      <w:r>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w:t>
      </w:r>
      <w:r>
        <w:lastRenderedPageBreak/>
        <w:t xml:space="preserve">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51A41AEA" w14:textId="77777777" w:rsidR="006940D1"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estimates—so we do not discuss them further.</w:t>
      </w:r>
    </w:p>
    <w:p w14:paraId="1FA974AD" w14:textId="05CB6B4E" w:rsidR="006940D1" w:rsidRDefault="00000000">
      <w:pPr>
        <w:pStyle w:val="BodyText"/>
      </w:pPr>
      <w:r>
        <w:t>85% of studies contained multiple effect sizes of interest. For example, the full design in Coles et al. (2022) included a positive demand, nil demand, and control condition. Participants also completed several facial expression poses (happy, angry, and neutral) and self-reported several emotions (happiness and anger). To be comprehensive, we recorded all reported effect sizes and account</w:t>
      </w:r>
      <w:ins w:id="218" w:author="Nicholas Alvaro Coles" w:date="2023-02-17T15:33:00Z">
        <w:r w:rsidR="003F6BCE">
          <w:t>ed</w:t>
        </w:r>
      </w:ins>
      <w:r>
        <w:t xml:space="preserve"> for dependencies in our models (described later).</w:t>
      </w:r>
    </w:p>
    <w:p w14:paraId="42EDD961" w14:textId="77777777" w:rsidR="006940D1" w:rsidRDefault="00000000">
      <w:pPr>
        <w:pStyle w:val="Heading3"/>
        <w:framePr w:wrap="around"/>
      </w:pPr>
      <w:bookmarkStart w:id="219" w:name="potential-moderators"/>
      <w:bookmarkEnd w:id="208"/>
      <w:r>
        <w:t>Potential moderators.</w:t>
      </w:r>
    </w:p>
    <w:p w14:paraId="39B9317C" w14:textId="77777777" w:rsidR="006940D1" w:rsidRDefault="00000000">
      <w:pPr>
        <w:pStyle w:val="FirstParagraph"/>
      </w:pPr>
      <w:r>
        <w:t xml:space="preserve">We coded several moderators that may help explain variability in demand effects. The first of these moderators allowed us to assess whether demand effects are additive. As a reminder, Cohen’s </w:t>
      </w:r>
      <m:oMath>
        <m:r>
          <w:rPr>
            <w:rFonts w:ascii="Cambria Math" w:hAnsi="Cambria Math"/>
          </w:rPr>
          <m:t>d</m:t>
        </m:r>
      </m:oMath>
      <w:r>
        <w:t xml:space="preserve"> represents a standardized difference between two groups. Often, this involved a single demand characteristic condition (positive, negative, or nil demand) compared to a control group. Sometimes, however, this comparison involved </w:t>
      </w:r>
      <w:r w:rsidRPr="003F6BCE">
        <w:rPr>
          <w:i/>
          <w:iCs/>
          <w:rPrChange w:id="220" w:author="Nicholas Alvaro Coles" w:date="2023-02-17T15:33:00Z">
            <w:rPr/>
          </w:rPrChange>
        </w:rPr>
        <w:t>two</w:t>
      </w:r>
      <w:r>
        <w:t xml:space="preserve"> demand characteristic conditions (e.g., positive demand vs. negative demand). If demand </w:t>
      </w:r>
      <w:r>
        <w:lastRenderedPageBreak/>
        <w:t>characteristics can be additive, their effects should be larger when two demand characteristic conditions are compared (as opposed to one condition being compared to a control group).</w:t>
      </w:r>
    </w:p>
    <w:p w14:paraId="10AC3452" w14:textId="77777777" w:rsidR="006940D1" w:rsidRDefault="00000000">
      <w:pPr>
        <w:pStyle w:val="BodyText"/>
      </w:pPr>
      <w:r>
        <w:t>Instances where a demand characteristic condition was compared to a control group allowed us to additional test whether participants respond more strongly to positive, nil, or negative demand characteristics. We thus coded whether the comparison was positive demand vs. control, nil demand vs. control, or negative demand vs. control.</w:t>
      </w:r>
    </w:p>
    <w:p w14:paraId="395FF233" w14:textId="09A9CE95" w:rsidR="006940D1" w:rsidRDefault="00000000">
      <w:pPr>
        <w:pStyle w:val="BodyText"/>
      </w:pPr>
      <w:r>
        <w:t>We also coded several study feature moderators that researchers have speculated may moderate demand effects. This included: (1) whether the sample was student, non-student (e.g., MTurk), or mixed, (2) whether the study was conducted online or in-person, (</w:t>
      </w:r>
      <w:del w:id="221" w:author="Nicholas Alvaro Coles" w:date="2023-02-17T15:34:00Z">
        <w:r w:rsidDel="007A4327">
          <w:delText>4</w:delText>
        </w:r>
      </w:del>
      <w:ins w:id="222" w:author="Nicholas Alvaro Coles" w:date="2023-02-17T15:34:00Z">
        <w:r w:rsidR="007A4327">
          <w:t>3</w:t>
        </w:r>
      </w:ins>
      <w:r>
        <w:t>) whether demand characteristics were manipulated within- vs. between-subjects, and (</w:t>
      </w:r>
      <w:del w:id="223" w:author="Nicholas Alvaro Coles" w:date="2023-02-17T15:34:00Z">
        <w:r w:rsidDel="007A4327">
          <w:delText>5</w:delText>
        </w:r>
      </w:del>
      <w:ins w:id="224" w:author="Nicholas Alvaro Coles" w:date="2023-02-17T15:34:00Z">
        <w:r w:rsidR="007A4327">
          <w:t>4</w:t>
        </w:r>
      </w:ins>
      <w:r>
        <w:t>) whether participants were paid or unpaid.</w:t>
      </w:r>
    </w:p>
    <w:p w14:paraId="30DB6226" w14:textId="77777777" w:rsidR="006940D1" w:rsidRDefault="00000000">
      <w:pPr>
        <w:pStyle w:val="Heading3"/>
        <w:framePr w:wrap="around"/>
      </w:pPr>
      <w:bookmarkStart w:id="225" w:name="meta-analytic-approach"/>
      <w:bookmarkEnd w:id="219"/>
      <w:r>
        <w:t>Meta-analytic approach.</w:t>
      </w:r>
    </w:p>
    <w:p w14:paraId="6B511A8D" w14:textId="77777777" w:rsidR="006940D1" w:rsidRDefault="00000000">
      <w:pPr>
        <w:pStyle w:val="FirstParagraph"/>
      </w:pPr>
      <w:r>
        <w:t>85% of studies in our meta-analysis contained multiple effect sizes of interest. To model this nested structure, we used three-level meta-analysis (3LMA; also referred to as “multilevel” meta-analysis). 3LMA accommodates nested effect sizes by modeling three sources of variability: the sampling error of individual studies (level 1), variability within studies (level 2), and variability between studies (level 3; often referred to as “random effects”). To estimate the overall effect size, we fit an intercept-only 3LMA model. For moderator analyses, the dummy-coded categorical moderators were separately entered into the model, which were used to estimate the moderating relationship and the effect size within each subgroup of the moderator.</w:t>
      </w:r>
    </w:p>
    <w:p w14:paraId="21748FC1" w14:textId="77777777" w:rsidR="006940D1" w:rsidRDefault="00000000">
      <w:pPr>
        <w:pStyle w:val="Heading4"/>
        <w:framePr w:wrap="around"/>
      </w:pPr>
      <w:bookmarkStart w:id="226" w:name="publication-bias-analyses"/>
      <w:r>
        <w:t>Publication bias analyses.</w:t>
      </w:r>
    </w:p>
    <w:p w14:paraId="0FBBB4C2" w14:textId="77777777" w:rsidR="006940D1" w:rsidRDefault="00000000">
      <w:pPr>
        <w:pStyle w:val="FirstParagraph"/>
      </w:pPr>
      <w:r>
        <w:t xml:space="preserve">Publication bias refers to the well-documented propensity for hypothesis-inconsistent findings to be disproportionately omitted from the </w:t>
      </w:r>
      <w:r>
        <w:lastRenderedPageBreak/>
        <w:t>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2F12418E" w14:textId="77777777" w:rsidR="006940D1"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produced multiple effect sizes. Thus, we examined two funnel plots: one with all effect sizes and one with dependent effect sizes aggregated.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 further.</w:t>
      </w:r>
    </w:p>
    <w:p w14:paraId="6A69BE93" w14:textId="28BECA85" w:rsidR="006940D1" w:rsidRDefault="00000000">
      <w:pPr>
        <w:pStyle w:val="BodyText"/>
      </w:pPr>
      <w:r>
        <w:t xml:space="preserve">Second, we conducted precision-effect tests (Stanley &amp; Doucouliagos, 2014). In precision-effect tests, the relationship between observed effect sizes and their standard errors—which </w:t>
      </w:r>
      <w:del w:id="227" w:author="Nicholas Alvaro Coles" w:date="2023-02-17T15:38:00Z">
        <w:r w:rsidDel="004007A1">
          <w:delText xml:space="preserve">would </w:delText>
        </w:r>
      </w:del>
      <w:ins w:id="228" w:author="Nicholas Alvaro Coles" w:date="2023-02-17T15:38:00Z">
        <w:r w:rsidR="004007A1">
          <w:t>is typically</w:t>
        </w:r>
        <w:r w:rsidR="004007A1">
          <w:t xml:space="preserve"> </w:t>
        </w:r>
      </w:ins>
      <w:del w:id="229" w:author="Nicholas Alvaro Coles" w:date="2023-02-17T15:38:00Z">
        <w:r w:rsidDel="004007A1">
          <w:delText xml:space="preserve">be </w:delText>
        </w:r>
      </w:del>
      <w:r>
        <w:t xml:space="preserve">absent when there is no publication bias—is estimated and controlled for in a meta-regression model. The slope of this model is generally 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w:t>
      </w:r>
      <w:r>
        <w:lastRenderedPageBreak/>
        <w:t>properties when (1) 3LMA is used or (2) dependent effect sizes are aggregated and modeled using random-effects (i.e., two level) meta-regression. We used both approaches.</w:t>
      </w:r>
    </w:p>
    <w:p w14:paraId="75C0ED02" w14:textId="540682C7" w:rsidR="006940D1" w:rsidRDefault="00000000">
      <w:pPr>
        <w:pStyle w:val="BodyText"/>
      </w:pPr>
      <w:r>
        <w:t>Third, we used weight-function modeling (Vevea &amp; Hedges, 1995). In weight-function modeling, weighted distribution theory is used to model biased selection based on the significance of observed effects</w:t>
      </w:r>
      <w:ins w:id="230" w:author="Nicholas Alvaro Coles" w:date="2023-02-17T15:39:00Z">
        <w:r w:rsidR="004007A1">
          <w:t xml:space="preserve">. </w:t>
        </w:r>
      </w:ins>
      <w:del w:id="231" w:author="Nicholas Alvaro Coles" w:date="2023-02-17T15:39:00Z">
        <w:r w:rsidDel="004007A1">
          <w:delText xml:space="preserve">, which is then compared to an unadjusted model. </w:delText>
        </w:r>
      </w:del>
      <w:r>
        <w:t xml:space="preserve">If the adjusted model provides increased fit, publication bias is a concern and the model can be used to estimate the bias-corrected overall effect size. Once again, weight-function modeling was designed for </w:t>
      </w:r>
      <w:del w:id="232" w:author="Nicholas Alvaro Coles" w:date="2023-02-17T15:39:00Z">
        <w:r w:rsidDel="004007A1">
          <w:delText xml:space="preserve">meta-analyses with </w:delText>
        </w:r>
      </w:del>
      <w:r>
        <w:t>independent effect sizes</w:t>
      </w:r>
      <w:ins w:id="233" w:author="Nicholas Alvaro Coles" w:date="2023-02-17T15:40:00Z">
        <w:r w:rsidR="004007A1">
          <w:t>. Nonetheless,</w:t>
        </w:r>
      </w:ins>
      <w:del w:id="234" w:author="Nicholas Alvaro Coles" w:date="2023-02-17T15:40:00Z">
        <w:r w:rsidDel="004007A1">
          <w:delText>,</w:delText>
        </w:r>
      </w:del>
      <w:r>
        <w:t xml:space="preserve"> </w:t>
      </w:r>
      <w:del w:id="235" w:author="Nicholas Alvaro Coles" w:date="2023-02-17T15:40:00Z">
        <w:r w:rsidDel="004007A1">
          <w:delText xml:space="preserve">but </w:delText>
        </w:r>
      </w:del>
      <w:r>
        <w:t>it has fairly good statistical properties when non-independent effect sizes are aggregated</w:t>
      </w:r>
      <w:ins w:id="236" w:author="Nicholas Alvaro Coles" w:date="2023-02-17T15:40:00Z">
        <w:r w:rsidR="004007A1">
          <w:t>, which we did here</w:t>
        </w:r>
      </w:ins>
      <w:r>
        <w:t xml:space="preserve"> (Rodgers &amp; Pustejovsky, 2021).</w:t>
      </w:r>
      <w:del w:id="237" w:author="Nicholas Alvaro Coles" w:date="2023-02-17T15:40:00Z">
        <w:r w:rsidDel="004007A1">
          <w:delText xml:space="preserve"> We thus aggregated non-independent effect sizes when using this procedure.</w:delText>
        </w:r>
      </w:del>
    </w:p>
    <w:p w14:paraId="05515D3E" w14:textId="1CFABB51" w:rsidR="006940D1" w:rsidRDefault="00000000">
      <w:pPr>
        <w:pStyle w:val="BodyText"/>
      </w:pPr>
      <w:r>
        <w:t>As a sensitivity analysis, we included publication status</w:t>
      </w:r>
      <w:ins w:id="238" w:author="Nicholas Alvaro Coles" w:date="2023-02-17T15:40:00Z">
        <w:r w:rsidR="004007A1">
          <w:t xml:space="preserve"> (published or unpublished)</w:t>
        </w:r>
      </w:ins>
      <w:r>
        <w:t xml:space="preserve"> as a dummy-coded predictor to our overall-effect 3LMA. This allowed us to estimate the difference in the magnitude of published vs. unpublished effects.</w:t>
      </w:r>
    </w:p>
    <w:p w14:paraId="1D72BC36" w14:textId="77777777" w:rsidR="006940D1" w:rsidRDefault="00000000">
      <w:pPr>
        <w:pStyle w:val="Heading2"/>
      </w:pPr>
      <w:bookmarkStart w:id="239" w:name="results"/>
      <w:bookmarkEnd w:id="197"/>
      <w:bookmarkEnd w:id="225"/>
      <w:bookmarkEnd w:id="226"/>
      <w:r>
        <w:t>Results</w:t>
      </w:r>
    </w:p>
    <w:p w14:paraId="55AB2F4B" w14:textId="4E374759" w:rsidR="006940D1" w:rsidRDefault="00000000">
      <w:pPr>
        <w:pStyle w:val="FirstParagraph"/>
      </w:pPr>
      <w:r>
        <w:t xml:space="preserve">Results indicated that, overall, explicit manipulations of demand characteristics cause participants’ responses </w:t>
      </w:r>
      <w:del w:id="240" w:author="Nicholas Alvaro Coles" w:date="2023-02-17T15:40:00Z">
        <w:r w:rsidDel="004007A1">
          <w:delText xml:space="preserve">tend </w:delText>
        </w:r>
      </w:del>
      <w:r>
        <w:t xml:space="preserve">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For example, if participants were hypothetically told that an intervention should improve mood (positive demand), they would generally report slightly improved moods; if told that an intervention should worsen mood (negative demand), they would generally report slightly worsened moods.</w:t>
      </w:r>
    </w:p>
    <w:p w14:paraId="23423B9F" w14:textId="77777777" w:rsidR="006940D1" w:rsidRDefault="00000000">
      <w:pPr>
        <w:pStyle w:val="CaptionedFigure"/>
      </w:pPr>
      <w:r>
        <w:rPr>
          <w:noProof/>
        </w:rPr>
        <w:lastRenderedPageBreak/>
        <w:drawing>
          <wp:inline distT="0" distB="0" distL="0" distR="0" wp14:anchorId="2EFBB814" wp14:editId="09D19563">
            <wp:extent cx="5963478" cy="6422207"/>
            <wp:effectExtent l="0" t="0" r="0" b="0"/>
            <wp:docPr id="41" name="Picture" descr="Figure 2.  Forest plot of estimated effect sizes (black diamonds), their 95% confidence intervals (black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forest-1.png"/>
                    <pic:cNvPicPr>
                      <a:picLocks noChangeAspect="1" noChangeArrowheads="1"/>
                    </pic:cNvPicPr>
                  </pic:nvPicPr>
                  <pic:blipFill>
                    <a:blip r:embed="rId9"/>
                    <a:stretch>
                      <a:fillRect/>
                    </a:stretch>
                  </pic:blipFill>
                  <pic:spPr bwMode="auto">
                    <a:xfrm>
                      <a:off x="0" y="0"/>
                      <a:ext cx="5963478" cy="6422207"/>
                    </a:xfrm>
                    <a:prstGeom prst="rect">
                      <a:avLst/>
                    </a:prstGeom>
                    <a:noFill/>
                    <a:ln w="9525">
                      <a:noFill/>
                      <a:headEnd/>
                      <a:tailEnd/>
                    </a:ln>
                  </pic:spPr>
                </pic:pic>
              </a:graphicData>
            </a:graphic>
          </wp:inline>
        </w:drawing>
      </w:r>
    </w:p>
    <w:p w14:paraId="3EF60167" w14:textId="2A7D2FE3" w:rsidR="006940D1" w:rsidRDefault="00000000">
      <w:pPr>
        <w:pStyle w:val="ImageCaption"/>
      </w:pPr>
      <w:r>
        <w:rPr>
          <w:i/>
          <w:iCs/>
        </w:rPr>
        <w:t>Figure</w:t>
      </w:r>
      <w:r>
        <w:t xml:space="preserve"> </w:t>
      </w:r>
      <w:r>
        <w:rPr>
          <w:i/>
          <w:iCs/>
        </w:rPr>
        <w:t xml:space="preserve">2. </w:t>
      </w:r>
      <w:r>
        <w:t xml:space="preserve"> Forest plot of estimated effect sizes (</w:t>
      </w:r>
      <w:del w:id="241" w:author="Nicholas Alvaro Coles" w:date="2023-02-17T15:42:00Z">
        <w:r w:rsidDel="004007A1">
          <w:delText xml:space="preserve">black </w:delText>
        </w:r>
      </w:del>
      <w:ins w:id="242" w:author="Nicholas Alvaro Coles" w:date="2023-02-17T15:42:00Z">
        <w:r w:rsidR="004007A1">
          <w:t>grey</w:t>
        </w:r>
        <w:r w:rsidR="004007A1">
          <w:t xml:space="preserve"> </w:t>
        </w:r>
      </w:ins>
      <w:r>
        <w:t>diamonds), their 95% confidence intervals (</w:t>
      </w:r>
      <w:del w:id="243" w:author="Nicholas Alvaro Coles" w:date="2023-02-17T15:42:00Z">
        <w:r w:rsidDel="004007A1">
          <w:delText xml:space="preserve">black </w:delText>
        </w:r>
      </w:del>
      <w:ins w:id="244" w:author="Nicholas Alvaro Coles" w:date="2023-02-17T15:42:00Z">
        <w:r w:rsidR="004007A1">
          <w:t>grey</w:t>
        </w:r>
        <w:r w:rsidR="004007A1">
          <w:t xml:space="preserve"> </w:t>
        </w:r>
      </w:ins>
      <w:r>
        <w:t>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7EA0A08F" w14:textId="41001341" w:rsidR="006940D1" w:rsidRDefault="00000000" w:rsidP="002B4009">
      <w:pPr>
        <w:pStyle w:val="BodyText"/>
      </w:pPr>
      <w:r>
        <w:lastRenderedPageBreak/>
        <w:t xml:space="preserve">Although demand characteristics produce more hypothesis-consistent responding </w:t>
      </w:r>
      <w:r>
        <w:rPr>
          <w:i/>
          <w:iCs/>
        </w:rPr>
        <w:t>on average</w:t>
      </w:r>
      <w:r>
        <w:t xml:space="preserve">, demand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w:t>
      </w:r>
      <w:ins w:id="245" w:author="Nicholas Alvaro Coles" w:date="2023-02-17T15:43:00Z">
        <w:r w:rsidR="004007A1">
          <w:t xml:space="preserve">For the sake of example, we arbitrarily classified any effect size less than 0.10 standard deviation in either direction as “negligible”. </w:t>
        </w:r>
      </w:ins>
      <w:r>
        <w:t xml:space="preserve">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the estimated distribution of effects suggests that demand characteristics </w:t>
      </w:r>
      <w:ins w:id="246" w:author="Nicholas Alvaro Coles" w:date="2023-02-17T15:46:00Z">
        <w:r w:rsidR="002B4009">
          <w:t xml:space="preserve">most often produce hypothesis-consistent shifts (X%), but sometimes produce negligible shifts (X%) or shifts </w:t>
        </w:r>
      </w:ins>
      <w:del w:id="247" w:author="Nicholas Alvaro Coles" w:date="2023-02-17T15:46:00Z">
        <w:r w:rsidDel="002B4009">
          <w:delText xml:space="preserve">(a) sometimes produce negligible shifts in responding and (b) other times cause participants’ responses to shift </w:delText>
        </w:r>
      </w:del>
      <w:r>
        <w:t xml:space="preserve">in the </w:t>
      </w:r>
      <w:r>
        <w:rPr>
          <w:i/>
          <w:iCs/>
        </w:rPr>
        <w:t>opposite</w:t>
      </w:r>
      <w:r>
        <w:t xml:space="preserve"> direction of the communicated hypothesis </w:t>
      </w:r>
      <w:commentRangeStart w:id="248"/>
      <w:r>
        <w:t>(</w:t>
      </w:r>
      <w:ins w:id="249" w:author="Nicholas Alvaro Coles" w:date="2023-02-17T15:44:00Z">
        <w:r w:rsidR="004007A1">
          <w:t>X</w:t>
        </w:r>
        <w:r w:rsidR="003701FB">
          <w:t xml:space="preserve">%; </w:t>
        </w:r>
      </w:ins>
      <w:r>
        <w:t xml:space="preserve">Figure 2). </w:t>
      </w:r>
      <w:commentRangeEnd w:id="248"/>
      <w:r w:rsidR="002B4009">
        <w:rPr>
          <w:rStyle w:val="CommentReference"/>
        </w:rPr>
        <w:commentReference w:id="248"/>
      </w:r>
      <w:del w:id="250" w:author="Nicholas Alvaro Coles" w:date="2023-02-17T15:43:00Z">
        <w:r w:rsidDel="004007A1">
          <w:delText xml:space="preserve">For the sake of example, we arbitrarily classified any effect size less than 0.10 standard deviation in either direction as “negligible”. </w:delText>
        </w:r>
      </w:del>
      <w:del w:id="251" w:author="Nicholas Alvaro Coles" w:date="2023-02-17T15:44:00Z">
        <w:r w:rsidDel="003701FB">
          <w:delText>Based on this classification, 63 % of demand characteristics manipulations produce hypothesis-consistent shifts in responding, 19 % produce hypothesis-inconsistent shifts, and -81% produce negligible shifts in either direction.</w:delText>
        </w:r>
      </w:del>
    </w:p>
    <w:p w14:paraId="733C8D79" w14:textId="77777777" w:rsidR="006940D1" w:rsidRDefault="00000000">
      <w:pPr>
        <w:pStyle w:val="Heading3"/>
        <w:framePr w:wrap="around"/>
      </w:pPr>
      <w:bookmarkStart w:id="252" w:name="moderator-analyses"/>
      <w:r>
        <w:t>Moderator analyses.</w:t>
      </w:r>
    </w:p>
    <w:p w14:paraId="750C6127" w14:textId="1B2AE383" w:rsidR="006940D1" w:rsidRDefault="00000000">
      <w:pPr>
        <w:pStyle w:val="FirstParagraph"/>
      </w:pPr>
      <w:r>
        <w:t>The observed variability in demand effects drastically exceeded what would be expected from sampling error alone</w:t>
      </w:r>
      <w:ins w:id="253" w:author="Nicholas Alvaro Coles" w:date="2023-02-17T15:47:00Z">
        <w:r w:rsidR="002B4009">
          <w:t>,</w:t>
        </w:r>
      </w:ins>
      <w:r>
        <w:t xml:space="preserve"> </w:t>
      </w:r>
      <m:oMath>
        <m:r>
          <w:rPr>
            <w:rFonts w:ascii="Cambria Math" w:hAnsi="Cambria Math"/>
          </w:rPr>
          <m:t>Q</m:t>
        </m:r>
      </m:oMath>
      <w:r>
        <w:t xml:space="preserve">(194) = 901.77 , </w:t>
      </w:r>
      <m:oMath>
        <m:r>
          <w:rPr>
            <w:rFonts w:ascii="Cambria Math" w:hAnsi="Cambria Math"/>
          </w:rPr>
          <m:t>p</m:t>
        </m:r>
      </m:oMath>
      <w:r>
        <w:t xml:space="preserve"> &lt; .001. This suggests the existence of moderators.</w:t>
      </w:r>
    </w:p>
    <w:p w14:paraId="76F7FB4B" w14:textId="322CE4D0" w:rsidR="006940D1" w:rsidRDefault="00000000">
      <w:pPr>
        <w:pStyle w:val="BodyText"/>
      </w:pPr>
      <w:r>
        <w:t xml:space="preserve">Results indicated that 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The effects were </w:t>
      </w:r>
      <w:ins w:id="254" w:author="Nicholas Alvaro Coles" w:date="2023-02-17T15:47:00Z">
        <w:r w:rsidR="002B4009">
          <w:t xml:space="preserve">generally </w:t>
        </w:r>
      </w:ins>
      <w:r>
        <w:t>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positive and extremely small in studies with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The effects of demand characteristics also tended to be </w:t>
      </w:r>
      <w:ins w:id="255" w:author="Nicholas Alvaro Coles" w:date="2023-02-17T15:48:00Z">
        <w:r w:rsidR="002B4009">
          <w:t xml:space="preserve">slightly </w:t>
        </w:r>
      </w:ins>
      <w:r>
        <w:t>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w:t>
      </w:r>
      <w:ins w:id="256" w:author="Nicholas Alvaro Coles" w:date="2023-02-17T15:48:00Z">
        <w:r w:rsidR="002B4009">
          <w:t xml:space="preserve"> although this di</w:t>
        </w:r>
      </w:ins>
      <w:ins w:id="257" w:author="Nicholas Alvaro Coles" w:date="2023-02-17T15:49:00Z">
        <w:r w:rsidR="002B4009">
          <w:t xml:space="preserve">d not meet conventional thresholds of </w:t>
        </w:r>
      </w:ins>
      <w:ins w:id="258" w:author="Nicholas Alvaro Coles" w:date="2023-02-17T15:48:00Z">
        <w:r w:rsidR="002B4009">
          <w:t>statistical</w:t>
        </w:r>
      </w:ins>
      <w:ins w:id="259" w:author="Nicholas Alvaro Coles" w:date="2023-02-17T15:49:00Z">
        <w:r w:rsidR="002B4009">
          <w:t xml:space="preserve"> </w:t>
        </w:r>
      </w:ins>
      <w:ins w:id="260" w:author="Nicholas Alvaro Coles" w:date="2023-02-17T15:48:00Z">
        <w:r w:rsidR="002B4009">
          <w:t>significan</w:t>
        </w:r>
      </w:ins>
      <w:ins w:id="261" w:author="Nicholas Alvaro Coles" w:date="2023-02-17T15:49:00Z">
        <w:r w:rsidR="002B4009">
          <w:t>ce,</w:t>
        </w:r>
      </w:ins>
      <w:r>
        <w:t xml:space="preserve"> </w:t>
      </w:r>
      <m:oMath>
        <m:r>
          <w:rPr>
            <w:rFonts w:ascii="Cambria Math" w:hAnsi="Cambria Math"/>
          </w:rPr>
          <m:t>F</m:t>
        </m:r>
      </m:oMath>
      <w:r>
        <w:t xml:space="preserve">(1, 189) = 3.61, </w:t>
      </w:r>
      <m:oMath>
        <m:r>
          <w:rPr>
            <w:rFonts w:ascii="Cambria Math" w:hAnsi="Cambria Math"/>
          </w:rPr>
          <m:t>p</m:t>
        </m:r>
      </m:oMath>
      <w:r>
        <w:t xml:space="preserve"> = .059.</w:t>
      </w:r>
    </w:p>
    <w:p w14:paraId="22705C44" w14:textId="77777777" w:rsidR="006940D1" w:rsidRDefault="00000000">
      <w:pPr>
        <w:pStyle w:val="BodyText"/>
      </w:pPr>
      <w:r>
        <w:t>The effects of demand characteristics appeared to be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w:t>
      </w:r>
      <w:r>
        <w:lastRenderedPageBreak/>
        <w:t xml:space="preserve">19.26, </w:t>
      </w:r>
      <m:oMath>
        <m:r>
          <w:rPr>
            <w:rFonts w:ascii="Cambria Math" w:hAnsi="Cambria Math"/>
          </w:rPr>
          <m:t>p</m:t>
        </m:r>
      </m:oMath>
      <w:r>
        <w:t xml:space="preserve"> &lt; .001. Instances where a demand characteristic condition was compared to a control group allowed us to additional test whether participants respond more strongly to positive, nil, or negative demand characteristics. Results indicated that they might, </w:t>
      </w:r>
      <m:oMath>
        <m:r>
          <w:rPr>
            <w:rFonts w:ascii="Cambria Math" w:hAnsi="Cambria Math"/>
          </w:rPr>
          <m:t>F</m:t>
        </m:r>
      </m:oMath>
      <w:r>
        <w:t xml:space="preserve">(2, 131) = 5.41, </w:t>
      </w:r>
      <m:oMath>
        <m:r>
          <w:rPr>
            <w:rFonts w:ascii="Cambria Math" w:hAnsi="Cambria Math"/>
          </w:rPr>
          <m:t>p</m:t>
        </m:r>
      </m:oMath>
      <w:r>
        <w:t xml:space="preserve"> = .006.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w:t>
      </w:r>
      <w:commentRangeStart w:id="262"/>
      <w:r>
        <w:t>.</w:t>
      </w:r>
      <w:commentRangeEnd w:id="262"/>
      <w:r w:rsidR="002B4009">
        <w:rPr>
          <w:rStyle w:val="CommentReference"/>
        </w:rPr>
        <w:commentReference w:id="262"/>
      </w:r>
    </w:p>
    <w:p w14:paraId="4B906575" w14:textId="180D70D9" w:rsidR="006940D1" w:rsidRDefault="00000000">
      <w:pPr>
        <w:pStyle w:val="BodyText"/>
      </w:pPr>
      <w:r>
        <w:t xml:space="preserve">We did not find that the effects of demand characteristics tended to differ depending on whether </w:t>
      </w:r>
      <w:del w:id="263" w:author="Nicholas Alvaro Coles" w:date="2023-02-17T15:50:00Z">
        <w:r w:rsidDel="002B4009">
          <w:delText xml:space="preserve">researchers </w:delText>
        </w:r>
      </w:del>
      <w:ins w:id="264" w:author="Nicholas Alvaro Coles" w:date="2023-02-17T15:50:00Z">
        <w:r w:rsidR="002B4009">
          <w:t>they were</w:t>
        </w:r>
        <w:r w:rsidR="002B4009">
          <w:t xml:space="preserve"> </w:t>
        </w:r>
      </w:ins>
      <w:r>
        <w:t xml:space="preserve">manipulated </w:t>
      </w:r>
      <w:del w:id="265" w:author="Nicholas Alvaro Coles" w:date="2023-02-17T15:50:00Z">
        <w:r w:rsidDel="002B4009">
          <w:delText xml:space="preserve">demand characteristics </w:delText>
        </w:r>
      </w:del>
      <w:r>
        <w:t>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We also did not find that the effects of demand characteristics differed by the year the record was completed or published, </w:t>
      </w:r>
      <m:oMath>
        <m:r>
          <w:rPr>
            <w:rFonts w:ascii="Cambria Math" w:hAnsi="Cambria Math"/>
          </w:rPr>
          <m:t>β</m:t>
        </m:r>
      </m:oMath>
      <w:r>
        <w:t xml:space="preserve"> = 0.00, 95% CI [-0.01, 0.00], </w:t>
      </w:r>
      <m:oMath>
        <m:r>
          <w:rPr>
            <w:rFonts w:ascii="Cambria Math" w:hAnsi="Cambria Math"/>
          </w:rPr>
          <m:t>t</m:t>
        </m:r>
      </m:oMath>
      <w:r>
        <w:t xml:space="preserve">(194) = -0.51, </w:t>
      </w:r>
      <m:oMath>
        <m:r>
          <w:rPr>
            <w:rFonts w:ascii="Cambria Math" w:hAnsi="Cambria Math"/>
          </w:rPr>
          <m:t>p</m:t>
        </m:r>
      </m:oMath>
      <w:r>
        <w:t xml:space="preserve"> = .607.</w:t>
      </w:r>
    </w:p>
    <w:p w14:paraId="7D9121A7" w14:textId="77777777" w:rsidR="006940D1" w:rsidRDefault="00000000">
      <w:pPr>
        <w:pStyle w:val="BodyText"/>
      </w:pPr>
      <w:r>
        <w:t xml:space="preserve">The effects of demand characteristics tended to be </w:t>
      </w:r>
      <w:r w:rsidRPr="002B4009">
        <w:rPr>
          <w:i/>
          <w:iCs/>
          <w:rPrChange w:id="266" w:author="Nicholas Alvaro Coles" w:date="2023-02-17T15:50:00Z">
            <w:rPr/>
          </w:rPrChange>
        </w:rPr>
        <w:t>numerically</w:t>
      </w:r>
      <w:r>
        <w:t xml:space="preserve">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w:t>
      </w:r>
    </w:p>
    <w:p w14:paraId="43C4EFF0" w14:textId="77777777" w:rsidR="006940D1" w:rsidRDefault="00000000">
      <w:pPr>
        <w:pStyle w:val="Heading4"/>
        <w:framePr w:wrap="around"/>
      </w:pPr>
      <w:bookmarkStart w:id="267" w:name="X597a8c3497739e509d542e56e9f07a16ad86ba7"/>
      <w:r>
        <w:t>Exploratory attempt to reduce confounding (tmp).</w:t>
      </w:r>
    </w:p>
    <w:p w14:paraId="7535B628" w14:textId="3AB341D1" w:rsidR="006940D1" w:rsidRDefault="00000000">
      <w:pPr>
        <w:pStyle w:val="FirstParagraph"/>
      </w:pPr>
      <w:del w:id="268" w:author="Nicholas Alvaro Coles" w:date="2023-02-17T15:51:00Z">
        <w:r w:rsidDel="002B4009">
          <w:delText xml:space="preserve">Although </w:delText>
        </w:r>
      </w:del>
      <w:ins w:id="269" w:author="Nicholas Alvaro Coles" w:date="2023-02-17T15:51:00Z">
        <w:r w:rsidR="002B4009">
          <w:t>The above m</w:t>
        </w:r>
      </w:ins>
      <w:del w:id="270" w:author="Nicholas Alvaro Coles" w:date="2023-02-17T15:51:00Z">
        <w:r w:rsidDel="002B4009">
          <w:delText>m</w:delText>
        </w:r>
      </w:del>
      <w:r>
        <w:t xml:space="preserve">oderator analyses indicated that demand effects tend to be positive </w:t>
      </w:r>
      <w:ins w:id="271" w:author="Nicholas Alvaro Coles" w:date="2023-02-17T15:51:00Z">
        <w:r w:rsidR="002B4009">
          <w:t xml:space="preserve">in studies with </w:t>
        </w:r>
      </w:ins>
      <w:del w:id="272" w:author="Nicholas Alvaro Coles" w:date="2023-02-17T15:51:00Z">
        <w:r w:rsidDel="002B4009">
          <w:delText xml:space="preserve">when working with </w:delText>
        </w:r>
      </w:del>
      <w:r>
        <w:t xml:space="preserve">students </w:t>
      </w:r>
      <w:del w:id="273" w:author="Nicholas Alvaro Coles" w:date="2023-02-17T15:51:00Z">
        <w:r w:rsidDel="002B4009">
          <w:delText xml:space="preserve">participant </w:delText>
        </w:r>
      </w:del>
      <w:r>
        <w:t xml:space="preserve">populations, </w:t>
      </w:r>
      <w:del w:id="274" w:author="Nicholas Alvaro Coles" w:date="2023-02-17T15:51:00Z">
        <w:r w:rsidDel="002B4009">
          <w:delText xml:space="preserve">running studies </w:delText>
        </w:r>
      </w:del>
      <w:r>
        <w:t>in-person</w:t>
      </w:r>
      <w:ins w:id="275" w:author="Nicholas Alvaro Coles" w:date="2023-02-17T15:51:00Z">
        <w:r w:rsidR="002B4009">
          <w:t xml:space="preserve"> procedures</w:t>
        </w:r>
      </w:ins>
      <w:r>
        <w:t>, and no</w:t>
      </w:r>
      <w:del w:id="276" w:author="Nicholas Alvaro Coles" w:date="2023-02-17T15:51:00Z">
        <w:r w:rsidDel="002B4009">
          <w:delText>t</w:delText>
        </w:r>
      </w:del>
      <w:r>
        <w:t xml:space="preserve"> compensati</w:t>
      </w:r>
      <w:ins w:id="277" w:author="Nicholas Alvaro Coles" w:date="2023-02-17T15:51:00Z">
        <w:r w:rsidR="002B4009">
          <w:t>on.</w:t>
        </w:r>
      </w:ins>
      <w:del w:id="278" w:author="Nicholas Alvaro Coles" w:date="2023-02-17T15:51:00Z">
        <w:r w:rsidDel="002B4009">
          <w:delText>ng</w:delText>
        </w:r>
      </w:del>
      <w:ins w:id="279" w:author="Nicholas Alvaro Coles" w:date="2023-02-17T15:51:00Z">
        <w:r w:rsidR="002B4009">
          <w:t xml:space="preserve"> However,</w:t>
        </w:r>
      </w:ins>
      <w:del w:id="280" w:author="Nicholas Alvaro Coles" w:date="2023-02-17T15:51:00Z">
        <w:r w:rsidDel="002B4009">
          <w:delText xml:space="preserve"> participants,</w:delText>
        </w:r>
      </w:del>
      <w:r>
        <w:t xml:space="preserve"> an exploratory inspection of the data revealed that these variables may be confounded. For example, students were more likely to be participants in in-person (61% student samples) vs. online (14% students samples) studies. Students were also more likely to be participants in unpaid (65% student samples) vs. paid (11% student samples) studies. In hindsight, this confounding seems obvious</w:t>
      </w:r>
      <w:del w:id="281" w:author="Nicholas Alvaro Coles" w:date="2023-02-17T15:51:00Z">
        <w:r w:rsidDel="002B4009">
          <w:delText>–</w:delText>
        </w:r>
      </w:del>
      <w:ins w:id="282" w:author="Nicholas Alvaro Coles" w:date="2023-02-17T15:51:00Z">
        <w:r w:rsidR="002B4009">
          <w:t>—but</w:t>
        </w:r>
      </w:ins>
      <w:ins w:id="283" w:author="Nicholas Alvaro Coles" w:date="2023-02-17T15:52:00Z">
        <w:r w:rsidR="002B4009">
          <w:t xml:space="preserve"> </w:t>
        </w:r>
      </w:ins>
      <w:del w:id="284" w:author="Nicholas Alvaro Coles" w:date="2023-02-17T15:52:00Z">
        <w:r w:rsidDel="002B4009">
          <w:delText xml:space="preserve">but </w:delText>
        </w:r>
      </w:del>
      <w:r>
        <w:t xml:space="preserve">it was not anticipated when we </w:t>
      </w:r>
      <w:del w:id="285" w:author="Nicholas Alvaro Coles" w:date="2023-02-17T15:52:00Z">
        <w:r w:rsidDel="002B4009">
          <w:delText xml:space="preserve">developed </w:delText>
        </w:r>
      </w:del>
      <w:ins w:id="286" w:author="Nicholas Alvaro Coles" w:date="2023-02-17T15:52:00Z">
        <w:r w:rsidR="002B4009">
          <w:t xml:space="preserve">pre-registered </w:t>
        </w:r>
      </w:ins>
      <w:r>
        <w:t>our analysis plan.</w:t>
      </w:r>
    </w:p>
    <w:p w14:paraId="289A12EB" w14:textId="39743E76" w:rsidR="006940D1" w:rsidRDefault="00000000">
      <w:pPr>
        <w:pStyle w:val="BodyText"/>
      </w:pPr>
      <w:r>
        <w:lastRenderedPageBreak/>
        <w:t xml:space="preserve">As an exploratory analysis, we fit a three-level meta-analysis with student status, data collection medium, and payment status entered as effect-coded factors. </w:t>
      </w:r>
      <w:del w:id="287" w:author="Nicholas Alvaro Coles" w:date="2023-02-17T15:52:00Z">
        <w:r w:rsidDel="002B4009">
          <w:delText>Although i</w:delText>
        </w:r>
      </w:del>
      <w:ins w:id="288" w:author="Nicholas Alvaro Coles" w:date="2023-02-17T15:52:00Z">
        <w:r w:rsidR="002B4009">
          <w:t xml:space="preserve">The results should be </w:t>
        </w:r>
      </w:ins>
      <w:ins w:id="289" w:author="Nicholas Alvaro Coles" w:date="2023-02-17T15:53:00Z">
        <w:r w:rsidR="002B4009">
          <w:t xml:space="preserve">interpreted with some skepticism because </w:t>
        </w:r>
      </w:ins>
      <w:del w:id="290" w:author="Nicholas Alvaro Coles" w:date="2023-02-17T15:52:00Z">
        <w:r w:rsidDel="002B4009">
          <w:delText xml:space="preserve">t is </w:delText>
        </w:r>
      </w:del>
      <w:del w:id="291" w:author="Nicholas Alvaro Coles" w:date="2023-02-17T15:53:00Z">
        <w:r w:rsidDel="002B4009">
          <w:delText xml:space="preserve">possible that this </w:delText>
        </w:r>
      </w:del>
      <w:ins w:id="292" w:author="Nicholas Alvaro Coles" w:date="2023-02-17T15:53:00Z">
        <w:r w:rsidR="002B4009">
          <w:t xml:space="preserve">the </w:t>
        </w:r>
      </w:ins>
      <w:r>
        <w:t xml:space="preserve">model </w:t>
      </w:r>
      <w:del w:id="293" w:author="Nicholas Alvaro Coles" w:date="2023-02-17T15:53:00Z">
        <w:r w:rsidDel="002B4009">
          <w:delText xml:space="preserve">was </w:delText>
        </w:r>
      </w:del>
      <w:ins w:id="294" w:author="Nicholas Alvaro Coles" w:date="2023-02-17T15:53:00Z">
        <w:r w:rsidR="002B4009">
          <w:t xml:space="preserve">may be </w:t>
        </w:r>
      </w:ins>
      <w:r>
        <w:t>overfit</w:t>
      </w:r>
      <w:ins w:id="295" w:author="Nicholas Alvaro Coles" w:date="2023-02-17T15:52:00Z">
        <w:r w:rsidR="002B4009">
          <w:t>.</w:t>
        </w:r>
      </w:ins>
      <w:del w:id="296" w:author="Nicholas Alvaro Coles" w:date="2023-02-17T15:52:00Z">
        <w:r w:rsidDel="002B4009">
          <w:delText>,</w:delText>
        </w:r>
      </w:del>
      <w:r>
        <w:t xml:space="preserve"> </w:t>
      </w:r>
      <w:ins w:id="297" w:author="Nicholas Alvaro Coles" w:date="2023-02-17T15:53:00Z">
        <w:r w:rsidR="002B4009">
          <w:t xml:space="preserve">Nonetheless, this exploratory analysis indicated that </w:t>
        </w:r>
      </w:ins>
      <w:r>
        <w:t>student status</w:t>
      </w:r>
      <w:ins w:id="298" w:author="Nicholas Alvaro Coles" w:date="2023-02-17T15:53:00Z">
        <w:r w:rsidR="002B4009">
          <w:t xml:space="preserve">—but </w:t>
        </w:r>
      </w:ins>
      <w:del w:id="299" w:author="Nicholas Alvaro Coles" w:date="2023-02-17T15:53:00Z">
        <w:r w:rsidDel="002B4009">
          <w:delText xml:space="preserve">–but </w:delText>
        </w:r>
      </w:del>
      <w:r>
        <w:t xml:space="preserve">not data collection medium </w:t>
      </w:r>
      <w:del w:id="300" w:author="Nicholas Alvaro Coles" w:date="2023-02-17T15:53:00Z">
        <w:r w:rsidDel="002B4009">
          <w:delText xml:space="preserve">and </w:delText>
        </w:r>
      </w:del>
      <w:ins w:id="301" w:author="Nicholas Alvaro Coles" w:date="2023-02-17T15:53:00Z">
        <w:r w:rsidR="002B4009">
          <w:t xml:space="preserve">or </w:t>
        </w:r>
      </w:ins>
      <w:r>
        <w:t>payment status</w:t>
      </w:r>
      <w:ins w:id="302" w:author="Nicholas Alvaro Coles" w:date="2023-02-17T15:53:00Z">
        <w:r w:rsidR="002B4009">
          <w:t xml:space="preserve">—was a </w:t>
        </w:r>
      </w:ins>
      <w:del w:id="303" w:author="Nicholas Alvaro Coles" w:date="2023-02-17T15:53:00Z">
        <w:r w:rsidDel="002B4009">
          <w:delText xml:space="preserve">–were </w:delText>
        </w:r>
      </w:del>
      <w:r>
        <w:t>significant</w:t>
      </w:r>
      <w:ins w:id="304" w:author="Nicholas Alvaro Coles" w:date="2023-02-17T15:53:00Z">
        <w:r w:rsidR="002B4009">
          <w:t xml:space="preserve"> moderator of demand effects.</w:t>
        </w:r>
      </w:ins>
      <w:ins w:id="305" w:author="Nicholas Alvaro Coles" w:date="2023-02-17T15:54:00Z">
        <w:r w:rsidR="002B4009">
          <w:t xml:space="preserve"> </w:t>
        </w:r>
      </w:ins>
      <w:del w:id="306" w:author="Nicholas Alvaro Coles" w:date="2023-02-17T15:53:00Z">
        <w:r w:rsidDel="002B4009">
          <w:delText>l</w:delText>
        </w:r>
      </w:del>
      <w:ins w:id="307" w:author="Nicholas Alvaro Coles" w:date="2023-02-17T15:54:00Z">
        <w:r w:rsidR="000B49A5">
          <w:t>In other words</w:t>
        </w:r>
        <w:r w:rsidR="002B4009">
          <w:t xml:space="preserve">, </w:t>
        </w:r>
        <w:r w:rsidR="000B49A5">
          <w:t xml:space="preserve">only </w:t>
        </w:r>
        <w:r w:rsidR="002B4009">
          <w:t>student</w:t>
        </w:r>
        <w:r w:rsidR="000B49A5">
          <w:t xml:space="preserve"> status is robustly associated with differences in demand effects.</w:t>
        </w:r>
      </w:ins>
      <w:del w:id="308" w:author="Nicholas Alvaro Coles" w:date="2023-02-17T15:53:00Z">
        <w:r w:rsidDel="002B4009">
          <w:delText>y</w:delText>
        </w:r>
      </w:del>
      <w:del w:id="309" w:author="Nicholas Alvaro Coles" w:date="2023-02-17T15:54:00Z">
        <w:r w:rsidDel="002B4009">
          <w:delText xml:space="preserve"> associated with differences in effect size.</w:delText>
        </w:r>
      </w:del>
    </w:p>
    <w:p w14:paraId="39D49AE9" w14:textId="77777777" w:rsidR="006940D1" w:rsidRDefault="00000000">
      <w:pPr>
        <w:pStyle w:val="Heading3"/>
        <w:framePr w:wrap="around"/>
      </w:pPr>
      <w:bookmarkStart w:id="310" w:name="publication-bias-analyses-1"/>
      <w:bookmarkEnd w:id="252"/>
      <w:bookmarkEnd w:id="267"/>
      <w:r>
        <w:t>Publication bias analyses.</w:t>
      </w:r>
    </w:p>
    <w:p w14:paraId="2C47B8CF" w14:textId="024D989E" w:rsidR="006940D1" w:rsidRDefault="00000000">
      <w:pPr>
        <w:pStyle w:val="FirstParagraph"/>
      </w:pPr>
      <w:r>
        <w:t xml:space="preserve">Overall, publication bias analyses were inconclusive. For instance, a funnel plot containing all effect sizes appeared to indicate that publication bias favored instances where participants’ responses shifted in a </w:t>
      </w:r>
      <w:ins w:id="311" w:author="Nicholas Alvaro Coles" w:date="2023-02-17T15:54:00Z">
        <w:r w:rsidR="000B49A5">
          <w:t>hypothesis</w:t>
        </w:r>
      </w:ins>
      <w:ins w:id="312" w:author="Nicholas Alvaro Coles" w:date="2023-02-17T15:55:00Z">
        <w:r w:rsidR="000B49A5">
          <w:t xml:space="preserve">-consistent </w:t>
        </w:r>
      </w:ins>
      <w:r>
        <w:t>manner</w:t>
      </w:r>
      <w:del w:id="313" w:author="Nicholas Alvaro Coles" w:date="2023-02-17T15:55:00Z">
        <w:r w:rsidDel="000B49A5">
          <w:delText xml:space="preserve"> consistent with the communicated hypothesis</w:delText>
        </w:r>
      </w:del>
      <w:r>
        <w:t>. However, a funnel plot where non-independent effect sizes were aggregated appeared to indicate the opposite: that publication bias favored non-significant or hypothesis-inconsistent shifts in participants’ responses.</w:t>
      </w:r>
    </w:p>
    <w:p w14:paraId="5689A0B5" w14:textId="6CD622C6" w:rsidR="006940D1" w:rsidRDefault="00000000">
      <w:pPr>
        <w:pStyle w:val="BodyText"/>
      </w:pPr>
      <w:r>
        <w:t xml:space="preserve">Precision-effect tests </w:t>
      </w:r>
      <w:ins w:id="314" w:author="Nicholas Alvaro Coles" w:date="2023-02-17T15:55:00Z">
        <w:r w:rsidR="000B49A5">
          <w:t xml:space="preserve">similarly </w:t>
        </w:r>
      </w:ins>
      <w:r>
        <w:t xml:space="preserve">yielded opposite conclusions depending on whether </w:t>
      </w:r>
      <w:ins w:id="315" w:author="Nicholas Alvaro Coles" w:date="2023-02-17T15:56:00Z">
        <w:r w:rsidR="000B49A5">
          <w:t xml:space="preserve">we fit </w:t>
        </w:r>
      </w:ins>
      <w:ins w:id="316" w:author="Nicholas Alvaro Coles" w:date="2023-02-17T15:55:00Z">
        <w:r w:rsidR="000B49A5">
          <w:t xml:space="preserve">(a) </w:t>
        </w:r>
      </w:ins>
      <w:r>
        <w:t xml:space="preserve">3LMA </w:t>
      </w:r>
      <w:ins w:id="317" w:author="Nicholas Alvaro Coles" w:date="2023-02-17T15:55:00Z">
        <w:r w:rsidR="000B49A5">
          <w:t>with non-aggregated effect</w:t>
        </w:r>
      </w:ins>
      <w:ins w:id="318" w:author="Nicholas Alvaro Coles" w:date="2023-02-17T15:56:00Z">
        <w:r w:rsidR="000B49A5">
          <w:t xml:space="preserve"> size estimates</w:t>
        </w:r>
      </w:ins>
      <w:ins w:id="319" w:author="Nicholas Alvaro Coles" w:date="2023-02-17T15:55:00Z">
        <w:r w:rsidR="000B49A5">
          <w:t xml:space="preserve">, or (b) two-level meta-analysis with </w:t>
        </w:r>
      </w:ins>
      <w:del w:id="320" w:author="Nicholas Alvaro Coles" w:date="2023-02-17T15:55:00Z">
        <w:r w:rsidDel="000B49A5">
          <w:delText xml:space="preserve">or </w:delText>
        </w:r>
      </w:del>
      <w:r>
        <w:t xml:space="preserve">aggregated </w:t>
      </w:r>
      <w:del w:id="321" w:author="Nicholas Alvaro Coles" w:date="2023-02-17T15:56:00Z">
        <w:r w:rsidDel="000B49A5">
          <w:delText xml:space="preserve">non-independent </w:delText>
        </w:r>
      </w:del>
      <w:ins w:id="322" w:author="Nicholas Alvaro Coles" w:date="2023-02-17T15:56:00Z">
        <w:r w:rsidR="000B49A5">
          <w:t xml:space="preserve">dependent </w:t>
        </w:r>
        <w:r w:rsidR="000B49A5">
          <w:t>effect size estimates</w:t>
        </w:r>
      </w:ins>
      <w:del w:id="323" w:author="Nicholas Alvaro Coles" w:date="2023-02-17T15:56:00Z">
        <w:r w:rsidDel="000B49A5">
          <w:delText>effect sizes were used</w:delText>
        </w:r>
      </w:del>
      <w:r>
        <w:t xml:space="preserve">. </w:t>
      </w:r>
      <w:ins w:id="324" w:author="Nicholas Alvaro Coles" w:date="2023-02-17T15:57:00Z">
        <w:r w:rsidR="000B49A5">
          <w:t>On one hand, p</w:t>
        </w:r>
      </w:ins>
      <w:del w:id="325" w:author="Nicholas Alvaro Coles" w:date="2023-02-17T15:57:00Z">
        <w:r w:rsidDel="000B49A5">
          <w:delText>P</w:delText>
        </w:r>
      </w:del>
      <w:r>
        <w:t xml:space="preserve">recision-effect tests with 3LMA provided a non-significant estimate of publication bias that favored </w:t>
      </w:r>
      <w:del w:id="326" w:author="Nicholas Alvaro Coles" w:date="2023-02-17T15:56:00Z">
        <w:r w:rsidDel="000B49A5">
          <w:delText xml:space="preserve">positive effect sizes (i.e., </w:delText>
        </w:r>
      </w:del>
      <w:r>
        <w:t>hypothesis-consistent shifts in participants’ responses</w:t>
      </w:r>
      <w:del w:id="327" w:author="Nicholas Alvaro Coles" w:date="2023-02-17T15:56:00Z">
        <w:r w:rsidDel="000B49A5">
          <w:delText>)</w:delText>
        </w:r>
      </w:del>
      <w:r>
        <w:t xml:space="preserve">,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w:t>
      </w:r>
      <w:ins w:id="328" w:author="Nicholas Alvaro Coles" w:date="2023-02-17T15:57:00Z">
        <w:r w:rsidR="000B49A5">
          <w:t xml:space="preserve">, </w:t>
        </w:r>
      </w:ins>
      <w:del w:id="329" w:author="Nicholas Alvaro Coles" w:date="2023-02-17T15:57:00Z">
        <w:r w:rsidDel="000B49A5">
          <w:delText xml:space="preserve"> </w:delText>
        </w:r>
      </w:del>
      <m:oMath>
        <m:r>
          <w:rPr>
            <w:rFonts w:ascii="Cambria Math" w:hAnsi="Cambria Math"/>
          </w:rPr>
          <m:t>d</m:t>
        </m:r>
      </m:oMath>
      <w:r>
        <w:t xml:space="preserve"> = 0.06, 95% CI [-0.16, 0.27], </w:t>
      </w:r>
      <m:oMath>
        <m:r>
          <w:rPr>
            <w:rFonts w:ascii="Cambria Math" w:hAnsi="Cambria Math"/>
          </w:rPr>
          <m:t>p</m:t>
        </m:r>
      </m:oMath>
      <w:r>
        <w:t xml:space="preserve"> = .606. </w:t>
      </w:r>
      <w:ins w:id="330" w:author="Nicholas Alvaro Coles" w:date="2023-02-17T15:57:00Z">
        <w:r w:rsidR="000B49A5">
          <w:t>On the other hand, two-level p</w:t>
        </w:r>
      </w:ins>
      <w:del w:id="331" w:author="Nicholas Alvaro Coles" w:date="2023-02-17T15:57:00Z">
        <w:r w:rsidDel="000B49A5">
          <w:delText>P</w:delText>
        </w:r>
      </w:del>
      <w:r>
        <w:t xml:space="preserve">recision-effect tests with aggregated </w:t>
      </w:r>
      <w:del w:id="332" w:author="Nicholas Alvaro Coles" w:date="2023-02-17T15:57:00Z">
        <w:r w:rsidDel="000B49A5">
          <w:delText xml:space="preserve">non-independent </w:delText>
        </w:r>
      </w:del>
      <w:ins w:id="333" w:author="Nicholas Alvaro Coles" w:date="2023-02-17T15:57:00Z">
        <w:r w:rsidR="000B49A5">
          <w:t xml:space="preserve">dependent </w:t>
        </w:r>
      </w:ins>
      <w:r>
        <w:t>effect size</w:t>
      </w:r>
      <w:ins w:id="334" w:author="Nicholas Alvaro Coles" w:date="2023-02-17T15:57:00Z">
        <w:r w:rsidR="000B49A5">
          <w:t xml:space="preserve"> estimates</w:t>
        </w:r>
      </w:ins>
      <w:del w:id="335" w:author="Nicholas Alvaro Coles" w:date="2023-02-17T15:57:00Z">
        <w:r w:rsidDel="000B49A5">
          <w:delText>s</w:delText>
        </w:r>
      </w:del>
      <w:ins w:id="336" w:author="Nicholas Alvaro Coles" w:date="2023-02-17T15:57:00Z">
        <w:r w:rsidR="000B49A5">
          <w:t xml:space="preserve"> </w:t>
        </w:r>
      </w:ins>
      <w:del w:id="337" w:author="Nicholas Alvaro Coles" w:date="2023-02-17T15:57:00Z">
        <w:r w:rsidDel="000B49A5">
          <w:delText xml:space="preserve">, however, estimated </w:delText>
        </w:r>
      </w:del>
      <w:ins w:id="338" w:author="Nicholas Alvaro Coles" w:date="2023-02-17T15:57:00Z">
        <w:r w:rsidR="000B49A5">
          <w:t xml:space="preserve">yielded </w:t>
        </w:r>
      </w:ins>
      <w:r>
        <w:t>the opposite</w:t>
      </w:r>
      <w:ins w:id="339" w:author="Nicholas Alvaro Coles" w:date="2023-02-17T15:57:00Z">
        <w:r w:rsidR="000B49A5">
          <w:t xml:space="preserve"> conclusion</w:t>
        </w:r>
      </w:ins>
      <w:r>
        <w:t xml:space="preserve">: that there was a slightly (but not statistically significant) 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t>
      </w:r>
      <w:r>
        <w:lastRenderedPageBreak/>
        <w:t xml:space="preserve">words, depending on how dependencies were handled, precision-effect tests yielded inconsistent conclusions about the direction of publication bias and the </w:t>
      </w:r>
      <w:del w:id="340" w:author="Nicholas Alvaro Coles" w:date="2023-02-17T15:58:00Z">
        <w:r w:rsidDel="000B49A5">
          <w:delText xml:space="preserve">statistical </w:delText>
        </w:r>
      </w:del>
      <w:r>
        <w:t>significance of the bias-corrected overall effect of demand characteristics.</w:t>
      </w:r>
    </w:p>
    <w:p w14:paraId="78E732D7" w14:textId="34958106" w:rsidR="006940D1" w:rsidRDefault="00000000" w:rsidP="000B49A5">
      <w:pPr>
        <w:pStyle w:val="BodyText"/>
      </w:pPr>
      <w:del w:id="341" w:author="Nicholas Alvaro Coles" w:date="2023-02-17T15:58:00Z">
        <w:r w:rsidDel="000B49A5">
          <w:delText xml:space="preserve">The </w:delText>
        </w:r>
      </w:del>
      <w:ins w:id="342" w:author="Nicholas Alvaro Coles" w:date="2023-02-17T15:58:00Z">
        <w:r w:rsidR="000B49A5">
          <w:t>A</w:t>
        </w:r>
        <w:r w:rsidR="000B49A5">
          <w:t xml:space="preserve"> </w:t>
        </w:r>
      </w:ins>
      <w:r>
        <w:t xml:space="preserve">weight-function model suggested that better fit was achieved with a model indicating that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w:t>
      </w:r>
      <w:ins w:id="343" w:author="Nicholas Alvaro Coles" w:date="2023-02-17T16:00:00Z">
        <w:r w:rsidR="000B49A5">
          <w:t xml:space="preserve">A comparison of </w:t>
        </w:r>
      </w:ins>
      <w:del w:id="344" w:author="Nicholas Alvaro Coles" w:date="2023-02-17T16:00:00Z">
        <w:r w:rsidDel="000B49A5">
          <w:delText xml:space="preserve">We did not, however, find evidence that effect sizes differed among </w:delText>
        </w:r>
      </w:del>
      <w:r>
        <w:t>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w:t>
      </w:r>
      <w:ins w:id="345" w:author="Nicholas Alvaro Coles" w:date="2023-02-17T16:01:00Z">
        <w:r w:rsidR="000B49A5">
          <w:t xml:space="preserve">yielded a similar pattern, although the difference was not statistically significant, </w:t>
        </w:r>
      </w:ins>
      <m:oMath>
        <m:r>
          <w:rPr>
            <w:rFonts w:ascii="Cambria Math" w:hAnsi="Cambria Math"/>
          </w:rPr>
          <m:t>F</m:t>
        </m:r>
      </m:oMath>
      <w:r>
        <w:t xml:space="preserve">(1, 193) = 1.08, </w:t>
      </w:r>
      <m:oMath>
        <m:r>
          <w:rPr>
            <w:rFonts w:ascii="Cambria Math" w:hAnsi="Cambria Math"/>
          </w:rPr>
          <m:t>p</m:t>
        </m:r>
      </m:oMath>
      <w:r>
        <w:t xml:space="preserve"> = .301.</w:t>
      </w:r>
    </w:p>
    <w:p w14:paraId="5896624E" w14:textId="77777777" w:rsidR="006940D1" w:rsidRDefault="00000000">
      <w:pPr>
        <w:pStyle w:val="CaptionedFigure"/>
      </w:pPr>
      <w:r>
        <w:rPr>
          <w:noProof/>
        </w:rPr>
        <w:lastRenderedPageBreak/>
        <w:drawing>
          <wp:inline distT="0" distB="0" distL="0" distR="0" wp14:anchorId="485C9A55" wp14:editId="23997E88">
            <wp:extent cx="5963478" cy="4128561"/>
            <wp:effectExtent l="0" t="0" r="0" b="0"/>
            <wp:docPr id="46" name="Picture" descr="Figure 3.  Funnel plot of raw (A) or aggregated (B) effect sizes plo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funnel-1.png"/>
                    <pic:cNvPicPr>
                      <a:picLocks noChangeAspect="1" noChangeArrowheads="1"/>
                    </pic:cNvPicPr>
                  </pic:nvPicPr>
                  <pic:blipFill>
                    <a:blip r:embed="rId14"/>
                    <a:stretch>
                      <a:fillRect/>
                    </a:stretch>
                  </pic:blipFill>
                  <pic:spPr bwMode="auto">
                    <a:xfrm>
                      <a:off x="0" y="0"/>
                      <a:ext cx="5963478" cy="4128561"/>
                    </a:xfrm>
                    <a:prstGeom prst="rect">
                      <a:avLst/>
                    </a:prstGeom>
                    <a:noFill/>
                    <a:ln w="9525">
                      <a:noFill/>
                      <a:headEnd/>
                      <a:tailEnd/>
                    </a:ln>
                  </pic:spPr>
                </pic:pic>
              </a:graphicData>
            </a:graphic>
          </wp:inline>
        </w:drawing>
      </w:r>
    </w:p>
    <w:p w14:paraId="1C464273" w14:textId="39E5EF79" w:rsidR="006940D1" w:rsidRDefault="00000000">
      <w:pPr>
        <w:pStyle w:val="ImageCaption"/>
      </w:pPr>
      <w:r>
        <w:rPr>
          <w:i/>
          <w:iCs/>
        </w:rPr>
        <w:t>Figure</w:t>
      </w:r>
      <w:r>
        <w:t xml:space="preserve"> </w:t>
      </w:r>
      <w:r>
        <w:rPr>
          <w:i/>
          <w:iCs/>
        </w:rPr>
        <w:t xml:space="preserve">3. </w:t>
      </w:r>
      <w:r>
        <w:t xml:space="preserve"> </w:t>
      </w:r>
      <w:del w:id="346" w:author="Nicholas Alvaro Coles" w:date="2023-02-17T16:01:00Z">
        <w:r w:rsidDel="000B49A5">
          <w:delText>Funnel plot of raw</w:delText>
        </w:r>
      </w:del>
      <w:ins w:id="347" w:author="Nicholas Alvaro Coles" w:date="2023-02-17T16:01:00Z">
        <w:r w:rsidR="000B49A5">
          <w:t>Raw</w:t>
        </w:r>
      </w:ins>
      <w:r>
        <w:t xml:space="preserve"> (A) or aggregated (B) effect sizes ploted against their corresponding standard errors.</w:t>
      </w:r>
    </w:p>
    <w:p w14:paraId="4E6FEFC5" w14:textId="77777777" w:rsidR="006940D1" w:rsidRDefault="00000000">
      <w:pPr>
        <w:pStyle w:val="Heading2"/>
      </w:pPr>
      <w:bookmarkStart w:id="348" w:name="discussion"/>
      <w:bookmarkEnd w:id="239"/>
      <w:bookmarkEnd w:id="310"/>
      <w:r>
        <w:t>Discussion</w:t>
      </w:r>
    </w:p>
    <w:p w14:paraId="374E4909" w14:textId="14340362" w:rsidR="006940D1" w:rsidRDefault="00000000" w:rsidP="00D43B59">
      <w:pPr>
        <w:pStyle w:val="FirstParagraph"/>
      </w:pPr>
      <w:r>
        <w:t xml:space="preserve">Study 1a provides the first quantitative synthesis of strict experimental tests of demand </w:t>
      </w:r>
      <w:del w:id="349" w:author="Nicholas Alvaro Coles" w:date="2023-02-17T16:01:00Z">
        <w:r w:rsidDel="000B49A5">
          <w:delText>effects</w:delText>
        </w:r>
      </w:del>
      <w:ins w:id="350" w:author="Nicholas Alvaro Coles" w:date="2023-02-17T16:01:00Z">
        <w:r w:rsidR="000B49A5">
          <w:t>characteristics</w:t>
        </w:r>
      </w:ins>
      <w:r>
        <w:t xml:space="preserve">. Overall, explicit manipulations of demand characteristics cause participants’ responses </w:t>
      </w:r>
      <w:del w:id="351" w:author="Nicholas Alvaro Coles" w:date="2023-02-17T16:02:00Z">
        <w:r w:rsidDel="000B49A5">
          <w:delText xml:space="preserve">tend </w:delText>
        </w:r>
      </w:del>
      <w:r>
        <w:t>to shift in a manner consistent with the communicated hypothesis. However, significant heterogeneity was observed. Using arbitrary thresholds, we estimated that 63% of demand characteristics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-81% produce negligible shifts in either direction (-0.10 &lt; </w:t>
      </w:r>
      <m:oMath>
        <m:r>
          <w:rPr>
            <w:rFonts w:ascii="Cambria Math" w:hAnsi="Cambria Math"/>
          </w:rPr>
          <m:t>d</m:t>
        </m:r>
      </m:oMath>
      <w:r>
        <w:t xml:space="preserve"> &gt; 0.10). Moderator analyses revealed </w:t>
      </w:r>
      <w:del w:id="352" w:author="Nicholas Alvaro Coles" w:date="2023-02-17T16:02:00Z">
        <w:r w:rsidDel="000B49A5">
          <w:delText xml:space="preserve">two </w:delText>
        </w:r>
      </w:del>
      <w:ins w:id="353" w:author="Nicholas Alvaro Coles" w:date="2023-02-17T16:02:00Z">
        <w:r w:rsidR="000B49A5">
          <w:t>three</w:t>
        </w:r>
        <w:r w:rsidR="000B49A5">
          <w:t xml:space="preserve"> </w:t>
        </w:r>
      </w:ins>
      <w:r>
        <w:t xml:space="preserve">study features that are associated with more hypothesis-consistent shifts in responses: (1) sampling student populations, (2) </w:t>
      </w:r>
      <w:r>
        <w:lastRenderedPageBreak/>
        <w:t xml:space="preserve">running studies in-person, and (3) communicating that </w:t>
      </w:r>
      <w:ins w:id="354" w:author="Nicholas Alvaro Coles" w:date="2023-02-17T16:03:00Z">
        <w:r w:rsidR="000B49A5">
          <w:t xml:space="preserve">the researchers hypothesizes there will be </w:t>
        </w:r>
      </w:ins>
      <w:r>
        <w:rPr>
          <w:i/>
          <w:iCs/>
        </w:rPr>
        <w:t>no</w:t>
      </w:r>
      <w:r>
        <w:t xml:space="preserve"> shift in </w:t>
      </w:r>
      <w:del w:id="355" w:author="Nicholas Alvaro Coles" w:date="2023-02-17T16:02:00Z">
        <w:r w:rsidDel="000B49A5">
          <w:delText xml:space="preserve">participant </w:delText>
        </w:r>
      </w:del>
      <w:r>
        <w:t xml:space="preserve">responses </w:t>
      </w:r>
      <w:del w:id="356" w:author="Nicholas Alvaro Coles" w:date="2023-02-17T16:03:00Z">
        <w:r w:rsidDel="000B49A5">
          <w:delText xml:space="preserve">is </w:delText>
        </w:r>
      </w:del>
      <w:del w:id="357" w:author="Nicholas Alvaro Coles" w:date="2023-02-17T16:02:00Z">
        <w:r w:rsidDel="000B49A5">
          <w:delText xml:space="preserve">expected </w:delText>
        </w:r>
      </w:del>
      <w:r>
        <w:t xml:space="preserve">(i.e., using “nil demand” manipulations). </w:t>
      </w:r>
      <w:ins w:id="358" w:author="Nicholas Alvaro Coles" w:date="2023-02-17T16:03:00Z">
        <w:r w:rsidR="000B49A5">
          <w:t xml:space="preserve">We also found non-significant evidence of increases in </w:t>
        </w:r>
      </w:ins>
      <w:del w:id="359" w:author="Nicholas Alvaro Coles" w:date="2023-02-17T16:03:00Z">
        <w:r w:rsidDel="000B49A5">
          <w:delText xml:space="preserve">Demand characteristics also tended to produce more </w:delText>
        </w:r>
      </w:del>
      <w:r>
        <w:t xml:space="preserve">hypothesis-consistent </w:t>
      </w:r>
      <w:del w:id="360" w:author="Nicholas Alvaro Coles" w:date="2023-02-17T16:03:00Z">
        <w:r w:rsidDel="000B49A5">
          <w:delText xml:space="preserve">shifts in </w:delText>
        </w:r>
      </w:del>
      <w:r>
        <w:t>respon</w:t>
      </w:r>
      <w:ins w:id="361" w:author="Nicholas Alvaro Coles" w:date="2023-02-17T16:04:00Z">
        <w:r w:rsidR="000B49A5">
          <w:t>ding</w:t>
        </w:r>
      </w:ins>
      <w:del w:id="362" w:author="Nicholas Alvaro Coles" w:date="2023-02-17T16:04:00Z">
        <w:r w:rsidDel="000B49A5">
          <w:delText>ses</w:delText>
        </w:r>
      </w:del>
      <w:r>
        <w:t xml:space="preserve"> when participants were paid</w:t>
      </w:r>
      <w:ins w:id="363" w:author="Nicholas Alvaro Coles" w:date="2023-02-17T16:04:00Z">
        <w:r w:rsidR="000B49A5">
          <w:t>. However, attempts to unconfound</w:t>
        </w:r>
        <w:r w:rsidR="00D43B59">
          <w:t xml:space="preserve"> these moderator analyses failed to provide robust evidence of moderation by </w:t>
        </w:r>
      </w:ins>
      <w:ins w:id="364" w:author="Nicholas Alvaro Coles" w:date="2023-02-17T16:05:00Z">
        <w:r w:rsidR="00D43B59">
          <w:t>in-person and payment status. Furthermore</w:t>
        </w:r>
      </w:ins>
      <w:del w:id="365" w:author="Nicholas Alvaro Coles" w:date="2023-02-17T16:05:00Z">
        <w:r w:rsidDel="00D43B59">
          <w:delText>—although this difference was not statistically significant. Unfortunately, though</w:delText>
        </w:r>
      </w:del>
      <w:r>
        <w:t xml:space="preserve">, publication bias analyses yielded </w:t>
      </w:r>
      <w:del w:id="366" w:author="Nicholas Alvaro Coles" w:date="2023-02-17T16:05:00Z">
        <w:r w:rsidDel="00D43B59">
          <w:delText xml:space="preserve">inconsistent </w:delText>
        </w:r>
      </w:del>
      <w:ins w:id="367" w:author="Nicholas Alvaro Coles" w:date="2023-02-17T16:05:00Z">
        <w:r w:rsidR="00D43B59">
          <w:t xml:space="preserve">opposite </w:t>
        </w:r>
      </w:ins>
      <w:r>
        <w:t>conclusions about the direction and impact of publication bias.</w:t>
      </w:r>
      <w:ins w:id="368" w:author="Nicholas Alvaro Coles" w:date="2023-02-17T16:06:00Z">
        <w:r w:rsidR="00D43B59">
          <w:t xml:space="preserve"> Consequently, these results are non-definitive.</w:t>
        </w:r>
      </w:ins>
    </w:p>
    <w:p w14:paraId="5154AA65" w14:textId="6C94E01E" w:rsidR="006940D1" w:rsidRDefault="00000000">
      <w:pPr>
        <w:pStyle w:val="BodyText"/>
      </w:pPr>
      <w:del w:id="369" w:author="Nicholas Alvaro Coles" w:date="2023-02-17T16:06:00Z">
        <w:r w:rsidDel="00D43B59">
          <w:delText xml:space="preserve">Although </w:delText>
        </w:r>
      </w:del>
      <w:r>
        <w:t xml:space="preserve">Study 1a </w:t>
      </w:r>
      <w:del w:id="370" w:author="Nicholas Alvaro Coles" w:date="2023-02-17T16:06:00Z">
        <w:r w:rsidDel="00D43B59">
          <w:delText xml:space="preserve">provides </w:delText>
        </w:r>
      </w:del>
      <w:ins w:id="371" w:author="Nicholas Alvaro Coles" w:date="2023-02-17T16:06:00Z">
        <w:r w:rsidR="00D43B59">
          <w:t xml:space="preserve">provides preliminary insights </w:t>
        </w:r>
      </w:ins>
      <w:del w:id="372" w:author="Nicholas Alvaro Coles" w:date="2023-02-17T16:06:00Z">
        <w:r w:rsidDel="00D43B59">
          <w:delText xml:space="preserve">some information about </w:delText>
        </w:r>
      </w:del>
      <w:ins w:id="373" w:author="Nicholas Alvaro Coles" w:date="2023-02-17T16:06:00Z">
        <w:r w:rsidR="00D43B59">
          <w:t xml:space="preserve">on </w:t>
        </w:r>
      </w:ins>
      <w:r>
        <w:t xml:space="preserve">the magnitude, consistency, and </w:t>
      </w:r>
      <w:del w:id="374" w:author="Nicholas Alvaro Coles" w:date="2023-02-17T16:06:00Z">
        <w:r w:rsidDel="00D43B59">
          <w:delText xml:space="preserve">potential </w:delText>
        </w:r>
      </w:del>
      <w:r>
        <w:t>contextual moderators of demand effects</w:t>
      </w:r>
      <w:ins w:id="375" w:author="Nicholas Alvaro Coles" w:date="2023-02-17T16:06:00Z">
        <w:r w:rsidR="00D43B59">
          <w:t>. However,</w:t>
        </w:r>
      </w:ins>
      <w:del w:id="376" w:author="Nicholas Alvaro Coles" w:date="2023-02-17T16:06:00Z">
        <w:r w:rsidDel="00D43B59">
          <w:delText>,</w:delText>
        </w:r>
      </w:del>
      <w:r>
        <w:t xml:space="preserve"> it </w:t>
      </w:r>
      <w:del w:id="377" w:author="Nicholas Alvaro Coles" w:date="2023-02-17T16:06:00Z">
        <w:r w:rsidDel="00D43B59">
          <w:delText xml:space="preserve">does not </w:delText>
        </w:r>
      </w:del>
      <w:ins w:id="378" w:author="Nicholas Alvaro Coles" w:date="2023-02-17T16:07:00Z">
        <w:r w:rsidR="00D43B59">
          <w:t xml:space="preserve">was not designed to evaluate </w:t>
        </w:r>
      </w:ins>
      <w:del w:id="379" w:author="Nicholas Alvaro Coles" w:date="2023-02-17T16:07:00Z">
        <w:r w:rsidDel="00D43B59">
          <w:delText xml:space="preserve">address </w:delText>
        </w:r>
      </w:del>
      <w:r>
        <w:t>outstanding questions regarding the extent to which these effects are driven by response bias vs. placebo</w:t>
      </w:r>
      <w:ins w:id="380" w:author="Nicholas Alvaro Coles" w:date="2023-02-17T16:07:00Z">
        <w:r w:rsidR="00D43B59">
          <w:t xml:space="preserve"> effects</w:t>
        </w:r>
      </w:ins>
      <w:r>
        <w:t xml:space="preserve">. For example, consider our finding that demand characteristics tend to produce more hypothesis-consistent shifts </w:t>
      </w:r>
      <w:ins w:id="381" w:author="Nicholas Alvaro Coles" w:date="2023-02-17T16:07:00Z">
        <w:r w:rsidR="00D43B59">
          <w:t xml:space="preserve">in </w:t>
        </w:r>
      </w:ins>
      <w:r>
        <w:t xml:space="preserve">responses when </w:t>
      </w:r>
      <w:del w:id="382" w:author="Nicholas Alvaro Coles" w:date="2023-02-17T16:07:00Z">
        <w:r w:rsidDel="00D43B59">
          <w:delText xml:space="preserve">working with </w:delText>
        </w:r>
      </w:del>
      <w:r>
        <w:t>student</w:t>
      </w:r>
      <w:ins w:id="383" w:author="Nicholas Alvaro Coles" w:date="2023-02-17T16:07:00Z">
        <w:r w:rsidR="00D43B59">
          <w:t>s</w:t>
        </w:r>
      </w:ins>
      <w:r>
        <w:t xml:space="preserve"> </w:t>
      </w:r>
      <w:del w:id="384" w:author="Nicholas Alvaro Coles" w:date="2023-02-17T16:07:00Z">
        <w:r w:rsidDel="00D43B59">
          <w:delText xml:space="preserve">vs. non-student </w:delText>
        </w:r>
      </w:del>
      <w:ins w:id="385" w:author="Nicholas Alvaro Coles" w:date="2023-02-17T16:07:00Z">
        <w:r w:rsidR="00D43B59">
          <w:t>are sampled</w:t>
        </w:r>
      </w:ins>
      <w:del w:id="386" w:author="Nicholas Alvaro Coles" w:date="2023-02-17T16:07:00Z">
        <w:r w:rsidDel="00D43B59">
          <w:delText>samples</w:delText>
        </w:r>
      </w:del>
      <w:r>
        <w:t xml:space="preserve">. If this is true, it may occur because students are more motivated to help the experimenter confirm their hypothesis (a response bias). Alternatively, it may occur because students are more likely to </w:t>
      </w:r>
      <w:r w:rsidRPr="00D43B59">
        <w:rPr>
          <w:i/>
          <w:iCs/>
          <w:rPrChange w:id="387" w:author="Nicholas Alvaro Coles" w:date="2023-02-17T16:07:00Z">
            <w:rPr/>
          </w:rPrChange>
        </w:rPr>
        <w:t>believe</w:t>
      </w:r>
      <w:r>
        <w:t xml:space="preserve"> the communicated hypothesis (a placebo effect). In other words, although we have preliminary evidence of contextual modifiers of demand effects, we still lack an explanation of why these contexts </w:t>
      </w:r>
      <w:del w:id="388" w:author="Nicholas Alvaro Coles" w:date="2023-02-17T16:08:00Z">
        <w:r w:rsidDel="00D43B59">
          <w:delText xml:space="preserve">might </w:delText>
        </w:r>
      </w:del>
      <w:r>
        <w:t>matter and how demand effects work more broadly. In Study 1b, we begin investigating this outstanding issue through an extension of the meta-analysis.</w:t>
      </w:r>
    </w:p>
    <w:p w14:paraId="3819D383" w14:textId="77777777" w:rsidR="006940D1" w:rsidRDefault="00000000">
      <w:pPr>
        <w:pStyle w:val="Heading1"/>
      </w:pPr>
      <w:bookmarkStart w:id="389" w:name="study-1b"/>
      <w:bookmarkEnd w:id="193"/>
      <w:bookmarkEnd w:id="348"/>
      <w:r>
        <w:t>Study 1b</w:t>
      </w:r>
    </w:p>
    <w:p w14:paraId="51D414DE" w14:textId="45473C75" w:rsidR="006940D1" w:rsidRDefault="00000000">
      <w:pPr>
        <w:pStyle w:val="FirstParagraph"/>
      </w:pPr>
      <w:r>
        <w:t xml:space="preserve">Study 1b was designed to examine whether </w:t>
      </w:r>
      <w:ins w:id="390" w:author="Nicholas Alvaro Coles" w:date="2023-02-17T16:09:00Z">
        <w:r w:rsidR="00D43B59">
          <w:t xml:space="preserve">the </w:t>
        </w:r>
      </w:ins>
      <w:ins w:id="391" w:author="Nicholas Alvaro Coles" w:date="2023-02-17T16:10:00Z">
        <w:r w:rsidR="00D43B59">
          <w:t xml:space="preserve">meta-analytic </w:t>
        </w:r>
        <w:r w:rsidR="00D43B59">
          <w:t xml:space="preserve">effect size variability </w:t>
        </w:r>
      </w:ins>
      <w:del w:id="392" w:author="Nicholas Alvaro Coles" w:date="2023-02-17T16:09:00Z">
        <w:r w:rsidDel="00D43B59">
          <w:delText xml:space="preserve">variability in the effect sizes observed in the Study 1a meta-analysis </w:delText>
        </w:r>
      </w:del>
      <w:r>
        <w:t xml:space="preserve">can be explained by factors theorized to underlie response biases (i.e., motivation and opportunity to adjust responses) and placebo effects (i.e., belief in the experimenter’s hypothesis; Figure 1). </w:t>
      </w:r>
      <w:r>
        <w:lastRenderedPageBreak/>
        <w:t>Unfortunately, these factors were rarely measured in the studies included in the meta-analysis. (See General Discussion for our call for more direct tests of underlying mechanisms.) Thus, we (a) estimated the</w:t>
      </w:r>
      <w:ins w:id="393" w:author="Nicholas Alvaro Coles" w:date="2023-02-17T16:09:00Z">
        <w:r w:rsidR="00D43B59">
          <w:t>ir</w:t>
        </w:r>
      </w:ins>
      <w:r>
        <w:t xml:space="preserve"> values </w:t>
      </w:r>
      <w:del w:id="394" w:author="Nicholas Alvaro Coles" w:date="2023-02-17T16:09:00Z">
        <w:r w:rsidDel="00D43B59">
          <w:delText xml:space="preserve">of these factors </w:delText>
        </w:r>
      </w:del>
      <w:r>
        <w:t>through a new set of participants and then (b) tested their moderating role by entering the values into meta-regressions. Also through meta-regression, we examined whether a new set of participants could retroactively predict the effects of the demand characteristic manipulations in the Study 1a meta-analysis.</w:t>
      </w:r>
    </w:p>
    <w:p w14:paraId="50315F0A" w14:textId="77777777" w:rsidR="006940D1" w:rsidRDefault="00000000">
      <w:pPr>
        <w:pStyle w:val="Heading2"/>
      </w:pPr>
      <w:bookmarkStart w:id="395" w:name="methodology-1"/>
      <w:r>
        <w:t>Methodology</w:t>
      </w:r>
    </w:p>
    <w:p w14:paraId="1117ED09" w14:textId="6E35224A" w:rsidR="006940D1"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w:t>
      </w:r>
      <w:del w:id="396" w:author="Nicholas Alvaro Coles" w:date="2023-02-17T16:10:00Z">
        <w:r w:rsidDel="00D43B59">
          <w:delText>s</w:delText>
        </w:r>
      </w:del>
      <w:r>
        <w:t xml:space="preserve"> manipulations (positive and negative demand) and two dependent variables (measures of verbal and spatial reasoning). Thus, we created four vignettes for this study (see Figure 4).</w:t>
      </w:r>
    </w:p>
    <w:p w14:paraId="5DED230C" w14:textId="77777777" w:rsidR="006940D1" w:rsidRDefault="00000000">
      <w:pPr>
        <w:pStyle w:val="BodyText"/>
      </w:pPr>
      <w:r>
        <w:t>In total, there were 119 vignettes. We did not create vignettes for control conditions because participants were not given information about the experimenter’s hypothesis. Because there were no explicit demand characteristics to act upon, we left motivation, belief, and opportunity values blank for this condition.</w:t>
      </w:r>
    </w:p>
    <w:p w14:paraId="6D6666B6" w14:textId="77777777" w:rsidR="006940D1" w:rsidRDefault="00000000">
      <w:pPr>
        <w:pStyle w:val="CaptionedFigure"/>
      </w:pPr>
      <w:r>
        <w:rPr>
          <w:noProof/>
        </w:rPr>
        <w:lastRenderedPageBreak/>
        <w:drawing>
          <wp:inline distT="0" distB="0" distL="0" distR="0" wp14:anchorId="5297DE1A" wp14:editId="27307C37">
            <wp:extent cx="5969000" cy="3743540"/>
            <wp:effectExtent l="0" t="0" r="0" b="0"/>
            <wp:docPr id="53" name="Picture" descr="Figure 4.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4" name="Picture" descr="images/metaware_vigs.png"/>
                    <pic:cNvPicPr>
                      <a:picLocks noChangeAspect="1" noChangeArrowheads="1"/>
                    </pic:cNvPicPr>
                  </pic:nvPicPr>
                  <pic:blipFill>
                    <a:blip r:embed="rId15"/>
                    <a:stretch>
                      <a:fillRect/>
                    </a:stretch>
                  </pic:blipFill>
                  <pic:spPr bwMode="auto">
                    <a:xfrm>
                      <a:off x="0" y="0"/>
                      <a:ext cx="5969000" cy="3743540"/>
                    </a:xfrm>
                    <a:prstGeom prst="rect">
                      <a:avLst/>
                    </a:prstGeom>
                    <a:noFill/>
                    <a:ln w="9525">
                      <a:noFill/>
                      <a:headEnd/>
                      <a:tailEnd/>
                    </a:ln>
                  </pic:spPr>
                </pic:pic>
              </a:graphicData>
            </a:graphic>
          </wp:inline>
        </w:drawing>
      </w:r>
    </w:p>
    <w:p w14:paraId="0C7F4EC7" w14:textId="77777777" w:rsidR="006940D1" w:rsidRDefault="00000000">
      <w:pPr>
        <w:pStyle w:val="ImageCaption"/>
      </w:pPr>
      <w:r>
        <w:rPr>
          <w:i/>
          <w:iCs/>
        </w:rPr>
        <w:t>Figure</w:t>
      </w:r>
      <w:r>
        <w:t xml:space="preserve"> </w:t>
      </w:r>
      <w:r>
        <w:rPr>
          <w:i/>
          <w:iCs/>
        </w:rPr>
        <w:t xml:space="preserve">4. </w:t>
      </w:r>
      <w:r>
        <w:t xml:space="preserve"> Vignettes for Standing et al. (2008), which described the key details for each demand characteristic condition (bolded and underlined) and dependent variable (bolded and italicized) combination.</w:t>
      </w:r>
    </w:p>
    <w:p w14:paraId="0AFDE91C" w14:textId="072325D1" w:rsidR="006940D1" w:rsidRDefault="00AE4B9A">
      <w:pPr>
        <w:pStyle w:val="BodyText"/>
      </w:pPr>
      <w:ins w:id="397" w:author="Nicholas Alvaro Coles" w:date="2023-02-17T16:29:00Z">
        <w:r>
          <w:t xml:space="preserve">Using a web-based survey, </w:t>
        </w:r>
      </w:ins>
      <w:r w:rsidR="00000000">
        <w:t xml:space="preserve">224 undergraduates from Stanford University reviewed 10 randomly-selected vignettes in exchange for course credit. 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w:t>
      </w:r>
      <w:del w:id="398" w:author="Nicholas Alvaro Coles" w:date="2023-02-17T16:12:00Z">
        <w:r w:rsidR="00000000" w:rsidDel="00D43B59">
          <w:delText xml:space="preserve">provide </w:delText>
        </w:r>
      </w:del>
      <w:ins w:id="399" w:author="Nicholas Alvaro Coles" w:date="2023-02-17T16:12:00Z">
        <w:r w:rsidR="00D43B59">
          <w:t>adjust responses based on the hypothesis</w:t>
        </w:r>
        <w:r w:rsidR="00D43B59">
          <w:t xml:space="preserve"> </w:t>
        </w:r>
      </w:ins>
      <w:del w:id="400" w:author="Nicholas Alvaro Coles" w:date="2023-02-17T16:12:00Z">
        <w:r w:rsidR="00000000" w:rsidDel="00D43B59">
          <w:delText xml:space="preserve">hypothesis-consistent responses </w:delText>
        </w:r>
      </w:del>
      <w:r w:rsidR="00000000">
        <w:t xml:space="preserve">(-3 = “extremely motivated to adjust responses to be inconsistent” to 3 = “extremely motivated to adjust responses to be consistent”), (2) be able to adjust their responses on the outcome-of-interest (0 = “extremely incapable” to 4 = “extremely capable), and (3) believe </w:t>
      </w:r>
      <w:r w:rsidR="00000000">
        <w:lastRenderedPageBreak/>
        <w:t>the experimenter’s hypothesis (-3 =”strong disbelief” to 3 = “strong belief”). Raters also indicated whether they believed participants would change their responses to confirm the hypothesis, which we discuss later. These questions were presented in random order.</w:t>
      </w:r>
    </w:p>
    <w:p w14:paraId="49E48F38" w14:textId="75346744" w:rsidR="006940D1" w:rsidRDefault="00000000">
      <w:pPr>
        <w:pStyle w:val="BodyText"/>
      </w:pPr>
      <w:del w:id="401" w:author="Nicholas Alvaro Coles" w:date="2023-02-17T16:13:00Z">
        <w:r w:rsidDel="00D43B59">
          <w:delText>For each vignette, r</w:delText>
        </w:r>
      </w:del>
      <w:ins w:id="402" w:author="Nicholas Alvaro Coles" w:date="2023-02-17T16:13:00Z">
        <w:r w:rsidR="00D43B59">
          <w:t>R</w:t>
        </w:r>
      </w:ins>
      <w:r>
        <w:t xml:space="preserve">atings were removed </w:t>
      </w:r>
      <w:ins w:id="403" w:author="Nicholas Alvaro Coles" w:date="2023-02-17T16:13:00Z">
        <w:r w:rsidR="00D43B59">
          <w:t xml:space="preserve">in instances where </w:t>
        </w:r>
      </w:ins>
      <w:del w:id="404" w:author="Nicholas Alvaro Coles" w:date="2023-02-17T16:13:00Z">
        <w:r w:rsidDel="00D43B59">
          <w:delText xml:space="preserve">if </w:delText>
        </w:r>
      </w:del>
      <w:r>
        <w:t>the rater did not correctly identify the hypothesis communicated in the vignette. The remaining ratings were averaged across raters to provide mean estimates of motivation, opportunity, and belief.</w:t>
      </w:r>
    </w:p>
    <w:p w14:paraId="60572C16" w14:textId="77777777" w:rsidR="006940D1" w:rsidRDefault="00000000">
      <w:pPr>
        <w:pStyle w:val="CaptionedFigure"/>
      </w:pPr>
      <w:r>
        <w:rPr>
          <w:noProof/>
        </w:rPr>
        <w:drawing>
          <wp:inline distT="0" distB="0" distL="0" distR="0" wp14:anchorId="0A1A0B9F" wp14:editId="243C8ABC">
            <wp:extent cx="5518484" cy="4665960"/>
            <wp:effectExtent l="0" t="0" r="0" b="0"/>
            <wp:docPr id="56" name="Picture" descr="Figure 5.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levels of demand characteristics"/>
            <wp:cNvGraphicFramePr/>
            <a:graphic xmlns:a="http://schemas.openxmlformats.org/drawingml/2006/main">
              <a:graphicData uri="http://schemas.openxmlformats.org/drawingml/2006/picture">
                <pic:pic xmlns:pic="http://schemas.openxmlformats.org/drawingml/2006/picture">
                  <pic:nvPicPr>
                    <pic:cNvPr id="57" name="Picture" descr="images/metaware_mods.png"/>
                    <pic:cNvPicPr>
                      <a:picLocks noChangeAspect="1" noChangeArrowheads="1"/>
                    </pic:cNvPicPr>
                  </pic:nvPicPr>
                  <pic:blipFill>
                    <a:blip r:embed="rId16"/>
                    <a:stretch>
                      <a:fillRect/>
                    </a:stretch>
                  </pic:blipFill>
                  <pic:spPr bwMode="auto">
                    <a:xfrm>
                      <a:off x="0" y="0"/>
                      <a:ext cx="5518484" cy="4665960"/>
                    </a:xfrm>
                    <a:prstGeom prst="rect">
                      <a:avLst/>
                    </a:prstGeom>
                    <a:noFill/>
                    <a:ln w="9525">
                      <a:noFill/>
                      <a:headEnd/>
                      <a:tailEnd/>
                    </a:ln>
                  </pic:spPr>
                </pic:pic>
              </a:graphicData>
            </a:graphic>
          </wp:inline>
        </w:drawing>
      </w:r>
    </w:p>
    <w:p w14:paraId="0B43328B" w14:textId="45287610" w:rsidR="006940D1" w:rsidRDefault="00000000">
      <w:pPr>
        <w:pStyle w:val="ImageCaption"/>
      </w:pPr>
      <w:r>
        <w:rPr>
          <w:i/>
          <w:iCs/>
        </w:rPr>
        <w:t>Figure</w:t>
      </w:r>
      <w:r>
        <w:t xml:space="preserve"> </w:t>
      </w:r>
      <w:r>
        <w:rPr>
          <w:i/>
          <w:iCs/>
        </w:rPr>
        <w:t xml:space="preserve">5. </w:t>
      </w:r>
      <w:r>
        <w:t xml:space="preserve"> Hypothetical data from a study where a procedure is either described as mood-boosting (positive demand), described as mood-dampening (negative demand), or not described at all (control). Data provides examples of how the effects of demand characteristics (d) on self-</w:t>
      </w:r>
      <w:r>
        <w:lastRenderedPageBreak/>
        <w:t xml:space="preserve">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w:t>
      </w:r>
      <w:del w:id="405" w:author="Nicholas Alvaro Coles" w:date="2023-02-17T16:14:00Z">
        <w:r w:rsidDel="00D43B59">
          <w:delText xml:space="preserve">levels of </w:delText>
        </w:r>
      </w:del>
      <w:r>
        <w:t>demand characteristic</w:t>
      </w:r>
      <w:ins w:id="406" w:author="Nicholas Alvaro Coles" w:date="2023-02-17T16:14:00Z">
        <w:r w:rsidR="00D43B59">
          <w:t xml:space="preserve"> manipulations.</w:t>
        </w:r>
      </w:ins>
      <w:del w:id="407" w:author="Nicholas Alvaro Coles" w:date="2023-02-17T16:14:00Z">
        <w:r w:rsidDel="00D43B59">
          <w:delText>s</w:delText>
        </w:r>
      </w:del>
    </w:p>
    <w:p w14:paraId="2BF6BD36" w14:textId="77777777" w:rsidR="006940D1" w:rsidRDefault="00000000">
      <w:pPr>
        <w:pStyle w:val="Heading3"/>
        <w:framePr w:wrap="around"/>
      </w:pPr>
      <w:bookmarkStart w:id="408" w:name="X50ac5346a764638f68a9356056d1f2c3e87ad60"/>
      <w:r>
        <w:t>Accounting for different demand comparisons.</w:t>
      </w:r>
    </w:p>
    <w:p w14:paraId="33C59BBB" w14:textId="39FA2F5C" w:rsidR="006940D1" w:rsidRDefault="00000000">
      <w:pPr>
        <w:pStyle w:val="FirstParagraph"/>
      </w:pPr>
      <w:r>
        <w:t xml:space="preserve">As mentioned before, Cohen’s </w:t>
      </w:r>
      <m:oMath>
        <m:r>
          <w:rPr>
            <w:rFonts w:ascii="Cambria Math" w:hAnsi="Cambria Math"/>
          </w:rPr>
          <m:t>d</m:t>
        </m:r>
      </m:oMath>
      <w:r>
        <w:t xml:space="preserve"> represents the standardized difference between </w:t>
      </w:r>
      <w:r>
        <w:rPr>
          <w:i/>
          <w:iCs/>
        </w:rPr>
        <w:t>two</w:t>
      </w:r>
      <w:r>
        <w:t xml:space="preserve"> groups. Thus, for each observation,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w:t>
      </w:r>
      <w:proofErr w:type="spellStart"/>
      <w:del w:id="409" w:author="Nicholas Alvaro Coles" w:date="2023-02-17T16:15:00Z">
        <w:r w:rsidDel="004976F6">
          <w:delText>(</w:delText>
        </w:r>
      </w:del>
      <w:r>
        <w:t>Rosnow</w:t>
      </w:r>
      <w:proofErr w:type="spellEnd"/>
      <w:r>
        <w:t xml:space="preserve"> &amp; Rosenthal, 1997</w:t>
      </w:r>
      <w:del w:id="410" w:author="Nicholas Alvaro Coles" w:date="2023-02-17T16:15:00Z">
        <w:r w:rsidDel="004976F6">
          <w:delText>)</w:delText>
        </w:r>
      </w:del>
      <w:r>
        <w:t xml:space="preserve">; see Figure 5, Panel A, Column 1). When comparing the two demand conditions, the size of the demand effect should be doubled because the motivational forces in the two conditions produce an additive effect. </w:t>
      </w:r>
      <w:del w:id="411" w:author="Nicholas Alvaro Coles" w:date="2023-02-17T16:15:00Z">
        <w:r w:rsidDel="004976F6">
          <w:delText>Alternatively</w:delText>
        </w:r>
      </w:del>
      <w:ins w:id="412" w:author="Nicholas Alvaro Coles" w:date="2023-02-17T16:15:00Z">
        <w:r w:rsidR="004976F6">
          <w:t>In a different hypothetical context</w:t>
        </w:r>
      </w:ins>
      <w:r>
        <w:t xml:space="preserve">, these motivational forces could </w:t>
      </w:r>
      <w:del w:id="413" w:author="Nicholas Alvaro Coles" w:date="2023-02-17T16:15:00Z">
        <w:r w:rsidDel="004976F6">
          <w:delText xml:space="preserve">hypothetically </w:delText>
        </w:r>
      </w:del>
      <w:r>
        <w:t xml:space="preserve">cancel each other out. This might happen if participants were (a) motivated to confirm the hypothesis in the positive demand condition, and (b) motivated to </w:t>
      </w:r>
      <w:r w:rsidRPr="004976F6">
        <w:rPr>
          <w:i/>
          <w:iCs/>
          <w:rPrChange w:id="414" w:author="Nicholas Alvaro Coles" w:date="2023-02-17T16:16:00Z">
            <w:rPr/>
          </w:rPrChange>
        </w:rPr>
        <w:t>dis</w:t>
      </w:r>
      <w:r>
        <w:t>confirm the hypothesis in the negative demand condition (see Figure 5, Panel A, Column 2). Summing motivation scores allowed us to accommodate this possibility, and we used the same approach for belief (Figure 5, Panel B) and opportunity ratings (Figure 5, Panel C).</w:t>
      </w:r>
    </w:p>
    <w:p w14:paraId="3EF429FA" w14:textId="1EA7DD7D" w:rsidR="006940D1" w:rsidRDefault="00000000">
      <w:pPr>
        <w:pStyle w:val="BodyText"/>
      </w:pPr>
      <w:r>
        <w:lastRenderedPageBreak/>
        <w:t xml:space="preserve">We did not include nil-hypothesis comparisons in our analyses because our coding strategy could not accommodate the potential moderating role of motivation and belief in </w:t>
      </w:r>
      <w:del w:id="415" w:author="Nicholas Alvaro Coles" w:date="2023-02-17T16:16:00Z">
        <w:r w:rsidDel="004976F6">
          <w:delText xml:space="preserve">this </w:delText>
        </w:r>
      </w:del>
      <w:ins w:id="416" w:author="Nicholas Alvaro Coles" w:date="2023-02-17T16:16:00Z">
        <w:r w:rsidR="004976F6">
          <w:t>these</w:t>
        </w:r>
        <w:r w:rsidR="004976F6">
          <w:t xml:space="preserve"> </w:t>
        </w:r>
      </w:ins>
      <w:r>
        <w:t>condition</w:t>
      </w:r>
      <w:ins w:id="417" w:author="Nicholas Alvaro Coles" w:date="2023-02-17T16:16:00Z">
        <w:r w:rsidR="004976F6">
          <w:t>s</w:t>
        </w:r>
      </w:ins>
      <w:r>
        <w:t xml:space="preserve">. For example, imagine that a participant is (a) told that an intervention will not impact mood (nil demand), and (b) is extremely 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37FB3BE1" w14:textId="77777777" w:rsidR="006940D1" w:rsidRDefault="00000000">
      <w:pPr>
        <w:pStyle w:val="Heading3"/>
        <w:framePr w:wrap="around"/>
      </w:pPr>
      <w:bookmarkStart w:id="418" w:name="rater-forecasts-of-demand-effects"/>
      <w:bookmarkEnd w:id="408"/>
      <w:r>
        <w:t>Rater forecasts of demand effects.</w:t>
      </w:r>
    </w:p>
    <w:p w14:paraId="3C34FB55" w14:textId="0677F63E" w:rsidR="006940D1" w:rsidRDefault="00000000">
      <w:pPr>
        <w:pStyle w:val="FirstParagraph"/>
      </w:pPr>
      <w:r>
        <w:t>Even if researchers cannot explain how demand characteristics work, it might be valuable to be able to predict their effects (Yarkoni &amp; Westfall, 2017). Orne suggested that one group that may be particularly good at predicting these effects is participants themselves (</w:t>
      </w:r>
      <w:del w:id="419" w:author="Nicholas Alvaro Coles" w:date="2023-02-17T16:17:00Z">
        <w:r w:rsidDel="004976F6">
          <w:delText xml:space="preserve">Orne, </w:delText>
        </w:r>
      </w:del>
      <w:r>
        <w:t xml:space="preserve">1969). To examine this, raters </w:t>
      </w:r>
      <w:del w:id="420" w:author="Nicholas Alvaro Coles" w:date="2023-02-17T16:17:00Z">
        <w:r w:rsidDel="004976F6">
          <w:delText xml:space="preserve">who reviewed the vignettes also </w:delText>
        </w:r>
      </w:del>
      <w:r>
        <w:t>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579AC87D" w14:textId="77777777" w:rsidR="006940D1" w:rsidRDefault="00000000">
      <w:pPr>
        <w:pStyle w:val="Heading2"/>
      </w:pPr>
      <w:bookmarkStart w:id="421" w:name="results-1"/>
      <w:bookmarkEnd w:id="395"/>
      <w:bookmarkEnd w:id="418"/>
      <w:r>
        <w:lastRenderedPageBreak/>
        <w:t>Results</w:t>
      </w:r>
    </w:p>
    <w:p w14:paraId="680A50BA" w14:textId="77777777" w:rsidR="006940D1" w:rsidRDefault="00000000">
      <w:pPr>
        <w:pStyle w:val="CaptionedFigure"/>
      </w:pPr>
      <w:r>
        <w:rPr>
          <w:noProof/>
        </w:rPr>
        <w:drawing>
          <wp:inline distT="0" distB="0" distL="0" distR="0" wp14:anchorId="41A31C13" wp14:editId="2978CD36">
            <wp:extent cx="5963478" cy="4128561"/>
            <wp:effectExtent l="0" t="0" r="0" b="0"/>
            <wp:docPr id="62" name="Picture" descr="Figure 6.  The effects of demand characteristics on participants’ responses were not significantly moderated by motivation (Panel A) or opportunity (Panel B) ratings. They were, however, significantly moderated by belief (Panel C) and prediction (Panel D) ratings."/>
            <wp:cNvGraphicFramePr/>
            <a:graphic xmlns:a="http://schemas.openxmlformats.org/drawingml/2006/main">
              <a:graphicData uri="http://schemas.openxmlformats.org/drawingml/2006/picture">
                <pic:pic xmlns:pic="http://schemas.openxmlformats.org/drawingml/2006/picture">
                  <pic:nvPicPr>
                    <pic:cNvPr id="63" name="Picture" descr="metaware_manuscript_files/figure-docx/modfig-1.png"/>
                    <pic:cNvPicPr>
                      <a:picLocks noChangeAspect="1" noChangeArrowheads="1"/>
                    </pic:cNvPicPr>
                  </pic:nvPicPr>
                  <pic:blipFill>
                    <a:blip r:embed="rId17"/>
                    <a:stretch>
                      <a:fillRect/>
                    </a:stretch>
                  </pic:blipFill>
                  <pic:spPr bwMode="auto">
                    <a:xfrm>
                      <a:off x="0" y="0"/>
                      <a:ext cx="5963478" cy="4128561"/>
                    </a:xfrm>
                    <a:prstGeom prst="rect">
                      <a:avLst/>
                    </a:prstGeom>
                    <a:noFill/>
                    <a:ln w="9525">
                      <a:noFill/>
                      <a:headEnd/>
                      <a:tailEnd/>
                    </a:ln>
                  </pic:spPr>
                </pic:pic>
              </a:graphicData>
            </a:graphic>
          </wp:inline>
        </w:drawing>
      </w:r>
    </w:p>
    <w:p w14:paraId="6EC7F04B" w14:textId="77777777" w:rsidR="006940D1" w:rsidRDefault="00000000">
      <w:pPr>
        <w:pStyle w:val="ImageCaption"/>
      </w:pPr>
      <w:r>
        <w:rPr>
          <w:i/>
          <w:iCs/>
        </w:rPr>
        <w:t>Figure</w:t>
      </w:r>
      <w:r>
        <w:t xml:space="preserve"> </w:t>
      </w:r>
      <w:r>
        <w:rPr>
          <w:i/>
          <w:iCs/>
        </w:rPr>
        <w:t xml:space="preserve">6. </w:t>
      </w:r>
      <w:r>
        <w:t xml:space="preserve"> The effects of demand characteristics on participants’ responses were not significantly moderated by motivation (Panel A) or opportunity (Panel B) ratings. They were, however, significantly moderated by belief (Panel C) and prediction (Panel D) ratings.</w:t>
      </w:r>
    </w:p>
    <w:p w14:paraId="075A6FB3" w14:textId="33F6CF68" w:rsidR="006940D1"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w:t>
      </w:r>
      <w:ins w:id="422" w:author="Nicholas Alvaro Coles" w:date="2023-02-17T16:19:00Z">
        <w:r w:rsidR="004976F6">
          <w:t xml:space="preserve">ratings of </w:t>
        </w:r>
      </w:ins>
      <w:r>
        <w:t xml:space="preserve">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w:t>
      </w:r>
      <w:del w:id="423" w:author="Nicholas Alvaro Coles" w:date="2023-02-17T16:18:00Z">
        <w:r w:rsidDel="004976F6">
          <w:delText xml:space="preserve">(Figure 6 ) </w:delText>
        </w:r>
      </w:del>
      <w:r>
        <w:t xml:space="preserve">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w:t>
      </w:r>
      <w:ins w:id="424" w:author="Nicholas Alvaro Coles" w:date="2023-02-17T16:18:00Z">
        <w:r w:rsidR="004976F6">
          <w:t>Figure 6</w:t>
        </w:r>
      </w:ins>
      <w:ins w:id="425" w:author="Nicholas Alvaro Coles" w:date="2023-02-17T16:20:00Z">
        <w:r w:rsidR="004976F6">
          <w:t>,</w:t>
        </w:r>
      </w:ins>
      <w:ins w:id="426" w:author="Nicholas Alvaro Coles" w:date="2023-02-17T16:18:00Z">
        <w:r w:rsidR="004976F6">
          <w:t xml:space="preserve"> Panels A and B</w:t>
        </w:r>
      </w:ins>
      <w:del w:id="427" w:author="Nicholas Alvaro Coles" w:date="2023-02-17T16:18:00Z">
        <w:r w:rsidDel="004976F6">
          <w:delText xml:space="preserve">Figure @(fig:modfig) </w:delText>
        </w:r>
      </w:del>
      <w:r>
        <w:t>).</w:t>
      </w:r>
    </w:p>
    <w:p w14:paraId="337BE2A5" w14:textId="02095A72" w:rsidR="006940D1" w:rsidRPr="00F61FF3" w:rsidDel="00F61FF3" w:rsidRDefault="00000000" w:rsidP="00F61FF3">
      <w:pPr>
        <w:pStyle w:val="BodyText"/>
        <w:rPr>
          <w:del w:id="428" w:author="Nicholas Alvaro Coles" w:date="2023-02-17T16:21:00Z"/>
        </w:rPr>
        <w:pPrChange w:id="429" w:author="Nicholas Alvaro Coles" w:date="2023-02-17T16:21:00Z">
          <w:pPr>
            <w:pStyle w:val="BodyText"/>
          </w:pPr>
        </w:pPrChange>
      </w:pPr>
      <w:r>
        <w:lastRenderedPageBreak/>
        <w:t>If demand effects are driven by placebo, their effects</w:t>
      </w:r>
      <w:del w:id="430" w:author="Nicholas Alvaro Coles" w:date="2023-02-17T16:18:00Z">
        <w:r w:rsidDel="004976F6">
          <w:delText xml:space="preserve"> are expected to be </w:delText>
        </w:r>
      </w:del>
      <w:ins w:id="431" w:author="Nicholas Alvaro Coles" w:date="2023-02-17T16:18:00Z">
        <w:r w:rsidR="004976F6">
          <w:t xml:space="preserve"> should be </w:t>
        </w:r>
      </w:ins>
      <w:r>
        <w:t xml:space="preserve">moderated by participants’ belief in the communicated hypothesis. Consistent with this view, demand characteristic effects were </w:t>
      </w:r>
      <w:del w:id="432" w:author="Nicholas Alvaro Coles" w:date="2023-02-17T16:19:00Z">
        <w:r w:rsidDel="004976F6">
          <w:delText xml:space="preserve">larger </w:delText>
        </w:r>
      </w:del>
      <w:ins w:id="433" w:author="Nicholas Alvaro Coles" w:date="2023-02-17T16:19:00Z">
        <w:r w:rsidR="004976F6">
          <w:t>positively associated</w:t>
        </w:r>
        <w:r w:rsidR="004976F6">
          <w:t xml:space="preserve"> </w:t>
        </w:r>
      </w:ins>
      <w:del w:id="434" w:author="Nicholas Alvaro Coles" w:date="2023-02-17T16:19:00Z">
        <w:r w:rsidDel="004976F6">
          <w:delText xml:space="preserve">when </w:delText>
        </w:r>
      </w:del>
      <w:ins w:id="435" w:author="Nicholas Alvaro Coles" w:date="2023-02-17T16:19:00Z">
        <w:r w:rsidR="004976F6">
          <w:t xml:space="preserve">with ratings of belief in </w:t>
        </w:r>
      </w:ins>
      <w:del w:id="436" w:author="Nicholas Alvaro Coles" w:date="2023-02-17T16:19:00Z">
        <w:r w:rsidDel="004976F6">
          <w:delText xml:space="preserve">raters indicated that they believed </w:delText>
        </w:r>
      </w:del>
      <w:r>
        <w:t xml:space="preserve">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6</w:t>
      </w:r>
      <w:ins w:id="437" w:author="Nicholas Alvaro Coles" w:date="2023-02-17T16:20:00Z">
        <w:r w:rsidR="004976F6">
          <w:t>, Panel C)</w:t>
        </w:r>
      </w:ins>
      <w:r>
        <w:t>.</w:t>
      </w:r>
      <w:ins w:id="438" w:author="Nicholas Alvaro Coles" w:date="2023-02-17T16:21:00Z">
        <w:r w:rsidR="00F61FF3">
          <w:t xml:space="preserve"> Last, we did find that raters’ predictions were significantly associated with observed demand effects</w:t>
        </w:r>
      </w:ins>
    </w:p>
    <w:p w14:paraId="32B2ABC2" w14:textId="0CDE70A8" w:rsidR="006940D1" w:rsidRPr="00E85723" w:rsidRDefault="00000000" w:rsidP="00F61FF3">
      <w:pPr>
        <w:pStyle w:val="BodyText"/>
      </w:pPr>
      <w:del w:id="439" w:author="Nicholas Alvaro Coles" w:date="2023-02-17T16:20:00Z">
        <w:r w:rsidRPr="00E85723" w:rsidDel="004976F6">
          <w:delText xml:space="preserve">Raters’ </w:delText>
        </w:r>
      </w:del>
      <w:del w:id="440" w:author="Nicholas Alvaro Coles" w:date="2023-02-17T16:21:00Z">
        <w:r w:rsidRPr="00E85723" w:rsidDel="00F61FF3">
          <w:delText xml:space="preserve">predictions </w:delText>
        </w:r>
      </w:del>
      <w:del w:id="441" w:author="Nicholas Alvaro Coles" w:date="2023-02-17T16:20:00Z">
        <w:r w:rsidRPr="00E85723" w:rsidDel="004976F6">
          <w:delText xml:space="preserve">about the effects of demand characteristics were </w:delText>
        </w:r>
      </w:del>
      <w:del w:id="442" w:author="Nicholas Alvaro Coles" w:date="2023-02-17T16:21:00Z">
        <w:r w:rsidRPr="00E85723" w:rsidDel="00F61FF3">
          <w:delText xml:space="preserve">associated with </w:delText>
        </w:r>
      </w:del>
      <w:del w:id="443" w:author="Nicholas Alvaro Coles" w:date="2023-02-17T16:20:00Z">
        <w:r w:rsidRPr="00E85723" w:rsidDel="004976F6">
          <w:delText xml:space="preserve">the </w:delText>
        </w:r>
      </w:del>
      <w:del w:id="444" w:author="Nicholas Alvaro Coles" w:date="2023-02-17T16:21:00Z">
        <w:r w:rsidRPr="00E85723" w:rsidDel="00F61FF3">
          <w:delText>observed effects, but this association was weak</w:delText>
        </w:r>
      </w:del>
      <w:r w:rsidRPr="00E85723">
        <w:t xml:space="preserve">, </w:t>
      </w:r>
      <m:oMath>
        <m:r>
          <w:rPr>
            <w:rFonts w:ascii="Cambria Math" w:hAnsi="Cambria Math"/>
          </w:rPr>
          <m:t>β</m:t>
        </m:r>
      </m:oMath>
      <w:r w:rsidRPr="00E85723">
        <w:t xml:space="preserve"> = 0.07, 95% CI [-0.03, 0.17], </w:t>
      </w:r>
      <m:oMath>
        <m:r>
          <w:rPr>
            <w:rFonts w:ascii="Cambria Math" w:hAnsi="Cambria Math"/>
          </w:rPr>
          <m:t>t</m:t>
        </m:r>
      </m:oMath>
      <w:r w:rsidRPr="00E85723">
        <w:t xml:space="preserve">(150) = 1.37, </w:t>
      </w:r>
      <m:oMath>
        <m:r>
          <w:rPr>
            <w:rFonts w:ascii="Cambria Math" w:hAnsi="Cambria Math"/>
          </w:rPr>
          <m:t>p</m:t>
        </m:r>
      </m:oMath>
      <w:r w:rsidRPr="00E85723">
        <w:t xml:space="preserve"> = .172 (Figure 6</w:t>
      </w:r>
      <w:ins w:id="445" w:author="Nicholas Alvaro Coles" w:date="2023-02-17T16:21:00Z">
        <w:r w:rsidR="002B75CA" w:rsidRPr="00E85723">
          <w:rPr>
            <w:rPrChange w:id="446" w:author="Nicholas Alvaro Coles" w:date="2023-02-17T16:21:00Z">
              <w:rPr>
                <w:lang w:val="fr-FR"/>
              </w:rPr>
            </w:rPrChange>
          </w:rPr>
          <w:t>, Panel D</w:t>
        </w:r>
        <w:r w:rsidR="00E85723" w:rsidRPr="00E85723">
          <w:rPr>
            <w:rPrChange w:id="447" w:author="Nicholas Alvaro Coles" w:date="2023-02-17T16:21:00Z">
              <w:rPr>
                <w:lang w:val="fr-FR"/>
              </w:rPr>
            </w:rPrChange>
          </w:rPr>
          <w:t> ; BUT CHECK THIS NICK</w:t>
        </w:r>
        <w:r w:rsidR="00E85723">
          <w:t xml:space="preserve"> BECAUSE IT WAS BEFORE</w:t>
        </w:r>
        <w:r w:rsidR="002B75CA" w:rsidRPr="00E85723">
          <w:rPr>
            <w:rPrChange w:id="448" w:author="Nicholas Alvaro Coles" w:date="2023-02-17T16:21:00Z">
              <w:rPr>
                <w:lang w:val="fr-FR"/>
              </w:rPr>
            </w:rPrChange>
          </w:rPr>
          <w:t>)</w:t>
        </w:r>
      </w:ins>
      <w:r w:rsidRPr="00E85723">
        <w:t>.</w:t>
      </w:r>
    </w:p>
    <w:p w14:paraId="0B7406D3" w14:textId="77777777" w:rsidR="006940D1" w:rsidRDefault="00000000">
      <w:pPr>
        <w:pStyle w:val="Heading2"/>
      </w:pPr>
      <w:bookmarkStart w:id="449" w:name="discussion-1"/>
      <w:bookmarkEnd w:id="421"/>
      <w:r>
        <w:t>Discussion</w:t>
      </w:r>
    </w:p>
    <w:p w14:paraId="7D367BDB" w14:textId="28924CCC" w:rsidR="006940D1" w:rsidRDefault="00000000">
      <w:pPr>
        <w:pStyle w:val="FirstParagraph"/>
      </w:pPr>
      <w:r>
        <w:t xml:space="preserve">Contrary to classic conceptualizations of the impact of demand characteristics and comprehensive frameworks proposed by </w:t>
      </w:r>
      <w:proofErr w:type="spellStart"/>
      <w:r>
        <w:t>Rosnow</w:t>
      </w:r>
      <w:proofErr w:type="spellEnd"/>
      <w:r>
        <w:t xml:space="preserve"> and Rosenthal (1997) and Coles, Gaertner, et al. (2022), we did not find evidence of two moderators that have been theorized to underlie a response bias mechanism: motivation and opportunity to adjust responses. We did, however, find evidence that such effects are moderated by a measure of participants’ belief in the communicated effect</w:t>
      </w:r>
      <w:del w:id="450" w:author="Nicholas Alvaro Coles" w:date="2023-02-17T16:23:00Z">
        <w:r w:rsidDel="00280165">
          <w:delText xml:space="preserve">, </w:delText>
        </w:r>
      </w:del>
      <w:ins w:id="451" w:author="Nicholas Alvaro Coles" w:date="2023-02-17T16:23:00Z">
        <w:r w:rsidR="00280165">
          <w:t xml:space="preserve">. This provides </w:t>
        </w:r>
      </w:ins>
      <w:del w:id="452" w:author="Nicholas Alvaro Coles" w:date="2023-02-17T16:23:00Z">
        <w:r w:rsidDel="00280165">
          <w:delText xml:space="preserve">providing </w:delText>
        </w:r>
      </w:del>
      <w:r>
        <w:t>preliminary evidence of a placebo-based mechanism</w:t>
      </w:r>
      <w:ins w:id="453" w:author="Nicholas Alvaro Coles" w:date="2023-02-17T16:23:00Z">
        <w:r w:rsidR="00280165">
          <w:t xml:space="preserve"> that was initially proposed as an </w:t>
        </w:r>
        <w:r w:rsidR="00280165">
          <w:rPr>
            <w:i/>
            <w:iCs/>
          </w:rPr>
          <w:t>extension</w:t>
        </w:r>
        <w:r w:rsidR="00280165">
          <w:t xml:space="preserve"> of classic demand characteristic frameworks</w:t>
        </w:r>
      </w:ins>
      <w:r>
        <w:t>.</w:t>
      </w:r>
    </w:p>
    <w:p w14:paraId="2E3A6B08" w14:textId="18DFF215" w:rsidR="006940D1" w:rsidRDefault="00000000">
      <w:pPr>
        <w:pStyle w:val="BodyText"/>
      </w:pPr>
      <w:r>
        <w:t xml:space="preserve">To test the moderating role of participants’ motivation to adjust responses, opportunity to adjust responses, and belief in the experimenter’s hypothesis, we had to rely on ratings from an new set of participants. This was necessary because researchers have rarely measured these proposed moderators. However, it is not without limitations. First, it is possible that raters did not have enough information to make an accurate prediction about participants’ motivation, opportunity to adjust responses, and belief in the </w:t>
      </w:r>
      <w:del w:id="454" w:author="Nicholas Alvaro Coles" w:date="2023-02-17T16:24:00Z">
        <w:r w:rsidDel="00AE4B9A">
          <w:delText xml:space="preserve">experimenter’s </w:delText>
        </w:r>
      </w:del>
      <w:r>
        <w:t>communicated hypothesis. For the sake of feasibility, we gave participants a short summary of the study</w:t>
      </w:r>
      <w:del w:id="455" w:author="Nicholas Alvaro Coles" w:date="2023-02-17T16:25:00Z">
        <w:r w:rsidDel="00AE4B9A">
          <w:delText xml:space="preserve"> se</w:delText>
        </w:r>
      </w:del>
      <w:del w:id="456" w:author="Nicholas Alvaro Coles" w:date="2023-02-17T16:24:00Z">
        <w:r w:rsidDel="00AE4B9A">
          <w:delText>t-up and the hypothesis communicated by the researcher</w:delText>
        </w:r>
      </w:del>
      <w:r>
        <w:t xml:space="preserve">. However, it is not clear if participants could accurately imagine the reality of being in these studies based on these </w:t>
      </w:r>
      <w:r>
        <w:lastRenderedPageBreak/>
        <w:t xml:space="preserve">relatively short descriptions. Indeed, when trying to gauge the impact of demand characteristics, Orne (1969) often would provide participants with extensive information about the study—perhaps even by running them through </w:t>
      </w:r>
      <w:del w:id="457" w:author="Nicholas Alvaro Coles" w:date="2023-02-17T16:25:00Z">
        <w:r w:rsidDel="00AE4B9A">
          <w:delText xml:space="preserve">some of </w:delText>
        </w:r>
      </w:del>
      <w:r>
        <w:t>the procedures. It is thus possible that participants would have provided more valid ratings if we would have provided them with more information about the study (e.g., video recreations of the procedures).</w:t>
      </w:r>
    </w:p>
    <w:p w14:paraId="1228F018" w14:textId="106E2F02" w:rsidR="006940D1" w:rsidRDefault="00000000">
      <w:pPr>
        <w:pStyle w:val="BodyText"/>
      </w:pPr>
      <w:r>
        <w:t xml:space="preserve">Second, it is possible that our specific sample of raters—or maybe even modern-day participants in general—are not representative of the </w:t>
      </w:r>
      <w:del w:id="458" w:author="Nicholas Alvaro Coles" w:date="2023-02-17T16:25:00Z">
        <w:r w:rsidDel="00AE4B9A">
          <w:delText xml:space="preserve">participants </w:delText>
        </w:r>
      </w:del>
      <w:ins w:id="459" w:author="Nicholas Alvaro Coles" w:date="2023-02-17T16:25:00Z">
        <w:r w:rsidR="00AE4B9A">
          <w:t>people</w:t>
        </w:r>
        <w:r w:rsidR="00AE4B9A">
          <w:t xml:space="preserve"> </w:t>
        </w:r>
      </w:ins>
      <w:r>
        <w:t xml:space="preserve">sampled in previous research. In other words, maybe our 21th century Stanford University undergraduates have different study-related motivations, judgments, and beliefs than the participants who completed previous studies on demand characteristics. This seems likely to be true—but we </w:t>
      </w:r>
      <w:del w:id="460" w:author="Nicholas Alvaro Coles" w:date="2023-02-17T16:26:00Z">
        <w:r w:rsidDel="00AE4B9A">
          <w:delText xml:space="preserve">do </w:delText>
        </w:r>
      </w:del>
      <w:ins w:id="461" w:author="Nicholas Alvaro Coles" w:date="2023-02-17T16:26:00Z">
        <w:r w:rsidR="00AE4B9A">
          <w:t xml:space="preserve">did not find that it explains </w:t>
        </w:r>
      </w:ins>
      <w:del w:id="462" w:author="Nicholas Alvaro Coles" w:date="2023-02-17T16:26:00Z">
        <w:r w:rsidDel="00AE4B9A">
          <w:delText xml:space="preserve">not believe it explains </w:delText>
        </w:r>
      </w:del>
      <w:r>
        <w:t xml:space="preserve">our pattern of results. To test </w:t>
      </w:r>
      <w:del w:id="463" w:author="Nicholas Alvaro Coles" w:date="2023-02-17T16:26:00Z">
        <w:r w:rsidDel="00AE4B9A">
          <w:delText>it</w:delText>
        </w:r>
      </w:del>
      <w:ins w:id="464" w:author="Nicholas Alvaro Coles" w:date="2023-02-17T16:26:00Z">
        <w:r w:rsidR="00AE4B9A">
          <w:t>the idea</w:t>
        </w:r>
      </w:ins>
      <w:r>
        <w:t xml:space="preserve">, we re-ran our motivation, opportunity, and belief moderator analyses focusing only on studies completed in the </w:t>
      </w:r>
      <w:r>
        <w:rPr>
          <w:i/>
          <w:iCs/>
        </w:rPr>
        <w:t>past decade</w:t>
      </w:r>
      <w:r>
        <w:t xml:space="preserve">. </w:t>
      </w:r>
      <w:del w:id="465" w:author="Nicholas Alvaro Coles" w:date="2023-02-17T16:26:00Z">
        <w:r w:rsidDel="00AE4B9A">
          <w:delText>Focusing on the past decade might</w:delText>
        </w:r>
      </w:del>
      <w:ins w:id="466" w:author="Nicholas Alvaro Coles" w:date="2023-02-17T16:26:00Z">
        <w:r w:rsidR="00AE4B9A">
          <w:t>Doing so</w:t>
        </w:r>
      </w:ins>
      <w:r>
        <w:t xml:space="preserve"> help</w:t>
      </w:r>
      <w:ins w:id="467" w:author="Nicholas Alvaro Coles" w:date="2023-02-17T16:26:00Z">
        <w:r w:rsidR="00AE4B9A">
          <w:t>ed</w:t>
        </w:r>
      </w:ins>
      <w:r>
        <w:t xml:space="preserve"> minimize differences between the participants who completed the original studies and </w:t>
      </w:r>
      <w:del w:id="468" w:author="Nicholas Alvaro Coles" w:date="2023-02-17T16:26:00Z">
        <w:r w:rsidDel="00AE4B9A">
          <w:delText xml:space="preserve">the participants who completed </w:delText>
        </w:r>
      </w:del>
      <w:r>
        <w:t xml:space="preserve">our rating task. The pattern of results in this sensitive analysis, however, was largely the same as </w:t>
      </w:r>
      <w:del w:id="469" w:author="Nicholas Alvaro Coles" w:date="2023-02-17T16:27:00Z">
        <w:r w:rsidDel="00AE4B9A">
          <w:delText>the results</w:delText>
        </w:r>
      </w:del>
      <w:ins w:id="470" w:author="Nicholas Alvaro Coles" w:date="2023-02-17T16:27:00Z">
        <w:r w:rsidR="00AE4B9A">
          <w:t>those</w:t>
        </w:r>
      </w:ins>
      <w:r>
        <w:t xml:space="preserve"> from the full dataset.</w:t>
      </w:r>
    </w:p>
    <w:p w14:paraId="478F888F" w14:textId="0144257B" w:rsidR="006940D1" w:rsidRDefault="00000000">
      <w:pPr>
        <w:pStyle w:val="BodyText"/>
      </w:pPr>
      <w:del w:id="471" w:author="Nicholas Alvaro Coles" w:date="2023-02-17T16:27:00Z">
        <w:r w:rsidDel="00AE4B9A">
          <w:delText xml:space="preserve">Third, like most meta-analyses, it is possible that our moderator analyses were underpowered and/or contained unidentified confounds. </w:delText>
        </w:r>
      </w:del>
      <w:r>
        <w:t xml:space="preserve">To address these </w:t>
      </w:r>
      <w:del w:id="472" w:author="Nicholas Alvaro Coles" w:date="2023-02-17T16:27:00Z">
        <w:r w:rsidDel="00AE4B9A">
          <w:delText xml:space="preserve">three </w:delText>
        </w:r>
      </w:del>
      <w:ins w:id="473" w:author="Nicholas Alvaro Coles" w:date="2023-02-17T16:27:00Z">
        <w:r w:rsidR="00AE4B9A">
          <w:t xml:space="preserve">two major </w:t>
        </w:r>
      </w:ins>
      <w:r>
        <w:t>limitations, we re-examined the moderators in a small replication of an experiment in the demand characteristics literature.</w:t>
      </w:r>
    </w:p>
    <w:p w14:paraId="6876A67F" w14:textId="77777777" w:rsidR="006940D1" w:rsidRDefault="00000000">
      <w:pPr>
        <w:pStyle w:val="Heading1"/>
      </w:pPr>
      <w:bookmarkStart w:id="474" w:name="study-2"/>
      <w:bookmarkEnd w:id="389"/>
      <w:bookmarkEnd w:id="449"/>
      <w:r>
        <w:t>Study 2</w:t>
      </w:r>
    </w:p>
    <w:p w14:paraId="2ADE3A18" w14:textId="77777777" w:rsidR="006940D1" w:rsidRDefault="00000000">
      <w:pPr>
        <w:pStyle w:val="FirstParagraph"/>
      </w:pPr>
      <w:r>
        <w:t>After Study 1b participants completed the vignette ratings task, we had them complete a close replication of Coles, Gaertner, et al. (2022).</w:t>
      </w:r>
    </w:p>
    <w:p w14:paraId="2A676A09" w14:textId="77777777" w:rsidR="006940D1" w:rsidRDefault="00000000">
      <w:pPr>
        <w:pStyle w:val="Heading2"/>
      </w:pPr>
      <w:bookmarkStart w:id="475" w:name="methodology-2"/>
      <w:r>
        <w:lastRenderedPageBreak/>
        <w:t>Methodology</w:t>
      </w:r>
    </w:p>
    <w:p w14:paraId="5C5BA167" w14:textId="035EEECB" w:rsidR="006940D1" w:rsidRDefault="00000000">
      <w:pPr>
        <w:pStyle w:val="FirstParagraph"/>
      </w:pPr>
      <w:del w:id="476" w:author="Nicholas Alvaro Coles" w:date="2023-02-17T16:28:00Z">
        <w:r w:rsidDel="00AE4B9A">
          <w:delText>After completing the Study 1b ratings, w</w:delText>
        </w:r>
      </w:del>
      <w:ins w:id="477" w:author="Nicholas Alvaro Coles" w:date="2023-02-17T16:29:00Z">
        <w:r w:rsidR="00AE4B9A">
          <w:t xml:space="preserve">In </w:t>
        </w:r>
      </w:ins>
      <w:ins w:id="478" w:author="Nicholas Alvaro Coles" w:date="2023-02-17T16:30:00Z">
        <w:r w:rsidR="00AE4B9A">
          <w:t xml:space="preserve">the </w:t>
        </w:r>
      </w:ins>
      <w:ins w:id="479" w:author="Nicholas Alvaro Coles" w:date="2023-02-17T16:29:00Z">
        <w:r w:rsidR="00AE4B9A">
          <w:t>online experiment, w</w:t>
        </w:r>
      </w:ins>
      <w:r>
        <w:t>e told 222 participants that we hypothesized that posed smiles will either increase (positive demand, n = 111) or not impact (nil demand, n = 111) feelings of happiness. Participants than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 Using similar items as Study 1b, participants at the end of the study reported the extent to which they were motivated to confirm the hypothesis, had the opportunity to adjust their responses, and believed the communicated effect. Altogether, the study used a 2 (facial pose: happy or neutral) × 2 (block: first or second) × 2 (demand characteristics: positive demand or nil demand) mixed design, with demand characteristics manipulated between subjects.</w:t>
      </w:r>
    </w:p>
    <w:p w14:paraId="424BC6DB" w14:textId="77777777" w:rsidR="006940D1" w:rsidRDefault="00000000">
      <w:pPr>
        <w:pStyle w:val="Heading2"/>
      </w:pPr>
      <w:bookmarkStart w:id="480" w:name="results-2"/>
      <w:bookmarkEnd w:id="475"/>
      <w:r>
        <w:t>Results</w:t>
      </w:r>
    </w:p>
    <w:p w14:paraId="7018A29C" w14:textId="0AAA04CA" w:rsidR="006940D1" w:rsidRDefault="00000000">
      <w:pPr>
        <w:pStyle w:val="FirstParagraph"/>
      </w:pPr>
      <w:r>
        <w:t xml:space="preserve">Replicating Coles, Gaertner, et al. (2022), </w:t>
      </w:r>
      <w:del w:id="481" w:author="Nicholas Alvaro Coles" w:date="2023-02-17T16:31:00Z">
        <w:r w:rsidDel="00AE4B9A">
          <w:delText xml:space="preserve">a </w:delText>
        </w:r>
      </w:del>
      <w:ins w:id="482" w:author="Nicholas Alvaro Coles" w:date="2023-02-17T16:31:00Z">
        <w:r w:rsidR="00AE4B9A">
          <w:t xml:space="preserve">we fit a </w:t>
        </w:r>
      </w:ins>
      <w:r>
        <w:t>mixed-effect regression with (a) facial pose, demand characteristics, and block number entered as effect-coded factors and (b) random-intercepts for participants</w:t>
      </w:r>
      <w:ins w:id="483" w:author="Nicholas Alvaro Coles" w:date="2023-02-17T16:31:00Z">
        <w:r w:rsidR="00AE4B9A">
          <w:t>. Results</w:t>
        </w:r>
      </w:ins>
      <w:del w:id="484" w:author="Nicholas Alvaro Coles" w:date="2023-02-17T16:31:00Z">
        <w:r w:rsidDel="00AE4B9A">
          <w:delText>,</w:delText>
        </w:r>
      </w:del>
      <w:r>
        <w:t xml:space="preserve"> indicated that participants reported higher levels of happiness after posing happy vs. neutral expressions, </w:t>
      </w:r>
      <w:r>
        <w:rPr>
          <w:i/>
          <w:iCs/>
        </w:rPr>
        <w:t>M</w:t>
      </w:r>
      <w:r>
        <w:rPr>
          <w:i/>
          <w:iCs/>
          <w:vertAlign w:val="subscript"/>
        </w:rPr>
        <w:t>diff</w:t>
      </w:r>
      <w:r>
        <w:t xml:space="preserve"> = 0.66, </w:t>
      </w:r>
      <w:r>
        <w:rPr>
          <w:i/>
          <w:iCs/>
        </w:rPr>
        <w:t>F</w:t>
      </w:r>
      <w:r>
        <w:t xml:space="preserve">(1, 581.62) = 180.15, </w:t>
      </w:r>
      <w:r>
        <w:rPr>
          <w:i/>
          <w:iCs/>
        </w:rPr>
        <w:t>p</w:t>
      </w:r>
      <w:r>
        <w:t xml:space="preserve"> &lt; .001. Furthermore, this effect was more pronounced in the positive (</w:t>
      </w:r>
      <w:r>
        <w:rPr>
          <w:i/>
          <w:iCs/>
        </w:rPr>
        <w:t>M</w:t>
      </w:r>
      <w:r>
        <w:rPr>
          <w:i/>
          <w:iCs/>
          <w:vertAlign w:val="subscript"/>
        </w:rPr>
        <w:t>diff</w:t>
      </w:r>
      <w:r>
        <w:t xml:space="preserve"> = 0.83) vs. nil (</w:t>
      </w:r>
      <w:r>
        <w:rPr>
          <w:i/>
          <w:iCs/>
        </w:rPr>
        <w:t>M</w:t>
      </w:r>
      <w:r>
        <w:rPr>
          <w:i/>
          <w:iCs/>
          <w:vertAlign w:val="subscript"/>
        </w:rPr>
        <w:t>diff</w:t>
      </w:r>
      <w:r>
        <w:t xml:space="preserve"> = 0.55) demand conditions, </w:t>
      </w:r>
      <w:r>
        <w:rPr>
          <w:i/>
          <w:iCs/>
        </w:rPr>
        <w:t>F</w:t>
      </w:r>
      <w:r>
        <w:t xml:space="preserve">(1, 581.62) = 7.75, </w:t>
      </w:r>
      <w:r>
        <w:rPr>
          <w:i/>
          <w:iCs/>
        </w:rPr>
        <w:t>p =</w:t>
      </w:r>
      <w:r>
        <w:t xml:space="preserve"> .006.</w:t>
      </w:r>
    </w:p>
    <w:p w14:paraId="7C233FD1" w14:textId="793F75CA" w:rsidR="006940D1" w:rsidRDefault="00000000">
      <w:pPr>
        <w:pStyle w:val="BodyText"/>
      </w:pPr>
      <w:r>
        <w:lastRenderedPageBreak/>
        <w:t xml:space="preserve">Most importantly, we replicated the pattern of results from Study 1b. For each moderator (motivation, opportunity, and belief), we fit a mixed-effect regression containing (a) facial pose and block number as effect-coded factors, (b) the moderator entered as a continuous variable, (c) </w:t>
      </w:r>
      <w:commentRangeStart w:id="485"/>
      <w:r>
        <w:t>a higher-order facial pose by moderator interaction term</w:t>
      </w:r>
      <w:commentRangeEnd w:id="485"/>
      <w:r w:rsidR="00AE4B9A">
        <w:rPr>
          <w:rStyle w:val="CommentReference"/>
        </w:rPr>
        <w:commentReference w:id="485"/>
      </w:r>
      <w:r>
        <w:t xml:space="preserve">, and (d) random intercepts for participants. We did not find that </w:t>
      </w:r>
      <w:del w:id="486" w:author="Nicholas Alvaro Coles" w:date="2023-02-17T16:32:00Z">
        <w:r w:rsidDel="00AE4B9A">
          <w:delText xml:space="preserve">the effect of facial poses on </w:delText>
        </w:r>
      </w:del>
      <w:r>
        <w:t xml:space="preserve">happiness </w:t>
      </w:r>
      <w:ins w:id="487" w:author="Nicholas Alvaro Coles" w:date="2023-02-17T16:32:00Z">
        <w:r w:rsidR="00AE4B9A">
          <w:t xml:space="preserve">reports were </w:t>
        </w:r>
      </w:ins>
      <w:del w:id="488" w:author="Nicholas Alvaro Coles" w:date="2023-02-17T16:32:00Z">
        <w:r w:rsidDel="00AE4B9A">
          <w:delText xml:space="preserve">was moderated </w:delText>
        </w:r>
      </w:del>
      <w:ins w:id="489" w:author="Nicholas Alvaro Coles" w:date="2023-02-17T16:32:00Z">
        <w:r w:rsidR="00AE4B9A">
          <w:t xml:space="preserve">impacted </w:t>
        </w:r>
      </w:ins>
      <w:r>
        <w:t xml:space="preserve">by </w:t>
      </w:r>
      <w:del w:id="490" w:author="Nicholas Alvaro Coles" w:date="2023-02-17T16:32:00Z">
        <w:r w:rsidDel="00AE4B9A">
          <w:delText xml:space="preserve">ratings </w:delText>
        </w:r>
      </w:del>
      <w:ins w:id="491" w:author="Nicholas Alvaro Coles" w:date="2023-02-17T16:32:00Z">
        <w:r w:rsidR="00AE4B9A">
          <w:t>self-reported</w:t>
        </w:r>
        <w:r w:rsidR="00AE4B9A">
          <w:t xml:space="preserve"> </w:t>
        </w:r>
      </w:ins>
      <w:del w:id="492" w:author="Nicholas Alvaro Coles" w:date="2023-02-17T16:32:00Z">
        <w:r w:rsidDel="00AE4B9A">
          <w:delText xml:space="preserve">of </w:delText>
        </w:r>
      </w:del>
      <w:r>
        <w:t xml:space="preserve">motivation </w:t>
      </w:r>
      <w:del w:id="493" w:author="Nicholas Alvaro Coles" w:date="2023-02-17T16:32:00Z">
        <w:r w:rsidDel="00AE4B9A">
          <w:delText xml:space="preserve">to confirm the hypothesis </w:delText>
        </w:r>
      </w:del>
      <w:r>
        <w:t>(</w:t>
      </w:r>
      <w:r>
        <w:rPr>
          <w:i/>
          <w:iCs/>
        </w:rPr>
        <w:t>F</w:t>
      </w:r>
      <w:r>
        <w:t xml:space="preserve">(1, 585.46) = 2.46, </w:t>
      </w:r>
      <w:r>
        <w:rPr>
          <w:i/>
          <w:iCs/>
        </w:rPr>
        <w:t>p =</w:t>
      </w:r>
      <w:r>
        <w:t xml:space="preserve"> .117 or opportunity to adjust responses (</w:t>
      </w:r>
      <w:r>
        <w:rPr>
          <w:i/>
          <w:iCs/>
        </w:rPr>
        <w:t>F</w:t>
      </w:r>
      <w:r>
        <w:t xml:space="preserve">(1, 585.25) = 1.48, </w:t>
      </w:r>
      <w:r>
        <w:rPr>
          <w:i/>
          <w:iCs/>
        </w:rPr>
        <w:t>p</w:t>
      </w:r>
      <w:r>
        <w:t xml:space="preserve"> = .224. We did, however, find that </w:t>
      </w:r>
      <w:del w:id="494" w:author="Nicholas Alvaro Coles" w:date="2023-02-17T16:32:00Z">
        <w:r w:rsidDel="00AE4B9A">
          <w:delText xml:space="preserve">the </w:delText>
        </w:r>
      </w:del>
      <w:ins w:id="495" w:author="Nicholas Alvaro Coles" w:date="2023-02-17T16:32:00Z">
        <w:r w:rsidR="00AE4B9A">
          <w:t xml:space="preserve">self-reported happiness </w:t>
        </w:r>
      </w:ins>
      <w:del w:id="496" w:author="Nicholas Alvaro Coles" w:date="2023-02-17T16:32:00Z">
        <w:r w:rsidDel="00AE4B9A">
          <w:delText xml:space="preserve">effect of facial poses </w:delText>
        </w:r>
      </w:del>
      <w:r>
        <w:t xml:space="preserve">was </w:t>
      </w:r>
      <w:del w:id="497" w:author="Nicholas Alvaro Coles" w:date="2023-02-17T16:32:00Z">
        <w:r w:rsidDel="00AE4B9A">
          <w:delText xml:space="preserve">moderated </w:delText>
        </w:r>
      </w:del>
      <w:ins w:id="498" w:author="Nicholas Alvaro Coles" w:date="2023-02-17T16:32:00Z">
        <w:r w:rsidR="00AE4B9A">
          <w:t xml:space="preserve">impacted </w:t>
        </w:r>
      </w:ins>
      <w:r>
        <w:t>by participants’ beliefs about the hypothesized effect (</w:t>
      </w:r>
      <w:r>
        <w:rPr>
          <w:i/>
          <w:iCs/>
        </w:rPr>
        <w:t>F</w:t>
      </w:r>
      <w:r>
        <w:t xml:space="preserve">(1, 583.41) = 6.42, </w:t>
      </w:r>
      <w:r>
        <w:rPr>
          <w:i/>
          <w:iCs/>
        </w:rPr>
        <w:t>p =</w:t>
      </w:r>
      <w:r>
        <w:t xml:space="preserve"> .012. Specifically, the facial feedback effect was larger among participants who more strongly believed in the effect, </w:t>
      </w:r>
      <m:oMath>
        <m:r>
          <w:rPr>
            <w:rFonts w:ascii="Cambria Math" w:hAnsi="Cambria Math"/>
          </w:rPr>
          <m:t>β</m:t>
        </m:r>
      </m:oMath>
      <w:r>
        <w:t xml:space="preserve"> = 0.63.</w:t>
      </w:r>
      <w:ins w:id="499" w:author="Nicholas Alvaro Coles" w:date="2023-02-17T16:33:00Z">
        <w:r w:rsidR="00AE4B9A">
          <w:t xml:space="preserve"> This results is consistent with </w:t>
        </w:r>
      </w:ins>
      <w:ins w:id="500" w:author="Nicholas Alvaro Coles" w:date="2023-02-17T16:34:00Z">
        <w:r w:rsidR="00AE4B9A">
          <w:t xml:space="preserve">evidence of placebo effects in </w:t>
        </w:r>
      </w:ins>
      <w:ins w:id="501" w:author="Nicholas Alvaro Coles" w:date="2023-02-17T16:33:00Z">
        <w:r w:rsidR="00AE4B9A">
          <w:t>three larger studies reported in Coles, Gaertner, et al. (2022)</w:t>
        </w:r>
      </w:ins>
    </w:p>
    <w:p w14:paraId="6F542C95" w14:textId="77777777" w:rsidR="006940D1" w:rsidRDefault="00000000">
      <w:pPr>
        <w:pStyle w:val="Heading1"/>
      </w:pPr>
      <w:bookmarkStart w:id="502" w:name="general-discussion"/>
      <w:bookmarkEnd w:id="474"/>
      <w:bookmarkEnd w:id="480"/>
      <w:r>
        <w:t>General Discussion</w:t>
      </w:r>
    </w:p>
    <w:p w14:paraId="0B3F537B" w14:textId="77777777" w:rsidR="006940D1" w:rsidRDefault="00000000">
      <w:pPr>
        <w:pStyle w:val="FirstParagraph"/>
      </w:pPr>
      <w:r>
        <w:t>A comprehensive examination of strict experimental manipulations of demand characteristics reveal that they typically lead participants to slightly shift their responses in the direction of the communicated hypothesis. However, publication bias analyses are inconclusive and the estimated effects are heterogeneous. Using admittedly arbitrary thresholds, we estimated that 63% of demand characteristics manipulations produce these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-81% produce negligible shifts in either direction (-0.10 &lt; </w:t>
      </w:r>
      <m:oMath>
        <m:r>
          <w:rPr>
            <w:rFonts w:ascii="Cambria Math" w:hAnsi="Cambria Math"/>
          </w:rPr>
          <m:t>d</m:t>
        </m:r>
      </m:oMath>
      <w:r>
        <w:t xml:space="preserve"> &gt; 0.10). Most worrisome, the current estimated distribution of demand effects suggests that they can range from approximately </w:t>
      </w:r>
      <m:oMath>
        <m:r>
          <w:rPr>
            <w:rFonts w:ascii="Cambria Math" w:hAnsi="Cambria Math"/>
          </w:rPr>
          <m:t>d</m:t>
        </m:r>
      </m:oMath>
      <w:r>
        <w:t xml:space="preserve"> = -1.67 to </w:t>
      </w:r>
      <m:oMath>
        <m:r>
          <w:rPr>
            <w:rFonts w:ascii="Cambria Math" w:hAnsi="Cambria Math"/>
          </w:rPr>
          <m:t>d</m:t>
        </m:r>
      </m:oMath>
      <w:r>
        <w:t xml:space="preserve"> = 1.91. This range covers the magnitude of almost every conceivable effect in experimental psychology. Thus, in order to distinguish theory-relevant </w:t>
      </w:r>
      <w:r>
        <w:lastRenderedPageBreak/>
        <w:t>effects from artifactual demand effects, it is essential that experimental psychologists better understand how the latter work.</w:t>
      </w:r>
    </w:p>
    <w:p w14:paraId="17725932" w14:textId="71F0739F" w:rsidR="006940D1" w:rsidRDefault="00000000">
      <w:pPr>
        <w:pStyle w:val="BodyText"/>
      </w:pPr>
      <w:r>
        <w:t xml:space="preserve">An examination of </w:t>
      </w:r>
      <w:del w:id="503" w:author="Nicholas Alvaro Coles" w:date="2023-02-17T16:35:00Z">
        <w:r w:rsidDel="00DD5E1D">
          <w:delText xml:space="preserve">all available </w:delText>
        </w:r>
      </w:del>
      <w:ins w:id="504" w:author="Nicholas Alvaro Coles" w:date="2023-02-17T16:35:00Z">
        <w:r w:rsidR="00DD5E1D">
          <w:t xml:space="preserve">the </w:t>
        </w:r>
      </w:ins>
      <w:r>
        <w:t xml:space="preserve">evidence </w:t>
      </w:r>
      <w:ins w:id="505" w:author="Nicholas Alvaro Coles" w:date="2023-02-17T16:35:00Z">
        <w:r w:rsidR="00DD5E1D">
          <w:t>we were able to synthesize</w:t>
        </w:r>
      </w:ins>
      <w:ins w:id="506" w:author="Nicholas Alvaro Coles" w:date="2023-02-17T16:36:00Z">
        <w:r w:rsidR="00DD5E1D">
          <w:t xml:space="preserve"> </w:t>
        </w:r>
      </w:ins>
      <w:r>
        <w:t>provides a surprising clue about how demand characteristics bias participant responses. Contrary to virtually every pre-existing theoretical framework</w:t>
      </w:r>
      <w:del w:id="507" w:author="Nicholas Alvaro Coles" w:date="2023-02-17T16:36:00Z">
        <w:r w:rsidDel="00DD5E1D">
          <w:delText xml:space="preserve"> Coles, Gaertner, et al. (2022)</w:delText>
        </w:r>
      </w:del>
      <w:r>
        <w:t>, we did not find evidence that demand effects are driven by response bias</w:t>
      </w:r>
      <w:ins w:id="508" w:author="Nicholas Alvaro Coles" w:date="2023-02-17T16:36:00Z">
        <w:r w:rsidR="00DD5E1D">
          <w:t xml:space="preserve"> </w:t>
        </w:r>
        <w:r w:rsidR="00DD5E1D">
          <w:t>(</w:t>
        </w:r>
        <w:r w:rsidR="00DD5E1D">
          <w:t>Rosenthal…</w:t>
        </w:r>
        <w:r w:rsidR="00DD5E1D">
          <w:t>Coles, Gaertner, et al. (2022)</w:t>
        </w:r>
      </w:ins>
      <w:r>
        <w:t xml:space="preserve">. More specifically, we did not find that two </w:t>
      </w:r>
      <w:del w:id="509" w:author="Nicholas Alvaro Coles" w:date="2023-02-17T16:36:00Z">
        <w:r w:rsidDel="00DD5E1D">
          <w:delText xml:space="preserve">moderators </w:delText>
        </w:r>
      </w:del>
      <w:ins w:id="510" w:author="Nicholas Alvaro Coles" w:date="2023-02-17T16:36:00Z">
        <w:r w:rsidR="00DD5E1D">
          <w:t>factors</w:t>
        </w:r>
        <w:r w:rsidR="00DD5E1D">
          <w:t xml:space="preserve"> </w:t>
        </w:r>
      </w:ins>
      <w:r>
        <w:t xml:space="preserve">theorized to underlie response biases—motivation and opportunity to adjust responses—moderated the effects of experimentally-manipulated demand characteristics. Instead, our results are consistent with a more parsimonious view: that demand effects are driven by participant beliefs—i.e., placebo effects. However, our investigation of underlying mechanisms was based on single-item measures that were either (a) completed by an external set of participants who reviewed short descriptions of studies in the meta-analysis (Study 1b), or (b) collected in a single experiment that may not generalize to other study contexts (Study 2). Thus, although the results provide </w:t>
      </w:r>
      <w:del w:id="511" w:author="Nicholas Alvaro Coles" w:date="2023-02-17T16:37:00Z">
        <w:r w:rsidDel="00DD5E1D">
          <w:delText xml:space="preserve">strong </w:delText>
        </w:r>
      </w:del>
      <w:r>
        <w:t>evidence that demand characteristics can produce placebo-related shifts in participants’ responses, it would be premature to dismiss other potential mediators (e.g., ones that produce response biases).</w:t>
      </w:r>
    </w:p>
    <w:p w14:paraId="18D49FE5" w14:textId="5525E0D3" w:rsidR="006940D1" w:rsidRDefault="00000000" w:rsidP="00DD5E1D">
      <w:pPr>
        <w:pStyle w:val="BodyText"/>
      </w:pPr>
      <w:r>
        <w:t xml:space="preserve">Additional moderator analyses indicated that some methodological decisions—such as sampling students, running studies in-person, and not offering </w:t>
      </w:r>
      <w:del w:id="512" w:author="Nicholas Alvaro Coles" w:date="2023-02-17T16:37:00Z">
        <w:r w:rsidDel="00DD5E1D">
          <w:delText xml:space="preserve">participant </w:delText>
        </w:r>
      </w:del>
      <w:r>
        <w:t xml:space="preserve">payment—are associated with increases in hypothesis-consistent responding. </w:t>
      </w:r>
      <w:ins w:id="513" w:author="Nicholas Alvaro Coles" w:date="2023-02-17T16:37:00Z">
        <w:r w:rsidR="00DD5E1D">
          <w:t xml:space="preserve">However, </w:t>
        </w:r>
      </w:ins>
      <w:ins w:id="514" w:author="Nicholas Alvaro Coles" w:date="2023-02-17T16:38:00Z">
        <w:r w:rsidR="00DD5E1D">
          <w:t xml:space="preserve">student status is the only one of those moderators that was robust in sensitivity analyses. We also found that demand characteristics </w:t>
        </w:r>
      </w:ins>
      <w:ins w:id="515" w:author="Nicholas Alvaro Coles" w:date="2023-02-17T16:39:00Z">
        <w:r w:rsidR="00DD5E1D">
          <w:t xml:space="preserve">tended to be more impactful when a nil (as opposed to negative or positive) hypothesis is communicated. Surprisingly, we found that participants had little-to-no ability to predict how </w:t>
        </w:r>
        <w:r w:rsidR="00DD5E1D">
          <w:lastRenderedPageBreak/>
          <w:t>demand characteristics would impact other participants</w:t>
        </w:r>
      </w:ins>
      <w:ins w:id="516" w:author="Nicholas Alvaro Coles" w:date="2023-02-17T16:40:00Z">
        <w:r w:rsidR="00DD5E1D">
          <w:t>, although that it is possible that their performance would improve with more information.</w:t>
        </w:r>
      </w:ins>
      <w:ins w:id="517" w:author="Nicholas Alvaro Coles" w:date="2023-02-17T16:39:00Z">
        <w:r w:rsidR="00DD5E1D">
          <w:t xml:space="preserve"> </w:t>
        </w:r>
      </w:ins>
      <w:del w:id="518" w:author="Nicholas Alvaro Coles" w:date="2023-02-17T16:39:00Z">
        <w:r w:rsidDel="00DD5E1D">
          <w:delText xml:space="preserve">Furthermore, participants seem to have a modest ability to predict how demand characteristics will impact their responses. </w:delText>
        </w:r>
      </w:del>
      <w:del w:id="519" w:author="Nicholas Alvaro Coles" w:date="2023-02-17T16:40:00Z">
        <w:r w:rsidDel="00DD5E1D">
          <w:delText>However, these conclusions should also be considered preliminary, as many meta-analytic moderator analyses have limited underpowered and/or may contain unidentified confounds.</w:delText>
        </w:r>
      </w:del>
    </w:p>
    <w:p w14:paraId="3006C7AB" w14:textId="77777777" w:rsidR="006940D1" w:rsidRDefault="00000000">
      <w:pPr>
        <w:pStyle w:val="Heading2"/>
      </w:pPr>
      <w:bookmarkStart w:id="520" w:name="X7c4e31a4195cc27ff3128d99e8a746c7aa8b278"/>
      <w:r>
        <w:t>Implications for conceptualizations of participant roles</w:t>
      </w:r>
    </w:p>
    <w:p w14:paraId="0F26BCCC" w14:textId="7E69437D" w:rsidR="006940D1" w:rsidRDefault="00000000">
      <w:pPr>
        <w:pStyle w:val="FirstParagraph"/>
      </w:pPr>
      <w:r>
        <w:t>In his pioneering work on demand characteristics, Orne (1962) characterized participants as “good subjects” who are motivated to help the researcher confirm their hypothesis. Our results—although not without their limitations—</w:t>
      </w:r>
      <w:ins w:id="521" w:author="Nicholas Alvaro Coles" w:date="2023-02-17T16:41:00Z">
        <w:r w:rsidR="000A6E52">
          <w:t xml:space="preserve">do not </w:t>
        </w:r>
      </w:ins>
      <w:r>
        <w:t xml:space="preserve">suggest that this is </w:t>
      </w:r>
      <w:del w:id="522" w:author="Nicholas Alvaro Coles" w:date="2023-02-17T16:41:00Z">
        <w:r w:rsidDel="000A6E52">
          <w:delText xml:space="preserve">not </w:delText>
        </w:r>
      </w:del>
      <w:r>
        <w:t>a prominent participant goal. Indeed, across all experimental contexts reviewed by Study</w:t>
      </w:r>
      <w:ins w:id="523" w:author="Nicholas Alvaro Coles" w:date="2023-02-17T16:41:00Z">
        <w:r w:rsidR="000A6E52">
          <w:t xml:space="preserve"> </w:t>
        </w:r>
      </w:ins>
      <w:r>
        <w:t>1b participants, the estimated mean motivation to help confirm the study hypothesis was near zero (</w:t>
      </w:r>
      <w:r>
        <w:rPr>
          <w:i/>
          <w:iCs/>
        </w:rPr>
        <w:t>M</w:t>
      </w:r>
      <w:r>
        <w:t xml:space="preserve"> = 0.42, </w:t>
      </w:r>
      <w:r>
        <w:rPr>
          <w:i/>
          <w:iCs/>
        </w:rPr>
        <w:t>SD</w:t>
      </w:r>
      <w:r>
        <w:t xml:space="preserve"> = 0.53). To be sure, there were some study contexts in which participants </w:t>
      </w:r>
      <w:del w:id="524" w:author="Nicholas Alvaro Coles" w:date="2023-02-17T16:41:00Z">
        <w:r w:rsidDel="000A6E52">
          <w:delText xml:space="preserve">reported </w:delText>
        </w:r>
      </w:del>
      <w:ins w:id="525" w:author="Nicholas Alvaro Coles" w:date="2023-02-17T16:41:00Z">
        <w:r w:rsidR="000A6E52">
          <w:t>tended to report</w:t>
        </w:r>
        <w:r w:rsidR="000A6E52">
          <w:t xml:space="preserve"> </w:t>
        </w:r>
      </w:ins>
      <w:r>
        <w:t>slight motivation to confirm the experimenter’s hypothesis, such as when they were told the researcher expected them to (a) prefer a news article that favors their political party (</w:t>
      </w:r>
      <w:r>
        <w:rPr>
          <w:i/>
          <w:iCs/>
        </w:rPr>
        <w:t>M</w:t>
      </w:r>
      <w:r>
        <w:t xml:space="preserve"> = 2.18), (b) avoid perceiving a shift in an optical illusion (</w:t>
      </w:r>
      <w:r>
        <w:rPr>
          <w:i/>
          <w:iCs/>
        </w:rPr>
        <w:t>M</w:t>
      </w:r>
      <w:r>
        <w:t xml:space="preserve"> = 1.62), and (c) feel moved by happy and sad music (</w:t>
      </w:r>
      <w:r>
        <w:rPr>
          <w:i/>
          <w:iCs/>
        </w:rPr>
        <w:t>M</w:t>
      </w:r>
      <w:r>
        <w:t xml:space="preserve"> = 1.36). However, this can alternatively be interpreted as motivation to respond in a manner that is consistent with their beliefs—not motivation to help the experimenter. Indeed, participants were generally only motivated to confirm the hypothesis when it conformed with their own beliefs. This was evidenced by a modest-sized correlation between study-level estimates of participants’ (a) motivation to confirm the hypothesis, and (b) belief in the hypothesis (</w:t>
      </w:r>
      <m:oMath>
        <m:r>
          <w:rPr>
            <w:rFonts w:ascii="Cambria Math" w:hAnsi="Cambria Math"/>
          </w:rPr>
          <m:t>r</m:t>
        </m:r>
      </m:oMath>
      <w:r>
        <w:t xml:space="preserve"> = 0.52</w:t>
      </w:r>
      <w:ins w:id="526" w:author="Nicholas Alvaro Coles" w:date="2023-02-17T16:42:00Z">
        <w:r w:rsidR="000A6E52">
          <w:t>, confidence interval</w:t>
        </w:r>
      </w:ins>
      <w:r>
        <w:t>). These results are consistent with a placebo-based account of demand characteristics.</w:t>
      </w:r>
    </w:p>
    <w:p w14:paraId="5C259122" w14:textId="77777777" w:rsidR="006940D1" w:rsidRDefault="00000000">
      <w:pPr>
        <w:pStyle w:val="BodyText"/>
      </w:pPr>
      <w:r>
        <w:t xml:space="preserve">A placebo account—in retrospect—could accommodate findings from many classic studies that seemingly demonstrated participants’ motivation to (a) help the experimenter, or (b) secure positive evaluations. For instance, when participants exhibited sham symptoms of hypnosis, Orne (1962) concluded that the participants did so to please the experimenter. </w:t>
      </w:r>
      <w:r>
        <w:lastRenderedPageBreak/>
        <w:t>However, an alternative explanation is that these participants were merely acting in accordance with their beliefs about the [sham] symptoms of hypnosis. Similarly, when participants reduced performance on a simple task after being told that high performance was indicative of an obsessive-compulsive personality, Sigall et al. (1970) concluded that participants did so to secure a positive evaluation. Once again, though, an alternative explanation is that these participants simply believed they did not possess a personality disorder and behaved accordingly.</w:t>
      </w:r>
    </w:p>
    <w:p w14:paraId="283DB9F1" w14:textId="5F6C2B43" w:rsidR="006940D1" w:rsidRDefault="00000000">
      <w:pPr>
        <w:pStyle w:val="BodyText"/>
      </w:pPr>
      <w:del w:id="527" w:author="Nicholas Alvaro Coles" w:date="2023-02-17T16:43:00Z">
        <w:r w:rsidDel="00622A3C">
          <w:delText>Although o</w:delText>
        </w:r>
      </w:del>
      <w:ins w:id="528" w:author="Nicholas Alvaro Coles" w:date="2023-02-17T16:43:00Z">
        <w:r w:rsidR="00622A3C">
          <w:t>O</w:t>
        </w:r>
      </w:ins>
      <w:r>
        <w:t>ur results are most consistent with a placebo account</w:t>
      </w:r>
      <w:ins w:id="529" w:author="Nicholas Alvaro Coles" w:date="2023-02-17T16:43:00Z">
        <w:r w:rsidR="00622A3C">
          <w:t xml:space="preserve"> that has been proposed as an extension—not a replacement—to frameworks that </w:t>
        </w:r>
      </w:ins>
      <w:ins w:id="530" w:author="Nicholas Alvaro Coles" w:date="2023-02-17T16:44:00Z">
        <w:r w:rsidR="00622A3C">
          <w:t xml:space="preserve">suggests demand characteristics produce response biases. </w:t>
        </w:r>
      </w:ins>
      <w:del w:id="531" w:author="Nicholas Alvaro Coles" w:date="2023-02-17T16:44:00Z">
        <w:r w:rsidDel="00622A3C">
          <w:delText xml:space="preserve">, </w:delText>
        </w:r>
      </w:del>
      <w:ins w:id="532" w:author="Nicholas Alvaro Coles" w:date="2023-02-17T16:44:00Z">
        <w:r w:rsidR="00622A3C">
          <w:t>Nonetheless, i</w:t>
        </w:r>
      </w:ins>
      <w:del w:id="533" w:author="Nicholas Alvaro Coles" w:date="2023-02-17T16:44:00Z">
        <w:r w:rsidDel="00622A3C">
          <w:delText>i</w:delText>
        </w:r>
      </w:del>
      <w:r>
        <w:t xml:space="preserve">t seems likely that there are at least some contexts where participants are motivated to secure positive evaluations and/or help researchers confirm their hypotheses (even when controlling for beliefs). For instance, to avoid negative evaluations, participants may be unwilling to explicitly report racial biases—even if they (a) believe that the experimenter expects them to possess the bias, and (b) are consciously aware of the bias. Indeed, </w:t>
      </w:r>
      <w:del w:id="534" w:author="Nicholas Alvaro Coles" w:date="2023-02-17T16:45:00Z">
        <w:r w:rsidDel="00622A3C">
          <w:delText xml:space="preserve">several </w:delText>
        </w:r>
      </w:del>
      <w:r>
        <w:t xml:space="preserve">other reviews have provided evidence of this “socially desirable’ responding </w:t>
      </w:r>
      <w:ins w:id="535" w:author="Nicholas Alvaro Coles" w:date="2023-02-17T16:45:00Z">
        <w:r w:rsidR="00622A3C">
          <w:t>(</w:t>
        </w:r>
      </w:ins>
      <w:r>
        <w:t xml:space="preserve">Sedikides &amp; </w:t>
      </w:r>
      <w:proofErr w:type="spellStart"/>
      <w:r>
        <w:t>Gebauer</w:t>
      </w:r>
      <w:proofErr w:type="spellEnd"/>
      <w:ins w:id="536" w:author="Nicholas Alvaro Coles" w:date="2023-02-17T16:45:00Z">
        <w:r w:rsidR="00622A3C">
          <w:t xml:space="preserve">, </w:t>
        </w:r>
      </w:ins>
      <w:del w:id="537" w:author="Nicholas Alvaro Coles" w:date="2023-02-17T16:45:00Z">
        <w:r w:rsidDel="00622A3C">
          <w:delText xml:space="preserve"> (</w:delText>
        </w:r>
      </w:del>
      <w:r>
        <w:t xml:space="preserve">2010). Conversely, </w:t>
      </w:r>
      <w:ins w:id="538" w:author="Nicholas Alvaro Coles" w:date="2023-02-17T16:45:00Z">
        <w:r w:rsidR="00622A3C">
          <w:t xml:space="preserve">there may be some contexts where </w:t>
        </w:r>
        <w:proofErr w:type="spellStart"/>
        <w:r w:rsidR="00622A3C">
          <w:t>e</w:t>
        </w:r>
      </w:ins>
      <w:r>
        <w:t>participants</w:t>
      </w:r>
      <w:proofErr w:type="spellEnd"/>
      <w:r>
        <w:t xml:space="preserve"> </w:t>
      </w:r>
      <w:del w:id="539" w:author="Nicholas Alvaro Coles" w:date="2023-02-17T16:45:00Z">
        <w:r w:rsidDel="00622A3C">
          <w:delText xml:space="preserve">may be </w:delText>
        </w:r>
      </w:del>
      <w:ins w:id="540" w:author="Nicholas Alvaro Coles" w:date="2023-02-17T16:45:00Z">
        <w:r w:rsidR="00622A3C">
          <w:t xml:space="preserve">are </w:t>
        </w:r>
      </w:ins>
      <w:r>
        <w:t xml:space="preserve">motivated to help </w:t>
      </w:r>
      <w:del w:id="541" w:author="Nicholas Alvaro Coles" w:date="2023-02-17T16:45:00Z">
        <w:r w:rsidDel="00622A3C">
          <w:delText xml:space="preserve">some </w:delText>
        </w:r>
      </w:del>
      <w:ins w:id="542" w:author="Nicholas Alvaro Coles" w:date="2023-02-17T16:45:00Z">
        <w:r w:rsidR="00622A3C">
          <w:t xml:space="preserve">the </w:t>
        </w:r>
      </w:ins>
      <w:r>
        <w:t>experimenter</w:t>
      </w:r>
      <w:del w:id="543" w:author="Nicholas Alvaro Coles" w:date="2023-02-17T16:45:00Z">
        <w:r w:rsidDel="00622A3C">
          <w:delText>s</w:delText>
        </w:r>
      </w:del>
      <w:r>
        <w:t xml:space="preserve"> </w:t>
      </w:r>
      <w:del w:id="544" w:author="Nicholas Alvaro Coles" w:date="2023-02-17T16:45:00Z">
        <w:r w:rsidDel="00622A3C">
          <w:delText xml:space="preserve">(e.g., very friendly ones) </w:delText>
        </w:r>
      </w:del>
      <w:r>
        <w:t xml:space="preserve">confirm their hypothesis—even if they don’t believe the hypothesis or </w:t>
      </w:r>
      <w:del w:id="545" w:author="Nicholas Alvaro Coles" w:date="2023-02-17T16:45:00Z">
        <w:r w:rsidDel="00622A3C">
          <w:delText xml:space="preserve">that </w:delText>
        </w:r>
      </w:del>
      <w:ins w:id="546" w:author="Nicholas Alvaro Coles" w:date="2023-02-17T16:45:00Z">
        <w:r w:rsidR="00622A3C">
          <w:t xml:space="preserve">think their </w:t>
        </w:r>
      </w:ins>
      <w:ins w:id="547" w:author="Nicholas Alvaro Coles" w:date="2023-02-17T16:46:00Z">
        <w:r w:rsidR="00622A3C">
          <w:t>response will</w:t>
        </w:r>
      </w:ins>
      <w:ins w:id="548" w:author="Nicholas Alvaro Coles" w:date="2023-02-17T16:45:00Z">
        <w:r w:rsidR="00622A3C">
          <w:t xml:space="preserve"> </w:t>
        </w:r>
      </w:ins>
      <w:del w:id="549" w:author="Nicholas Alvaro Coles" w:date="2023-02-17T16:46:00Z">
        <w:r w:rsidDel="00622A3C">
          <w:delText>conforming to the hypothesis will help them secure a</w:delText>
        </w:r>
      </w:del>
      <w:ins w:id="550" w:author="Nicholas Alvaro Coles" w:date="2023-02-17T16:46:00Z">
        <w:r w:rsidR="00622A3C">
          <w:t>impact how they’re evaluated</w:t>
        </w:r>
      </w:ins>
      <w:del w:id="551" w:author="Nicholas Alvaro Coles" w:date="2023-02-17T16:46:00Z">
        <w:r w:rsidDel="00622A3C">
          <w:delText xml:space="preserve"> positive evaluation</w:delText>
        </w:r>
      </w:del>
      <w:r>
        <w:t xml:space="preserve">. Although our meta-analysis does not provide </w:t>
      </w:r>
      <w:ins w:id="552" w:author="Nicholas Alvaro Coles" w:date="2023-02-17T16:46:00Z">
        <w:r w:rsidR="00622A3C">
          <w:t xml:space="preserve">robust </w:t>
        </w:r>
      </w:ins>
      <w:r>
        <w:t>evidence for these mechanisms, we caution against preemptively dismissing their potential impact.</w:t>
      </w:r>
    </w:p>
    <w:p w14:paraId="63131E4D" w14:textId="77777777" w:rsidR="006940D1" w:rsidRDefault="00000000">
      <w:pPr>
        <w:pStyle w:val="Heading2"/>
      </w:pPr>
      <w:bookmarkStart w:id="553" w:name="future-directions"/>
      <w:bookmarkEnd w:id="520"/>
      <w:r>
        <w:t>Future directions</w:t>
      </w:r>
    </w:p>
    <w:p w14:paraId="794EBE8F" w14:textId="77777777" w:rsidR="00622A3C" w:rsidRDefault="00000000">
      <w:pPr>
        <w:pStyle w:val="FirstParagraph"/>
        <w:rPr>
          <w:ins w:id="554" w:author="Nicholas Alvaro Coles" w:date="2023-02-17T16:47:00Z"/>
        </w:rPr>
      </w:pPr>
      <w:r>
        <w:t xml:space="preserve">In work originally published in 1969, McGuire (2009) suggested that there are three stages to a methodological artifact: ignorance, coping, and understanding/exploitation. At that same time, McGuire suggested that </w:t>
      </w:r>
      <w:ins w:id="555" w:author="Nicholas Alvaro Coles" w:date="2023-02-17T16:46:00Z">
        <w:r w:rsidR="00622A3C">
          <w:t xml:space="preserve">research on </w:t>
        </w:r>
      </w:ins>
      <w:r>
        <w:t xml:space="preserve">demand characteristics </w:t>
      </w:r>
      <w:del w:id="556" w:author="Nicholas Alvaro Coles" w:date="2023-02-17T16:46:00Z">
        <w:r w:rsidDel="00622A3C">
          <w:delText xml:space="preserve">were </w:delText>
        </w:r>
      </w:del>
      <w:ins w:id="557" w:author="Nicholas Alvaro Coles" w:date="2023-02-17T16:46:00Z">
        <w:r w:rsidR="00622A3C">
          <w:t xml:space="preserve">was </w:t>
        </w:r>
      </w:ins>
      <w:r>
        <w:t xml:space="preserve">entering the third stage. </w:t>
      </w:r>
      <w:r>
        <w:lastRenderedPageBreak/>
        <w:t xml:space="preserve">Unfortunately, over 50 years since McGuire’s initial publication, it would seem that only limited progress through this third stage has been made. </w:t>
      </w:r>
      <w:del w:id="558" w:author="Nicholas Alvaro Coles" w:date="2023-02-17T16:47:00Z">
        <w:r w:rsidDel="00622A3C">
          <w:delText xml:space="preserve">There </w:delText>
        </w:r>
      </w:del>
      <w:ins w:id="559" w:author="Nicholas Alvaro Coles" w:date="2023-02-17T16:47:00Z">
        <w:r w:rsidR="00622A3C">
          <w:t xml:space="preserve">Indeed, we found very few </w:t>
        </w:r>
      </w:ins>
      <w:del w:id="560" w:author="Nicholas Alvaro Coles" w:date="2023-02-17T16:47:00Z">
        <w:r w:rsidDel="00622A3C">
          <w:delText xml:space="preserve">have been very few </w:delText>
        </w:r>
      </w:del>
      <w:r>
        <w:t xml:space="preserve">direct tests of the mechanisms believed to underlie demand effects. Furthermore, our attempts to test these mechanisms through external ratings and a small replication study largely failed to support pre-existing demand characteristic frameworks. </w:t>
      </w:r>
    </w:p>
    <w:p w14:paraId="6F7E6250" w14:textId="5FA4FC75" w:rsidR="006940D1" w:rsidDel="00622A3C" w:rsidRDefault="00000000">
      <w:pPr>
        <w:pStyle w:val="FirstParagraph"/>
        <w:rPr>
          <w:del w:id="561" w:author="Nicholas Alvaro Coles" w:date="2023-02-17T16:47:00Z"/>
        </w:rPr>
      </w:pPr>
      <w:r>
        <w:t>If researchers hope to progress through this third and final stage, we suggest that (1) theories will have to be refined, (2) mechanisms will have to be directly probed, and (3) reform for increasing the trustworthiness of study results will have to be implemented.</w:t>
      </w:r>
      <w:ins w:id="562" w:author="Nicholas Alvaro Coles" w:date="2023-02-17T16:47:00Z">
        <w:r w:rsidR="00622A3C">
          <w:t xml:space="preserve"> </w:t>
        </w:r>
      </w:ins>
    </w:p>
    <w:p w14:paraId="5E8E77F1" w14:textId="5B26D0CF" w:rsidR="006940D1" w:rsidRDefault="00000000" w:rsidP="00622A3C">
      <w:pPr>
        <w:pStyle w:val="FirstParagraph"/>
        <w:pPrChange w:id="563" w:author="Nicholas Alvaro Coles" w:date="2023-02-17T16:47:00Z">
          <w:pPr>
            <w:pStyle w:val="BodyText"/>
          </w:pPr>
        </w:pPrChange>
      </w:pPr>
      <w:r>
        <w:t>Theoretically, it is no longer tenable to keep demand characteristics conceptually divorced from related work on placebo effects. Consistent with recently proposed extensions of demand characteristic frameworks</w:t>
      </w:r>
      <w:del w:id="564" w:author="Nicholas Alvaro Coles" w:date="2023-02-17T16:48:00Z">
        <w:r w:rsidDel="00622A3C">
          <w:delText xml:space="preserve"> Corneille &amp; Lush (2022)</w:delText>
        </w:r>
      </w:del>
      <w:r>
        <w:t xml:space="preserve">, our meta-analysis and replication study most strongly support </w:t>
      </w:r>
      <w:r>
        <w:rPr>
          <w:i/>
          <w:iCs/>
        </w:rPr>
        <w:t>participants’</w:t>
      </w:r>
      <w:r>
        <w:t xml:space="preserve"> </w:t>
      </w:r>
      <w:r>
        <w:rPr>
          <w:i/>
          <w:iCs/>
        </w:rPr>
        <w:t>beliefs</w:t>
      </w:r>
      <w:r>
        <w:t xml:space="preserve"> as a driver of demand effects</w:t>
      </w:r>
      <w:ins w:id="565" w:author="Nicholas Alvaro Coles" w:date="2023-02-17T16:48:00Z">
        <w:r w:rsidR="00622A3C">
          <w:t xml:space="preserve"> (</w:t>
        </w:r>
      </w:ins>
      <w:ins w:id="566" w:author="Nicholas Alvaro Coles" w:date="2023-02-17T16:49:00Z">
        <w:r w:rsidR="00622A3C">
          <w:t xml:space="preserve">Coles, </w:t>
        </w:r>
      </w:ins>
      <w:ins w:id="567" w:author="Nicholas Alvaro Coles" w:date="2023-02-17T16:48:00Z">
        <w:r w:rsidR="00622A3C">
          <w:t>Corneille &amp; Lush (2022)</w:t>
        </w:r>
      </w:ins>
      <w:r>
        <w:t xml:space="preserve">. This may occur because demand characteristics activate pre-existing beliefs about a phenomenon being investigated—but it is also possible that </w:t>
      </w:r>
      <w:del w:id="568" w:author="Nicholas Alvaro Coles" w:date="2023-02-17T16:48:00Z">
        <w:r w:rsidDel="00622A3C">
          <w:delText>these demand characteristics</w:delText>
        </w:r>
      </w:del>
      <w:ins w:id="569" w:author="Nicholas Alvaro Coles" w:date="2023-02-17T16:48:00Z">
        <w:r w:rsidR="00622A3C">
          <w:t>they</w:t>
        </w:r>
      </w:ins>
      <w:r>
        <w:t xml:space="preserve"> cause participants to update pre-existing beliefs or form new beliefs</w:t>
      </w:r>
      <w:del w:id="570" w:author="Nicholas Alvaro Coles" w:date="2023-02-17T16:48:00Z">
        <w:r w:rsidDel="00622A3C">
          <w:delText xml:space="preserve"> (Coles, Gaertner, et al., 2022)</w:delText>
        </w:r>
      </w:del>
      <w:r>
        <w:t xml:space="preserve">.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smaller effects in contexts where participants’ </w:t>
      </w:r>
      <w:del w:id="571" w:author="Nicholas Alvaro Coles" w:date="2023-02-17T16:49:00Z">
        <w:r w:rsidDel="00622A3C">
          <w:delText xml:space="preserve">possess relatively strong </w:delText>
        </w:r>
      </w:del>
      <w:ins w:id="572" w:author="Nicholas Alvaro Coles" w:date="2023-02-17T16:49:00Z">
        <w:r w:rsidR="00622A3C">
          <w:t>are relatively certain of their</w:t>
        </w:r>
        <w:r w:rsidR="00622A3C">
          <w:t xml:space="preserve"> </w:t>
        </w:r>
      </w:ins>
      <w:r>
        <w:t>pre-existing beliefs.</w:t>
      </w:r>
    </w:p>
    <w:p w14:paraId="1A9C5383" w14:textId="79241EEA" w:rsidR="006940D1" w:rsidRDefault="00000000">
      <w:pPr>
        <w:pStyle w:val="BodyText"/>
      </w:pPr>
      <w:r>
        <w:t xml:space="preserve">Methodologically, the mechanisms believed to underlie demand effects will have to be more directly probed through measurement and manipulation. For instance, similar to Study 2, researchers investigating demand characteristics could measure the extent to which participants believe the hypothesized effect and are motivated to </w:t>
      </w:r>
      <w:ins w:id="573" w:author="Nicholas Alvaro Coles" w:date="2023-02-17T16:50:00Z">
        <w:r w:rsidR="00622A3C">
          <w:t xml:space="preserve">(a) </w:t>
        </w:r>
      </w:ins>
      <w:r>
        <w:t xml:space="preserve">help the experimenter, </w:t>
      </w:r>
      <w:ins w:id="574" w:author="Nicholas Alvaro Coles" w:date="2023-02-17T16:50:00Z">
        <w:r w:rsidR="00622A3C">
          <w:t xml:space="preserve">(b) </w:t>
        </w:r>
      </w:ins>
      <w:r>
        <w:t xml:space="preserve">secure a </w:t>
      </w:r>
      <w:r>
        <w:lastRenderedPageBreak/>
        <w:t xml:space="preserve">positive evaluation, and/or </w:t>
      </w:r>
      <w:ins w:id="575" w:author="Nicholas Alvaro Coles" w:date="2023-02-17T16:50:00Z">
        <w:r w:rsidR="00622A3C">
          <w:t xml:space="preserve">(c) </w:t>
        </w:r>
      </w:ins>
      <w:r>
        <w:t>adjust their responses. These potential mechanisms could also be manipulated. For example, researchers could manipulate participants’ motivation to help the experimenter by providing financial incentives for doing so (Mummolo &amp; Peterson, 2019).</w:t>
      </w:r>
    </w:p>
    <w:p w14:paraId="7A3C7ED6" w14:textId="62B4E078" w:rsidR="006940D1" w:rsidRDefault="00000000" w:rsidP="00622A3C">
      <w:pPr>
        <w:pStyle w:val="BodyText"/>
      </w:pPr>
      <w:r>
        <w:t xml:space="preserve">Implementation-wise, we urge future demand characteristic researchers to engage in open science practices. Records of unpublished or “file-drawered” studies would help address </w:t>
      </w:r>
      <w:ins w:id="576" w:author="Nicholas Alvaro Coles" w:date="2023-02-17T16:51:00Z">
        <w:r w:rsidR="00622A3C">
          <w:t xml:space="preserve">our meta-analyses conflicting reports regarding the existence and impact of publication bias. </w:t>
        </w:r>
      </w:ins>
      <w:del w:id="577" w:author="Nicholas Alvaro Coles" w:date="2023-02-17T16:51:00Z">
        <w:r w:rsidDel="00622A3C">
          <w:delText xml:space="preserve">concerns about publication bias raised by the present meta-analysis. </w:delText>
        </w:r>
      </w:del>
      <w:r>
        <w:t xml:space="preserve">Access to open materials would better enable researchers to resolve discrepancies between previous studies through replication efforts </w:t>
      </w:r>
      <w:ins w:id="578" w:author="Nicholas Alvaro Coles" w:date="2023-02-17T16:51:00Z">
        <w:r w:rsidR="00622A3C">
          <w:t xml:space="preserve">(Coles replication; </w:t>
        </w:r>
      </w:ins>
      <w:r>
        <w:t>Zwaan, Etz, Lucas, &amp; Donnellan (2018). Last, open data and code would better allow researchers to verify published results, reproduce analytic workflows, and explore new questions through secondary analyses.</w:t>
      </w:r>
    </w:p>
    <w:p w14:paraId="7DDAC50F" w14:textId="77777777" w:rsidR="006940D1" w:rsidRDefault="00000000">
      <w:pPr>
        <w:pStyle w:val="Heading1"/>
      </w:pPr>
      <w:bookmarkStart w:id="579" w:name="conclusion"/>
      <w:bookmarkEnd w:id="502"/>
      <w:bookmarkEnd w:id="553"/>
      <w:r>
        <w:t>Conclusion</w:t>
      </w:r>
    </w:p>
    <w:p w14:paraId="4CC6D140" w14:textId="249A4D06" w:rsidR="006940D1" w:rsidRDefault="00000000">
      <w:pPr>
        <w:pStyle w:val="FirstParagraph"/>
        <w:rPr>
          <w:ins w:id="580" w:author="Nicholas Alvaro Coles" w:date="2023-02-17T16:54:00Z"/>
        </w:rPr>
      </w:pPr>
      <w:r>
        <w:t xml:space="preserve">We began our paper by mocking Crankology: a fictitious discipline plagued by a methodological artifact that could bias results in any direction, had unreliable effects, and had poorly understood mechanisms of action. However, our </w:t>
      </w:r>
      <w:del w:id="581" w:author="Nicholas Alvaro Coles" w:date="2023-02-17T16:59:00Z">
        <w:r w:rsidDel="0083038F">
          <w:delText xml:space="preserve">comprehensive </w:delText>
        </w:r>
      </w:del>
      <w:ins w:id="582" w:author="Nicholas Alvaro Coles" w:date="2023-02-17T16:59:00Z">
        <w:r w:rsidR="0083038F">
          <w:pgNum/>
        </w:r>
        <w:proofErr w:type="spellStart"/>
        <w:r w:rsidR="0083038F">
          <w:t>uantitative</w:t>
        </w:r>
        <w:proofErr w:type="spellEnd"/>
        <w:r w:rsidR="0083038F">
          <w:t xml:space="preserve"> </w:t>
        </w:r>
      </w:ins>
      <w:r>
        <w:t xml:space="preserve">examination of a textbook methodological concern in experimental psychology—demand characteristics—raises humbling questions about the superiority of our own </w:t>
      </w:r>
      <w:del w:id="583" w:author="Nicholas Alvaro Coles" w:date="2023-02-17T16:52:00Z">
        <w:r w:rsidDel="0083038F">
          <w:delText>discipline</w:delText>
        </w:r>
      </w:del>
      <w:ins w:id="584" w:author="Nicholas Alvaro Coles" w:date="2023-02-17T16:52:00Z">
        <w:r w:rsidR="0083038F">
          <w:t>scientific endeavors</w:t>
        </w:r>
      </w:ins>
      <w:r>
        <w:t xml:space="preserve">. After all, </w:t>
      </w:r>
      <w:del w:id="585" w:author="Nicholas Alvaro Coles" w:date="2023-02-17T16:52:00Z">
        <w:r w:rsidDel="0083038F">
          <w:delText xml:space="preserve">an examination of all </w:delText>
        </w:r>
      </w:del>
      <w:ins w:id="586" w:author="Nicholas Alvaro Coles" w:date="2023-02-17T16:52:00Z">
        <w:r w:rsidR="0083038F">
          <w:t>t</w:t>
        </w:r>
      </w:ins>
      <w:ins w:id="587" w:author="Nicholas Alvaro Coles" w:date="2023-02-17T16:53:00Z">
        <w:r w:rsidR="0083038F">
          <w:t xml:space="preserve">he </w:t>
        </w:r>
      </w:ins>
      <w:del w:id="588" w:author="Nicholas Alvaro Coles" w:date="2023-02-17T16:52:00Z">
        <w:r w:rsidDel="0083038F">
          <w:delText xml:space="preserve">available </w:delText>
        </w:r>
      </w:del>
      <w:r>
        <w:t xml:space="preserve">evidence </w:t>
      </w:r>
      <w:ins w:id="589" w:author="Nicholas Alvaro Coles" w:date="2023-02-17T16:52:00Z">
        <w:r w:rsidR="0083038F">
          <w:t xml:space="preserve">we were able to synthesize </w:t>
        </w:r>
      </w:ins>
      <w:r>
        <w:t xml:space="preserve">indicates that demand characteristics </w:t>
      </w:r>
      <w:del w:id="590" w:author="Nicholas Alvaro Coles" w:date="2023-02-17T16:53:00Z">
        <w:r w:rsidDel="0083038F">
          <w:delText xml:space="preserve">too </w:delText>
        </w:r>
      </w:del>
      <w:ins w:id="591" w:author="Nicholas Alvaro Coles" w:date="2023-02-17T16:53:00Z">
        <w:r w:rsidR="0083038F">
          <w:t>also (a)</w:t>
        </w:r>
        <w:r w:rsidR="0083038F">
          <w:t xml:space="preserve"> </w:t>
        </w:r>
      </w:ins>
      <w:r>
        <w:t xml:space="preserve">can bias participant responses in any direction, </w:t>
      </w:r>
      <w:ins w:id="592" w:author="Nicholas Alvaro Coles" w:date="2023-02-17T16:53:00Z">
        <w:r w:rsidR="0083038F">
          <w:t xml:space="preserve">(b) </w:t>
        </w:r>
      </w:ins>
      <w:r>
        <w:t xml:space="preserve">have </w:t>
      </w:r>
      <w:del w:id="593" w:author="Nicholas Alvaro Coles" w:date="2023-02-17T16:53:00Z">
        <w:r w:rsidDel="0083038F">
          <w:delText xml:space="preserve">extremely </w:delText>
        </w:r>
      </w:del>
      <w:r>
        <w:t xml:space="preserve">heterogeneous effects, and </w:t>
      </w:r>
      <w:ins w:id="594" w:author="Nicholas Alvaro Coles" w:date="2023-02-17T16:53:00Z">
        <w:r w:rsidR="0083038F">
          <w:t xml:space="preserve">(c) </w:t>
        </w:r>
      </w:ins>
      <w:r>
        <w:t xml:space="preserve">have somewhat unclear mechanisms of action. Contrary to </w:t>
      </w:r>
      <w:del w:id="595" w:author="Nicholas Alvaro Coles" w:date="2023-02-17T16:53:00Z">
        <w:r w:rsidDel="0083038F">
          <w:delText xml:space="preserve">leading </w:delText>
        </w:r>
      </w:del>
      <w:ins w:id="596" w:author="Nicholas Alvaro Coles" w:date="2023-02-17T16:53:00Z">
        <w:r w:rsidR="0083038F">
          <w:t xml:space="preserve">conventional beliefs </w:t>
        </w:r>
      </w:ins>
      <w:del w:id="597" w:author="Nicholas Alvaro Coles" w:date="2023-02-17T16:53:00Z">
        <w:r w:rsidDel="0083038F">
          <w:delText xml:space="preserve">ideas </w:delText>
        </w:r>
      </w:del>
      <w:r>
        <w:t xml:space="preserve">in the demand characteristics literature, our results provide evidence that placebo-based mechanisms may play a much larger role than previously believed. However, such conclusions are ultimately preliminary given the high heterogeneity, </w:t>
      </w:r>
      <w:r>
        <w:lastRenderedPageBreak/>
        <w:t xml:space="preserve">inconclusive publication bias analyses, and primitive </w:t>
      </w:r>
      <w:del w:id="598" w:author="Nicholas Alvaro Coles" w:date="2023-02-17T16:54:00Z">
        <w:r w:rsidDel="0083038F">
          <w:delText xml:space="preserve">the </w:delText>
        </w:r>
      </w:del>
      <w:r>
        <w:t>measures of potential underlying mechanisms</w:t>
      </w:r>
      <w:ins w:id="599" w:author="Nicholas Alvaro Coles" w:date="2023-02-17T16:58:00Z">
        <w:r w:rsidR="0083038F">
          <w:t xml:space="preserve"> (give Flake a cite)</w:t>
        </w:r>
      </w:ins>
      <w:r>
        <w:t>.</w:t>
      </w:r>
    </w:p>
    <w:p w14:paraId="4B15E459" w14:textId="03A8ECEF" w:rsidR="0083038F" w:rsidRPr="0083038F" w:rsidDel="0083038F" w:rsidRDefault="0083038F" w:rsidP="0083038F">
      <w:pPr>
        <w:pStyle w:val="BodyText"/>
        <w:rPr>
          <w:del w:id="600" w:author="Nicholas Alvaro Coles" w:date="2023-02-17T16:57:00Z"/>
        </w:rPr>
        <w:pPrChange w:id="601" w:author="Nicholas Alvaro Coles" w:date="2023-02-17T16:57:00Z">
          <w:pPr>
            <w:pStyle w:val="FirstParagraph"/>
          </w:pPr>
        </w:pPrChange>
      </w:pPr>
      <w:ins w:id="602" w:author="Nicholas Alvaro Coles" w:date="2023-02-17T16:54:00Z">
        <w:r>
          <w:t xml:space="preserve">The estimated </w:t>
        </w:r>
        <w:r>
          <w:t xml:space="preserve">range </w:t>
        </w:r>
        <w:r>
          <w:t xml:space="preserve">of </w:t>
        </w:r>
        <w:r>
          <w:t>demand</w:t>
        </w:r>
      </w:ins>
      <w:ins w:id="603" w:author="Nicholas Alvaro Coles" w:date="2023-02-17T16:55:00Z">
        <w:r>
          <w:t xml:space="preserve"> effects </w:t>
        </w:r>
      </w:ins>
      <w:ins w:id="604" w:author="Nicholas Alvaro Coles" w:date="2023-02-17T16:54:00Z">
        <w:r>
          <w:t>covers the span of almost every conceivable effect in experimental psychology.</w:t>
        </w:r>
      </w:ins>
      <w:ins w:id="605" w:author="Nicholas Alvaro Coles" w:date="2023-02-17T16:55:00Z">
        <w:r>
          <w:t xml:space="preserve"> After taking stock of what we know</w:t>
        </w:r>
      </w:ins>
      <w:ins w:id="606" w:author="Nicholas Alvaro Coles" w:date="2023-02-17T16:56:00Z">
        <w:r>
          <w:t xml:space="preserve"> </w:t>
        </w:r>
      </w:ins>
      <w:ins w:id="607" w:author="Nicholas Alvaro Coles" w:date="2023-02-17T16:55:00Z">
        <w:r>
          <w:t xml:space="preserve">about demand characteristics, we think it is </w:t>
        </w:r>
        <w:r w:rsidRPr="0083038F">
          <w:rPr>
            <w:i/>
            <w:iCs/>
            <w:rPrChange w:id="608" w:author="Nicholas Alvaro Coles" w:date="2023-02-17T17:00:00Z">
              <w:rPr/>
            </w:rPrChange>
          </w:rPr>
          <w:t>reasonable</w:t>
        </w:r>
        <w:r>
          <w:t xml:space="preserve"> to question whether the potentially valid </w:t>
        </w:r>
      </w:ins>
      <w:ins w:id="609" w:author="Nicholas Alvaro Coles" w:date="2023-02-17T16:59:00Z">
        <w:r>
          <w:t xml:space="preserve">methods </w:t>
        </w:r>
      </w:ins>
      <w:ins w:id="610" w:author="Nicholas Alvaro Coles" w:date="2023-02-17T16:55:00Z">
        <w:r>
          <w:t>of experimental psychology are distinguishable</w:t>
        </w:r>
      </w:ins>
      <w:ins w:id="611" w:author="Nicholas Alvaro Coles" w:date="2023-02-17T16:56:00Z">
        <w:r>
          <w:t xml:space="preserve"> from the clearly invalid methods of </w:t>
        </w:r>
        <w:proofErr w:type="spellStart"/>
        <w:r>
          <w:t>Crankology</w:t>
        </w:r>
        <w:proofErr w:type="spellEnd"/>
        <w:r>
          <w:t xml:space="preserve">. Despite our own crankiness, we remain somewhat optimistic—if, that is, researchers </w:t>
        </w:r>
      </w:ins>
      <w:ins w:id="612" w:author="Nicholas Alvaro Coles" w:date="2023-02-17T17:01:00Z">
        <w:r>
          <w:t xml:space="preserve">will </w:t>
        </w:r>
      </w:ins>
      <w:ins w:id="613" w:author="Nicholas Alvaro Coles" w:date="2023-02-17T16:56:00Z">
        <w:r>
          <w:t>continue to work</w:t>
        </w:r>
      </w:ins>
    </w:p>
    <w:p w14:paraId="02566762" w14:textId="2FB4FB23" w:rsidR="006940D1" w:rsidDel="0083038F" w:rsidRDefault="00000000" w:rsidP="0083038F">
      <w:pPr>
        <w:pStyle w:val="BodyText"/>
        <w:rPr>
          <w:del w:id="614" w:author="Nicholas Alvaro Coles" w:date="2023-02-17T16:57:00Z"/>
        </w:rPr>
      </w:pPr>
      <w:del w:id="615" w:author="Nicholas Alvaro Coles" w:date="2023-02-17T16:57:00Z">
        <w:r w:rsidDel="0083038F">
          <w:delText>After taking stock of what we know—and don’t know—about demand characteristics, we are convinced that experimental psychology can be at least somewhat distinguished from the clearly invalid methods of Crankology. Yet, for experimental psychologists to maintain that reputation, one thing is clear: more work is needed</w:delText>
        </w:r>
      </w:del>
      <w:r>
        <w:t xml:space="preserve"> to understand the </w:t>
      </w:r>
      <w:ins w:id="616" w:author="Nicholas Alvaro Coles" w:date="2023-02-17T16:57:00Z">
        <w:r w:rsidR="0083038F">
          <w:t>mysterious but potentially massive impact of demand characteristics</w:t>
        </w:r>
        <w:r w:rsidR="0083038F">
          <w:t>.</w:t>
        </w:r>
        <w:r w:rsidR="0083038F" w:rsidDel="0083038F">
          <w:t xml:space="preserve"> </w:t>
        </w:r>
      </w:ins>
      <w:del w:id="617" w:author="Nicholas Alvaro Coles" w:date="2023-02-17T16:57:00Z">
        <w:r w:rsidDel="0083038F">
          <w:delText>textbook methodological issue of demand characteristics.</w:delText>
        </w:r>
      </w:del>
    </w:p>
    <w:p w14:paraId="666ED1D3" w14:textId="77777777" w:rsidR="0083038F" w:rsidRDefault="0083038F" w:rsidP="0083038F">
      <w:pPr>
        <w:pStyle w:val="BodyText"/>
        <w:rPr>
          <w:ins w:id="618" w:author="Nicholas Alvaro Coles" w:date="2023-02-17T16:57:00Z"/>
        </w:rPr>
      </w:pPr>
    </w:p>
    <w:p w14:paraId="47C8D9FE" w14:textId="77777777" w:rsidR="006940D1" w:rsidRDefault="00000000" w:rsidP="0083038F">
      <w:pPr>
        <w:pStyle w:val="BodyText"/>
      </w:pPr>
      <w:bookmarkStart w:id="619" w:name="to-do"/>
      <w:bookmarkEnd w:id="579"/>
      <w:r>
        <w:t>To-do</w:t>
      </w:r>
    </w:p>
    <w:p w14:paraId="7F5FB260" w14:textId="77777777" w:rsidR="006940D1" w:rsidRDefault="00000000">
      <w:pPr>
        <w:pStyle w:val="FirstParagraph"/>
      </w:pPr>
      <w:r>
        <w:t>[] Work through Mike’s comment regarding the histogram</w:t>
      </w:r>
    </w:p>
    <w:p w14:paraId="154AFA33" w14:textId="77777777" w:rsidR="006940D1" w:rsidRDefault="00000000">
      <w:pPr>
        <w:pStyle w:val="BodyText"/>
      </w:pPr>
      <w:r>
        <w:t>[] Fix bug that is causing figures to not correctly display</w:t>
      </w:r>
    </w:p>
    <w:p w14:paraId="786D2A99" w14:textId="77777777" w:rsidR="006940D1" w:rsidRDefault="00000000">
      <w:pPr>
        <w:pStyle w:val="BodyText"/>
      </w:pPr>
      <w:r>
        <w:t>---</w:t>
      </w:r>
    </w:p>
    <w:p w14:paraId="0F083901" w14:textId="77777777" w:rsidR="006940D1" w:rsidRDefault="00000000">
      <w:pPr>
        <w:pStyle w:val="BodyText"/>
      </w:pPr>
      <w:r>
        <w:t>[] F-value looks off here “Instances where a demand characteristic condition was compared to a control group allowed us to additional test whether participants respond more strongly to positive, nil, or negative demand characteristics.”</w:t>
      </w:r>
    </w:p>
    <w:p w14:paraId="497F93EF" w14:textId="77777777" w:rsidR="006940D1" w:rsidRDefault="00000000">
      <w:pPr>
        <w:pStyle w:val="BodyText"/>
      </w:pPr>
      <w:r>
        <w:t>---</w:t>
      </w:r>
    </w:p>
    <w:p w14:paraId="3E5B16FC" w14:textId="77777777" w:rsidR="006940D1" w:rsidRDefault="00000000">
      <w:pPr>
        <w:pStyle w:val="BodyText"/>
      </w:pPr>
      <w:r>
        <w:t>[] Clean up folder structure</w:t>
      </w:r>
    </w:p>
    <w:p w14:paraId="478D8F3F" w14:textId="77777777" w:rsidR="006940D1" w:rsidRDefault="00000000">
      <w:pPr>
        <w:pStyle w:val="BodyText"/>
      </w:pPr>
      <w:r>
        <w:t>[] Codebooks</w:t>
      </w:r>
    </w:p>
    <w:p w14:paraId="1CBD4B97" w14:textId="77777777" w:rsidR="006940D1" w:rsidRDefault="00000000">
      <w:pPr>
        <w:pStyle w:val="Heading1"/>
      </w:pPr>
      <w:bookmarkStart w:id="620" w:name="references"/>
      <w:bookmarkEnd w:id="619"/>
      <w:r>
        <w:lastRenderedPageBreak/>
        <w:t>References</w:t>
      </w:r>
    </w:p>
    <w:p w14:paraId="2509A252" w14:textId="77777777" w:rsidR="006940D1" w:rsidRDefault="00000000">
      <w:pPr>
        <w:pStyle w:val="Bibliography"/>
      </w:pPr>
      <w:bookmarkStart w:id="621" w:name="ref-allen2012demand"/>
      <w:bookmarkStart w:id="622"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7DA4DBAF" w14:textId="77777777" w:rsidR="006940D1" w:rsidRDefault="00000000">
      <w:pPr>
        <w:pStyle w:val="Bibliography"/>
      </w:pPr>
      <w:bookmarkStart w:id="623" w:name="ref-barbuto1998motivation"/>
      <w:bookmarkEnd w:id="621"/>
      <w:r>
        <w:t xml:space="preserve">Barbuto Jr, J. E., &amp; Scholl, R. W. (1998). Motivation sources inventory: Development and validation of new scales to measure an integrative taxonomy of motivation. </w:t>
      </w:r>
      <w:r>
        <w:rPr>
          <w:i/>
          <w:iCs/>
        </w:rPr>
        <w:t>Psychological Reports</w:t>
      </w:r>
      <w:r>
        <w:t xml:space="preserve">, </w:t>
      </w:r>
      <w:r>
        <w:rPr>
          <w:i/>
          <w:iCs/>
        </w:rPr>
        <w:t>82</w:t>
      </w:r>
      <w:r>
        <w:t>(3), 1011–1022.</w:t>
      </w:r>
    </w:p>
    <w:p w14:paraId="388CB5BF" w14:textId="77777777" w:rsidR="006940D1" w:rsidRDefault="00000000">
      <w:pPr>
        <w:pStyle w:val="Bibliography"/>
      </w:pPr>
      <w:bookmarkStart w:id="624" w:name="ref-berkowitz1971weapons"/>
      <w:bookmarkEnd w:id="623"/>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09252CE4" w14:textId="77777777" w:rsidR="006940D1" w:rsidRDefault="00000000">
      <w:pPr>
        <w:pStyle w:val="Bibliography"/>
      </w:pPr>
      <w:bookmarkStart w:id="625" w:name="ref-borenstein2009effect"/>
      <w:bookmarkEnd w:id="624"/>
      <w:r>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7237EBC2" w14:textId="77777777" w:rsidR="006940D1" w:rsidRDefault="00000000">
      <w:pPr>
        <w:pStyle w:val="Bibliography"/>
      </w:pPr>
      <w:bookmarkStart w:id="626" w:name="ref-borenstein2011introduction"/>
      <w:bookmarkEnd w:id="625"/>
      <w:r>
        <w:t xml:space="preserve">Borenstein, M., Hedges, L. V., Higgins, J. P., &amp; Rothstein, H. R. (2011). </w:t>
      </w:r>
      <w:r>
        <w:rPr>
          <w:i/>
          <w:iCs/>
        </w:rPr>
        <w:t>Introduction to meta-analysis</w:t>
      </w:r>
      <w:r>
        <w:t>. John Wiley &amp; Sons.</w:t>
      </w:r>
    </w:p>
    <w:p w14:paraId="665C75DF" w14:textId="77777777" w:rsidR="006940D1" w:rsidRDefault="00000000">
      <w:pPr>
        <w:pStyle w:val="Bibliography"/>
      </w:pPr>
      <w:bookmarkStart w:id="627" w:name="ref-boudreaux2013goal"/>
      <w:bookmarkEnd w:id="626"/>
      <w:r>
        <w:t xml:space="preserve">Boudreaux, M. J., &amp; Ozer, D. J. (2013). Goal conflict, goal striving, and psychological well-being. </w:t>
      </w:r>
      <w:r>
        <w:rPr>
          <w:i/>
          <w:iCs/>
        </w:rPr>
        <w:t>Motivation and Emotion</w:t>
      </w:r>
      <w:r>
        <w:t xml:space="preserve">, </w:t>
      </w:r>
      <w:r>
        <w:rPr>
          <w:i/>
          <w:iCs/>
        </w:rPr>
        <w:t>37</w:t>
      </w:r>
      <w:r>
        <w:t>(3), 433–443.</w:t>
      </w:r>
    </w:p>
    <w:p w14:paraId="0422EAB8" w14:textId="77777777" w:rsidR="006940D1" w:rsidRDefault="00000000">
      <w:pPr>
        <w:pStyle w:val="Bibliography"/>
      </w:pPr>
      <w:bookmarkStart w:id="628" w:name="ref-cohen1988statistical"/>
      <w:bookmarkEnd w:id="627"/>
      <w:r>
        <w:t xml:space="preserve">Cohen, J. (2013). </w:t>
      </w:r>
      <w:r>
        <w:rPr>
          <w:i/>
          <w:iCs/>
        </w:rPr>
        <w:t>Statistical power analysis for the behavioral sciences</w:t>
      </w:r>
      <w:r>
        <w:t xml:space="preserve"> (Vol. 2). New York, NY: Lawrence Erlbaum Associates.</w:t>
      </w:r>
    </w:p>
    <w:p w14:paraId="4A934E3D" w14:textId="77777777" w:rsidR="006940D1" w:rsidRDefault="00000000">
      <w:pPr>
        <w:pStyle w:val="Bibliography"/>
      </w:pPr>
      <w:bookmarkStart w:id="629" w:name="ref-coles2022fact"/>
      <w:bookmarkEnd w:id="628"/>
      <w:r>
        <w:t xml:space="preserve">Coles, N. A., Gaertner, L., Frohlich, B., Larsen, J. T., &amp; Basnight-Brown, D. M. (2022). Fact or artifact? Demand characteristics and participants’ beliefs can moderate, but do not fully </w:t>
      </w:r>
      <w:r>
        <w:lastRenderedPageBreak/>
        <w:t xml:space="preserve">account for, the effects of facial feedback on emotional experience. </w:t>
      </w:r>
      <w:r>
        <w:rPr>
          <w:i/>
          <w:iCs/>
        </w:rPr>
        <w:t>Journal of Personality and Social Psychology</w:t>
      </w:r>
      <w:r>
        <w:t>.</w:t>
      </w:r>
    </w:p>
    <w:p w14:paraId="102D593F" w14:textId="77777777" w:rsidR="006940D1" w:rsidRDefault="00000000">
      <w:pPr>
        <w:pStyle w:val="Bibliography"/>
      </w:pPr>
      <w:bookmarkStart w:id="630" w:name="ref-coles2019meta"/>
      <w:bookmarkEnd w:id="629"/>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36C58C9F" w14:textId="77777777" w:rsidR="006940D1" w:rsidRDefault="00000000">
      <w:pPr>
        <w:pStyle w:val="Bibliography"/>
      </w:pPr>
      <w:bookmarkStart w:id="631" w:name="ref-coles2022multi"/>
      <w:bookmarkEnd w:id="630"/>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53B07538" w14:textId="77777777" w:rsidR="006940D1" w:rsidRDefault="00000000">
      <w:pPr>
        <w:pStyle w:val="Bibliography"/>
      </w:pPr>
      <w:bookmarkStart w:id="632" w:name="ref-coles2018costs"/>
      <w:bookmarkEnd w:id="631"/>
      <w:r>
        <w:t xml:space="preserve">Coles, N. A., Tiokhin, L., Scheel, A. M., Isager, P. M., &amp; Lakens, D. (2018). The costs and benefits of replication studies. </w:t>
      </w:r>
      <w:r>
        <w:rPr>
          <w:i/>
          <w:iCs/>
        </w:rPr>
        <w:t>The Behavioral and Brain Sciences</w:t>
      </w:r>
      <w:r>
        <w:t>.</w:t>
      </w:r>
    </w:p>
    <w:p w14:paraId="338DCDCB" w14:textId="77777777" w:rsidR="006940D1" w:rsidRDefault="00000000">
      <w:pPr>
        <w:pStyle w:val="Bibliography"/>
      </w:pPr>
      <w:bookmarkStart w:id="633" w:name="ref-cook1970demand"/>
      <w:bookmarkEnd w:id="632"/>
      <w:r>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621CC687" w14:textId="77777777" w:rsidR="006940D1" w:rsidRDefault="00000000">
      <w:pPr>
        <w:pStyle w:val="Bibliography"/>
      </w:pPr>
      <w:bookmarkStart w:id="634" w:name="ref-corneille2022sixty"/>
      <w:bookmarkEnd w:id="633"/>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04F90476" w14:textId="77777777" w:rsidR="006940D1" w:rsidRDefault="00000000">
      <w:pPr>
        <w:pStyle w:val="Bibliography"/>
      </w:pPr>
      <w:bookmarkStart w:id="635" w:name="ref-drevon2017intercoder"/>
      <w:bookmarkEnd w:id="634"/>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602CC70E" w14:textId="77777777" w:rsidR="006940D1" w:rsidRDefault="00000000">
      <w:pPr>
        <w:pStyle w:val="Bibliography"/>
      </w:pPr>
      <w:bookmarkStart w:id="636" w:name="ref-fillenbaun1970more"/>
      <w:bookmarkEnd w:id="635"/>
      <w:r>
        <w:t xml:space="preserve">Fillenbaun, S., &amp; Frey, R. (1970). More on the" faithful" behavior of suspicious subjects. </w:t>
      </w:r>
      <w:r>
        <w:rPr>
          <w:i/>
          <w:iCs/>
        </w:rPr>
        <w:t>Journal of Personality</w:t>
      </w:r>
      <w:r>
        <w:t xml:space="preserve">, </w:t>
      </w:r>
      <w:r>
        <w:rPr>
          <w:i/>
          <w:iCs/>
        </w:rPr>
        <w:t>38</w:t>
      </w:r>
      <w:r>
        <w:t>(1), 43–51.</w:t>
      </w:r>
    </w:p>
    <w:p w14:paraId="30DD5A06" w14:textId="77777777" w:rsidR="006940D1" w:rsidRDefault="00000000">
      <w:pPr>
        <w:pStyle w:val="Bibliography"/>
      </w:pPr>
      <w:bookmarkStart w:id="637" w:name="ref-franco2014publication"/>
      <w:bookmarkEnd w:id="636"/>
      <w:r>
        <w:lastRenderedPageBreak/>
        <w:t xml:space="preserve">Franco, A., Malhotra, N., &amp; Simonovits, G. (2014). Publication bias in the social sciences: Unlocking the file drawer. </w:t>
      </w:r>
      <w:r>
        <w:rPr>
          <w:i/>
          <w:iCs/>
        </w:rPr>
        <w:t>Science</w:t>
      </w:r>
      <w:r>
        <w:t xml:space="preserve">, </w:t>
      </w:r>
      <w:r>
        <w:rPr>
          <w:i/>
          <w:iCs/>
        </w:rPr>
        <w:t>345</w:t>
      </w:r>
      <w:r>
        <w:t>(6203), 1502–1505.</w:t>
      </w:r>
    </w:p>
    <w:p w14:paraId="36D36E46" w14:textId="77777777" w:rsidR="006940D1" w:rsidRDefault="00000000">
      <w:pPr>
        <w:pStyle w:val="Bibliography"/>
      </w:pPr>
      <w:bookmarkStart w:id="638" w:name="ref-hayes1967two"/>
      <w:bookmarkEnd w:id="637"/>
      <w:r>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683A41F4" w14:textId="77777777" w:rsidR="006940D1" w:rsidRDefault="00000000">
      <w:pPr>
        <w:pStyle w:val="Bibliography"/>
      </w:pPr>
      <w:bookmarkStart w:id="639" w:name="ref-kenealy1988validation"/>
      <w:bookmarkEnd w:id="638"/>
      <w:r>
        <w:t xml:space="preserve">Kenealy, P. (1988). Validation of a music mood induction procedure: Some preliminary findings. </w:t>
      </w:r>
      <w:r>
        <w:rPr>
          <w:i/>
          <w:iCs/>
        </w:rPr>
        <w:t>Cognition &amp; Emotion</w:t>
      </w:r>
      <w:r>
        <w:t xml:space="preserve">, </w:t>
      </w:r>
      <w:r>
        <w:rPr>
          <w:i/>
          <w:iCs/>
        </w:rPr>
        <w:t>2</w:t>
      </w:r>
      <w:r>
        <w:t>(1), 41–48.</w:t>
      </w:r>
    </w:p>
    <w:p w14:paraId="1E011545" w14:textId="77777777" w:rsidR="006940D1" w:rsidRDefault="00000000">
      <w:pPr>
        <w:pStyle w:val="Bibliography"/>
      </w:pPr>
      <w:bookmarkStart w:id="640" w:name="ref-kruglanski1975human"/>
      <w:bookmarkEnd w:id="639"/>
      <w:r>
        <w:t xml:space="preserve">Kruglanski, A. W. (1975). The human subject in the psychology experiment: Fact and artifact. </w:t>
      </w:r>
      <w:r>
        <w:rPr>
          <w:i/>
          <w:iCs/>
        </w:rPr>
        <w:t>Advances in Experimental Social Psychology</w:t>
      </w:r>
      <w:r>
        <w:t xml:space="preserve">, </w:t>
      </w:r>
      <w:r>
        <w:rPr>
          <w:i/>
          <w:iCs/>
        </w:rPr>
        <w:t>8</w:t>
      </w:r>
      <w:r>
        <w:t>, 101–147.</w:t>
      </w:r>
    </w:p>
    <w:p w14:paraId="2A99B390" w14:textId="77777777" w:rsidR="006940D1" w:rsidRPr="0002765E" w:rsidRDefault="00000000">
      <w:pPr>
        <w:pStyle w:val="Bibliography"/>
        <w:rPr>
          <w:lang w:val="fr-FR"/>
          <w:rPrChange w:id="641" w:author="Nicholas Alvaro Coles" w:date="2023-02-17T14:34:00Z">
            <w:rPr/>
          </w:rPrChange>
        </w:rPr>
      </w:pPr>
      <w:bookmarkStart w:id="642" w:name="ref-kube2021beliefs"/>
      <w:bookmarkEnd w:id="640"/>
      <w:r>
        <w:t xml:space="preserve">Kube, T., &amp; Rozenkrantz, L. (2021). When beliefs face reality: An integrative review of belief updating in mental health and illness. </w:t>
      </w:r>
      <w:r w:rsidRPr="0002765E">
        <w:rPr>
          <w:i/>
          <w:iCs/>
          <w:lang w:val="fr-FR"/>
          <w:rPrChange w:id="643" w:author="Nicholas Alvaro Coles" w:date="2023-02-17T14:34:00Z">
            <w:rPr>
              <w:i/>
              <w:iCs/>
            </w:rPr>
          </w:rPrChange>
        </w:rPr>
        <w:t xml:space="preserve">Perspectives on </w:t>
      </w:r>
      <w:proofErr w:type="spellStart"/>
      <w:r w:rsidRPr="0002765E">
        <w:rPr>
          <w:i/>
          <w:iCs/>
          <w:lang w:val="fr-FR"/>
          <w:rPrChange w:id="644" w:author="Nicholas Alvaro Coles" w:date="2023-02-17T14:34:00Z">
            <w:rPr>
              <w:i/>
              <w:iCs/>
            </w:rPr>
          </w:rPrChange>
        </w:rPr>
        <w:t>Psychological</w:t>
      </w:r>
      <w:proofErr w:type="spellEnd"/>
      <w:r w:rsidRPr="0002765E">
        <w:rPr>
          <w:i/>
          <w:iCs/>
          <w:lang w:val="fr-FR"/>
          <w:rPrChange w:id="645" w:author="Nicholas Alvaro Coles" w:date="2023-02-17T14:34:00Z">
            <w:rPr>
              <w:i/>
              <w:iCs/>
            </w:rPr>
          </w:rPrChange>
        </w:rPr>
        <w:t xml:space="preserve"> Science</w:t>
      </w:r>
      <w:r w:rsidRPr="0002765E">
        <w:rPr>
          <w:lang w:val="fr-FR"/>
          <w:rPrChange w:id="646" w:author="Nicholas Alvaro Coles" w:date="2023-02-17T14:34:00Z">
            <w:rPr/>
          </w:rPrChange>
        </w:rPr>
        <w:t xml:space="preserve">, </w:t>
      </w:r>
      <w:r w:rsidRPr="0002765E">
        <w:rPr>
          <w:i/>
          <w:iCs/>
          <w:lang w:val="fr-FR"/>
          <w:rPrChange w:id="647" w:author="Nicholas Alvaro Coles" w:date="2023-02-17T14:34:00Z">
            <w:rPr>
              <w:i/>
              <w:iCs/>
            </w:rPr>
          </w:rPrChange>
        </w:rPr>
        <w:t>16</w:t>
      </w:r>
      <w:r w:rsidRPr="0002765E">
        <w:rPr>
          <w:lang w:val="fr-FR"/>
          <w:rPrChange w:id="648" w:author="Nicholas Alvaro Coles" w:date="2023-02-17T14:34:00Z">
            <w:rPr/>
          </w:rPrChange>
        </w:rPr>
        <w:t>(2), 247–274.</w:t>
      </w:r>
    </w:p>
    <w:p w14:paraId="658A5754" w14:textId="77777777" w:rsidR="006940D1" w:rsidRDefault="00000000">
      <w:pPr>
        <w:pStyle w:val="Bibliography"/>
      </w:pPr>
      <w:bookmarkStart w:id="649" w:name="ref-lanz2022social"/>
      <w:bookmarkEnd w:id="642"/>
      <w:r w:rsidRPr="0002765E">
        <w:rPr>
          <w:lang w:val="fr-FR"/>
          <w:rPrChange w:id="650" w:author="Nicholas Alvaro Coles" w:date="2023-02-17T14:34:00Z">
            <w:rPr/>
          </w:rPrChange>
        </w:rPr>
        <w:t xml:space="preserve">Lanz, L., </w:t>
      </w:r>
      <w:proofErr w:type="spellStart"/>
      <w:r w:rsidRPr="0002765E">
        <w:rPr>
          <w:lang w:val="fr-FR"/>
          <w:rPrChange w:id="651" w:author="Nicholas Alvaro Coles" w:date="2023-02-17T14:34:00Z">
            <w:rPr/>
          </w:rPrChange>
        </w:rPr>
        <w:t>Thielmann</w:t>
      </w:r>
      <w:proofErr w:type="spellEnd"/>
      <w:r w:rsidRPr="0002765E">
        <w:rPr>
          <w:lang w:val="fr-FR"/>
          <w:rPrChange w:id="652" w:author="Nicholas Alvaro Coles" w:date="2023-02-17T14:34:00Z">
            <w:rPr/>
          </w:rPrChange>
        </w:rPr>
        <w:t xml:space="preserve">, I., &amp; </w:t>
      </w:r>
      <w:proofErr w:type="spellStart"/>
      <w:r w:rsidRPr="0002765E">
        <w:rPr>
          <w:lang w:val="fr-FR"/>
          <w:rPrChange w:id="653" w:author="Nicholas Alvaro Coles" w:date="2023-02-17T14:34:00Z">
            <w:rPr/>
          </w:rPrChange>
        </w:rPr>
        <w:t>Gerpott</w:t>
      </w:r>
      <w:proofErr w:type="spellEnd"/>
      <w:r w:rsidRPr="0002765E">
        <w:rPr>
          <w:lang w:val="fr-FR"/>
          <w:rPrChange w:id="654" w:author="Nicholas Alvaro Coles" w:date="2023-02-17T14:34:00Z">
            <w:rPr/>
          </w:rPrChange>
        </w:rPr>
        <w:t xml:space="preserve">, F. H. (2022). </w:t>
      </w:r>
      <w:r>
        <w:t xml:space="preserve">Are social desirability scales desirable? A meta-analytic test of the validity of social desirability scales in the context of prosocial behavior. </w:t>
      </w:r>
      <w:r>
        <w:rPr>
          <w:i/>
          <w:iCs/>
        </w:rPr>
        <w:t>Journal of Personality</w:t>
      </w:r>
      <w:r>
        <w:t xml:space="preserve">, </w:t>
      </w:r>
      <w:r>
        <w:rPr>
          <w:i/>
          <w:iCs/>
        </w:rPr>
        <w:t>90</w:t>
      </w:r>
      <w:r>
        <w:t>(2), 203–221.</w:t>
      </w:r>
    </w:p>
    <w:p w14:paraId="07451E51" w14:textId="77777777" w:rsidR="006940D1" w:rsidRDefault="00000000">
      <w:pPr>
        <w:pStyle w:val="Bibliography"/>
      </w:pPr>
      <w:bookmarkStart w:id="655" w:name="ref-masling1966role"/>
      <w:bookmarkEnd w:id="649"/>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01A8B304" w14:textId="77777777" w:rsidR="006940D1" w:rsidRDefault="00000000">
      <w:pPr>
        <w:pStyle w:val="Bibliography"/>
      </w:pPr>
      <w:bookmarkStart w:id="656" w:name="ref-mcguire2009suspiciousness"/>
      <w:bookmarkEnd w:id="655"/>
      <w:r>
        <w:t xml:space="preserve">McGuire, W. J. (2009). Suspiciousness of experimenter’s intent. </w:t>
      </w:r>
      <w:r>
        <w:rPr>
          <w:i/>
          <w:iCs/>
        </w:rPr>
        <w:t>Artifacts in Behavioral Research. New York: Oxford</w:t>
      </w:r>
      <w:r>
        <w:t>, 15–47.</w:t>
      </w:r>
    </w:p>
    <w:p w14:paraId="3FE84CA9" w14:textId="77777777" w:rsidR="006940D1" w:rsidRDefault="00000000">
      <w:pPr>
        <w:pStyle w:val="Bibliography"/>
      </w:pPr>
      <w:bookmarkStart w:id="657" w:name="ref-milgram1972interpreting"/>
      <w:bookmarkEnd w:id="656"/>
      <w:r>
        <w:lastRenderedPageBreak/>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4DD1CFAE" w14:textId="77777777" w:rsidR="006940D1" w:rsidRDefault="00000000">
      <w:pPr>
        <w:pStyle w:val="Bibliography"/>
      </w:pPr>
      <w:bookmarkStart w:id="658" w:name="ref-mummolo2019demand"/>
      <w:bookmarkEnd w:id="657"/>
      <w:r>
        <w:t xml:space="preserve">Mummolo, J., &amp; Peterson, E. (2019). Demand effects in survey experiments: An empirical assessment. </w:t>
      </w:r>
      <w:r>
        <w:rPr>
          <w:i/>
          <w:iCs/>
        </w:rPr>
        <w:t>American Political Science Review</w:t>
      </w:r>
      <w:r>
        <w:t xml:space="preserve">, </w:t>
      </w:r>
      <w:r>
        <w:rPr>
          <w:i/>
          <w:iCs/>
        </w:rPr>
        <w:t>113</w:t>
      </w:r>
      <w:r>
        <w:t>(2), 517–529.</w:t>
      </w:r>
    </w:p>
    <w:p w14:paraId="051914D1" w14:textId="77777777" w:rsidR="006940D1" w:rsidRDefault="00000000">
      <w:pPr>
        <w:pStyle w:val="Bibliography"/>
      </w:pPr>
      <w:bookmarkStart w:id="659" w:name="ref-orne1959nature"/>
      <w:bookmarkEnd w:id="658"/>
      <w:r>
        <w:t xml:space="preserve">Orne, M. T. (1959). The nature of hypnosis: Artifact and essence. </w:t>
      </w:r>
      <w:r>
        <w:rPr>
          <w:i/>
          <w:iCs/>
        </w:rPr>
        <w:t>The Journal of Abnormal and Social Psychology</w:t>
      </w:r>
      <w:r>
        <w:t xml:space="preserve">, </w:t>
      </w:r>
      <w:r>
        <w:rPr>
          <w:i/>
          <w:iCs/>
        </w:rPr>
        <w:t>58</w:t>
      </w:r>
      <w:r>
        <w:t>(3), 277–299.</w:t>
      </w:r>
    </w:p>
    <w:p w14:paraId="2E4037CB" w14:textId="77777777" w:rsidR="006940D1" w:rsidRDefault="00000000">
      <w:pPr>
        <w:pStyle w:val="Bibliography"/>
      </w:pPr>
      <w:bookmarkStart w:id="660" w:name="ref-orne1962social"/>
      <w:bookmarkEnd w:id="659"/>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70A9447B" w14:textId="77777777" w:rsidR="006940D1" w:rsidRDefault="00000000">
      <w:pPr>
        <w:pStyle w:val="Bibliography"/>
      </w:pPr>
      <w:bookmarkStart w:id="661" w:name="ref-orne1969demand"/>
      <w:bookmarkEnd w:id="660"/>
      <w:r>
        <w:t xml:space="preserve">Orne, M. T. (1969). Demand characteristics and the concept of quasi-controls. In R. Rosenthal &amp; R. L. Rosnow (Eds.), </w:t>
      </w:r>
      <w:r>
        <w:rPr>
          <w:i/>
          <w:iCs/>
        </w:rPr>
        <w:t>Artifacts in behavioral research</w:t>
      </w:r>
      <w:r>
        <w:t xml:space="preserve"> (pp. 143–179). New York, NY: Academic Press.</w:t>
      </w:r>
    </w:p>
    <w:p w14:paraId="28B50571" w14:textId="77777777" w:rsidR="006940D1" w:rsidRDefault="00000000">
      <w:pPr>
        <w:pStyle w:val="Bibliography"/>
      </w:pPr>
      <w:bookmarkStart w:id="662" w:name="ref-riecken1962program"/>
      <w:bookmarkEnd w:id="661"/>
      <w:r>
        <w:t xml:space="preserve">Riecken, H. W. (1962). A program for research on experiments in social psychology. In N. W. Washburne (Ed.), </w:t>
      </w:r>
      <w:r>
        <w:rPr>
          <w:i/>
          <w:iCs/>
        </w:rPr>
        <w:t>Decisions, values and groups</w:t>
      </w:r>
      <w:r>
        <w:t xml:space="preserve"> (Vol. 2, pp. 25–41). New York, NY: Pergamon Press.</w:t>
      </w:r>
    </w:p>
    <w:p w14:paraId="439E831D" w14:textId="77777777" w:rsidR="006940D1" w:rsidRDefault="00000000">
      <w:pPr>
        <w:pStyle w:val="Bibliography"/>
      </w:pPr>
      <w:bookmarkStart w:id="663" w:name="ref-rodgers2021evaluating"/>
      <w:bookmarkEnd w:id="662"/>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3318B8D1" w14:textId="77777777" w:rsidR="006940D1" w:rsidRDefault="00000000">
      <w:pPr>
        <w:pStyle w:val="Bibliography"/>
      </w:pPr>
      <w:bookmarkStart w:id="664" w:name="ref-rosenberg1969conditions"/>
      <w:bookmarkEnd w:id="663"/>
      <w:r>
        <w:lastRenderedPageBreak/>
        <w:t xml:space="preserve">Rosenberg, M. J. (1969). The conditions and consequences of evaluation apprehension. In R. Rosenthal &amp; R. L. Rosnow (Eds.), </w:t>
      </w:r>
      <w:r>
        <w:rPr>
          <w:i/>
          <w:iCs/>
        </w:rPr>
        <w:t>Artifacts in behavioral research</w:t>
      </w:r>
      <w:r>
        <w:t xml:space="preserve"> (pp. 280–350). New York, NY: Academic Press.</w:t>
      </w:r>
    </w:p>
    <w:p w14:paraId="5676F620" w14:textId="77777777" w:rsidR="006940D1" w:rsidRDefault="00000000">
      <w:pPr>
        <w:pStyle w:val="Bibliography"/>
      </w:pPr>
      <w:bookmarkStart w:id="665" w:name="ref-rosnow1973mediation"/>
      <w:bookmarkEnd w:id="664"/>
      <w:r>
        <w:t xml:space="preserve">Rosnow, R. L., &amp; Aiken, L. S. (1973). Mediation of artifacts in behavioral research. </w:t>
      </w:r>
      <w:r>
        <w:rPr>
          <w:i/>
          <w:iCs/>
        </w:rPr>
        <w:t>Journal of Experimental Social Psychology</w:t>
      </w:r>
      <w:r>
        <w:t xml:space="preserve">, </w:t>
      </w:r>
      <w:r>
        <w:rPr>
          <w:i/>
          <w:iCs/>
        </w:rPr>
        <w:t>9</w:t>
      </w:r>
      <w:r>
        <w:t>(3), 181–201.</w:t>
      </w:r>
    </w:p>
    <w:p w14:paraId="2CCD1F6A" w14:textId="77777777" w:rsidR="006940D1" w:rsidRDefault="00000000">
      <w:pPr>
        <w:pStyle w:val="Bibliography"/>
      </w:pPr>
      <w:bookmarkStart w:id="666" w:name="ref-rosnow1997people"/>
      <w:bookmarkEnd w:id="665"/>
      <w:r>
        <w:t xml:space="preserve">Rosnow, R. L., &amp; Rosenthal, R. (1997). </w:t>
      </w:r>
      <w:r>
        <w:rPr>
          <w:i/>
          <w:iCs/>
        </w:rPr>
        <w:t>People studying people: Artifacts and ethics in behavioral research</w:t>
      </w:r>
      <w:r>
        <w:t>. New York, NY: Freeman.</w:t>
      </w:r>
    </w:p>
    <w:p w14:paraId="543AEDAA" w14:textId="77777777" w:rsidR="006940D1" w:rsidRDefault="00000000">
      <w:pPr>
        <w:pStyle w:val="Bibliography"/>
      </w:pPr>
      <w:bookmarkStart w:id="667" w:name="ref-schardt2007utilization"/>
      <w:bookmarkEnd w:id="666"/>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73BC6986" w14:textId="77777777" w:rsidR="006940D1" w:rsidRDefault="00000000">
      <w:pPr>
        <w:pStyle w:val="Bibliography"/>
      </w:pPr>
      <w:bookmarkStart w:id="668" w:name="ref-sedikides2010religiosity"/>
      <w:bookmarkEnd w:id="667"/>
      <w:r>
        <w:t xml:space="preserve">Sedikides, C., &amp; Gebauer, J. E. (2010). Religiosity as self-enhancement: A meta-analysis of the relation between socially desirable responding and religiosity. </w:t>
      </w:r>
      <w:r>
        <w:rPr>
          <w:i/>
          <w:iCs/>
        </w:rPr>
        <w:t>Personality and Social Psychology Review</w:t>
      </w:r>
      <w:r>
        <w:t xml:space="preserve">, </w:t>
      </w:r>
      <w:r>
        <w:rPr>
          <w:i/>
          <w:iCs/>
        </w:rPr>
        <w:t>14</w:t>
      </w:r>
      <w:r>
        <w:t>(1), 17–36.</w:t>
      </w:r>
    </w:p>
    <w:p w14:paraId="1E29208F" w14:textId="77777777" w:rsidR="006940D1" w:rsidRDefault="00000000">
      <w:pPr>
        <w:pStyle w:val="Bibliography"/>
      </w:pPr>
      <w:bookmarkStart w:id="669" w:name="ref-sharpe2016frightened"/>
      <w:bookmarkEnd w:id="668"/>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2AD2D090" w14:textId="77777777" w:rsidR="006940D1" w:rsidRDefault="00000000">
      <w:pPr>
        <w:pStyle w:val="Bibliography"/>
      </w:pPr>
      <w:bookmarkStart w:id="670" w:name="ref-sigall1970cooperative"/>
      <w:bookmarkEnd w:id="669"/>
      <w:r>
        <w:t xml:space="preserve">Sigall, H., Aronson, E., &amp; Van Hoose, T. (1970). The cooperative subject: Myth or reality? </w:t>
      </w:r>
      <w:r>
        <w:rPr>
          <w:i/>
          <w:iCs/>
        </w:rPr>
        <w:t>Journal of Experimental Social Psychology</w:t>
      </w:r>
      <w:r>
        <w:t xml:space="preserve">, </w:t>
      </w:r>
      <w:r>
        <w:rPr>
          <w:i/>
          <w:iCs/>
        </w:rPr>
        <w:t>6</w:t>
      </w:r>
      <w:r>
        <w:t>(1), 1–10.</w:t>
      </w:r>
    </w:p>
    <w:p w14:paraId="7497EA25" w14:textId="77777777" w:rsidR="006940D1" w:rsidRDefault="00000000">
      <w:pPr>
        <w:pStyle w:val="Bibliography"/>
      </w:pPr>
      <w:bookmarkStart w:id="671" w:name="ref-standing2008demonstration"/>
      <w:bookmarkEnd w:id="670"/>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2FE7260" w14:textId="77777777" w:rsidR="006940D1" w:rsidRDefault="00000000">
      <w:pPr>
        <w:pStyle w:val="Bibliography"/>
      </w:pPr>
      <w:bookmarkStart w:id="672" w:name="ref-stanley2014meta"/>
      <w:bookmarkEnd w:id="671"/>
      <w:r>
        <w:lastRenderedPageBreak/>
        <w:t xml:space="preserve">Stanley, T. D., &amp; Doucouliagos, H. (2014). Meta-regression approximations to reduce publication selection bias. </w:t>
      </w:r>
      <w:r>
        <w:rPr>
          <w:i/>
          <w:iCs/>
        </w:rPr>
        <w:t>Research Synthesis Methods</w:t>
      </w:r>
      <w:r>
        <w:t xml:space="preserve">, </w:t>
      </w:r>
      <w:r>
        <w:rPr>
          <w:i/>
          <w:iCs/>
        </w:rPr>
        <w:t>5</w:t>
      </w:r>
      <w:r>
        <w:t>(1), 60–78.</w:t>
      </w:r>
    </w:p>
    <w:p w14:paraId="767673C3" w14:textId="77777777" w:rsidR="006940D1" w:rsidRDefault="00000000">
      <w:pPr>
        <w:pStyle w:val="Bibliography"/>
      </w:pPr>
      <w:bookmarkStart w:id="673" w:name="ref-strohmetz2008research"/>
      <w:bookmarkEnd w:id="672"/>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3943E419" w14:textId="77777777" w:rsidR="006940D1" w:rsidRDefault="00000000">
      <w:pPr>
        <w:pStyle w:val="Bibliography"/>
      </w:pPr>
      <w:bookmarkStart w:id="674" w:name="ref-vesely2020social"/>
      <w:bookmarkEnd w:id="673"/>
      <w:r>
        <w:t xml:space="preserve">Vesely, S., &amp; Klöckner, C. A. (2020). Social desirability in environmental psychology research: Three meta-analyses. </w:t>
      </w:r>
      <w:r>
        <w:rPr>
          <w:i/>
          <w:iCs/>
        </w:rPr>
        <w:t>Frontiers in Psychology</w:t>
      </w:r>
      <w:r>
        <w:t xml:space="preserve">, </w:t>
      </w:r>
      <w:r>
        <w:rPr>
          <w:i/>
          <w:iCs/>
        </w:rPr>
        <w:t>11</w:t>
      </w:r>
      <w:r>
        <w:t>, 1–9.</w:t>
      </w:r>
    </w:p>
    <w:p w14:paraId="7C925EFB" w14:textId="77777777" w:rsidR="006940D1" w:rsidRDefault="00000000">
      <w:pPr>
        <w:pStyle w:val="Bibliography"/>
      </w:pPr>
      <w:bookmarkStart w:id="675" w:name="ref-vevea1995general"/>
      <w:bookmarkEnd w:id="674"/>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1652C377" w14:textId="77777777" w:rsidR="006940D1" w:rsidRDefault="00000000">
      <w:pPr>
        <w:pStyle w:val="Bibliography"/>
      </w:pPr>
      <w:bookmarkStart w:id="676" w:name="ref-weber1972subject"/>
      <w:bookmarkEnd w:id="675"/>
      <w:r>
        <w:t xml:space="preserve">Weber, S. J., &amp; Cook, T. D. (1972). Subject effects in laboratory research: An examination of subject roles, demand characteristics, and valid inference. </w:t>
      </w:r>
      <w:r>
        <w:rPr>
          <w:i/>
          <w:iCs/>
        </w:rPr>
        <w:t>Psychological Bulletin</w:t>
      </w:r>
      <w:r>
        <w:t xml:space="preserve">, </w:t>
      </w:r>
      <w:r>
        <w:rPr>
          <w:i/>
          <w:iCs/>
        </w:rPr>
        <w:t>77</w:t>
      </w:r>
      <w:r>
        <w:t>(4), 273–295.</w:t>
      </w:r>
    </w:p>
    <w:p w14:paraId="00215E83" w14:textId="77777777" w:rsidR="006940D1" w:rsidRPr="0002765E" w:rsidRDefault="00000000">
      <w:pPr>
        <w:pStyle w:val="Bibliography"/>
        <w:rPr>
          <w:lang w:val="fr-FR"/>
          <w:rPrChange w:id="677" w:author="Nicholas Alvaro Coles" w:date="2023-02-17T14:34:00Z">
            <w:rPr/>
          </w:rPrChange>
        </w:rPr>
      </w:pPr>
      <w:bookmarkStart w:id="678" w:name="ref-yarkoni2017choosing"/>
      <w:bookmarkEnd w:id="676"/>
      <w:r>
        <w:t xml:space="preserve">Yarkoni, T., &amp; Westfall, J. (2017). Choosing prediction over explanation in psychology: Lessons from machine learning. </w:t>
      </w:r>
      <w:r w:rsidRPr="0002765E">
        <w:rPr>
          <w:i/>
          <w:iCs/>
          <w:lang w:val="fr-FR"/>
          <w:rPrChange w:id="679" w:author="Nicholas Alvaro Coles" w:date="2023-02-17T14:34:00Z">
            <w:rPr>
              <w:i/>
              <w:iCs/>
            </w:rPr>
          </w:rPrChange>
        </w:rPr>
        <w:t xml:space="preserve">Perspectives on </w:t>
      </w:r>
      <w:proofErr w:type="spellStart"/>
      <w:r w:rsidRPr="0002765E">
        <w:rPr>
          <w:i/>
          <w:iCs/>
          <w:lang w:val="fr-FR"/>
          <w:rPrChange w:id="680" w:author="Nicholas Alvaro Coles" w:date="2023-02-17T14:34:00Z">
            <w:rPr>
              <w:i/>
              <w:iCs/>
            </w:rPr>
          </w:rPrChange>
        </w:rPr>
        <w:t>Psychological</w:t>
      </w:r>
      <w:proofErr w:type="spellEnd"/>
      <w:r w:rsidRPr="0002765E">
        <w:rPr>
          <w:i/>
          <w:iCs/>
          <w:lang w:val="fr-FR"/>
          <w:rPrChange w:id="681" w:author="Nicholas Alvaro Coles" w:date="2023-02-17T14:34:00Z">
            <w:rPr>
              <w:i/>
              <w:iCs/>
            </w:rPr>
          </w:rPrChange>
        </w:rPr>
        <w:t xml:space="preserve"> Science</w:t>
      </w:r>
      <w:r w:rsidRPr="0002765E">
        <w:rPr>
          <w:lang w:val="fr-FR"/>
          <w:rPrChange w:id="682" w:author="Nicholas Alvaro Coles" w:date="2023-02-17T14:34:00Z">
            <w:rPr/>
          </w:rPrChange>
        </w:rPr>
        <w:t xml:space="preserve">, </w:t>
      </w:r>
      <w:r w:rsidRPr="0002765E">
        <w:rPr>
          <w:i/>
          <w:iCs/>
          <w:lang w:val="fr-FR"/>
          <w:rPrChange w:id="683" w:author="Nicholas Alvaro Coles" w:date="2023-02-17T14:34:00Z">
            <w:rPr>
              <w:i/>
              <w:iCs/>
            </w:rPr>
          </w:rPrChange>
        </w:rPr>
        <w:t>12</w:t>
      </w:r>
      <w:r w:rsidRPr="0002765E">
        <w:rPr>
          <w:lang w:val="fr-FR"/>
          <w:rPrChange w:id="684" w:author="Nicholas Alvaro Coles" w:date="2023-02-17T14:34:00Z">
            <w:rPr/>
          </w:rPrChange>
        </w:rPr>
        <w:t>(6), 1100–1122.</w:t>
      </w:r>
    </w:p>
    <w:p w14:paraId="1B33767F" w14:textId="77777777" w:rsidR="006940D1" w:rsidRDefault="00000000">
      <w:pPr>
        <w:pStyle w:val="Bibliography"/>
      </w:pPr>
      <w:bookmarkStart w:id="685" w:name="ref-zion2018mindsets"/>
      <w:bookmarkEnd w:id="678"/>
      <w:r w:rsidRPr="0002765E">
        <w:rPr>
          <w:lang w:val="fr-FR"/>
          <w:rPrChange w:id="686" w:author="Nicholas Alvaro Coles" w:date="2023-02-17T14:34:00Z">
            <w:rPr/>
          </w:rPrChange>
        </w:rPr>
        <w:t xml:space="preserve">Zion, S. R., &amp; </w:t>
      </w:r>
      <w:proofErr w:type="spellStart"/>
      <w:r w:rsidRPr="0002765E">
        <w:rPr>
          <w:lang w:val="fr-FR"/>
          <w:rPrChange w:id="687" w:author="Nicholas Alvaro Coles" w:date="2023-02-17T14:34:00Z">
            <w:rPr/>
          </w:rPrChange>
        </w:rPr>
        <w:t>Crum</w:t>
      </w:r>
      <w:proofErr w:type="spellEnd"/>
      <w:r w:rsidRPr="0002765E">
        <w:rPr>
          <w:lang w:val="fr-FR"/>
          <w:rPrChange w:id="688" w:author="Nicholas Alvaro Coles" w:date="2023-02-17T14:34:00Z">
            <w:rPr/>
          </w:rPrChange>
        </w:rPr>
        <w:t xml:space="preserve">, A. J. (2018). </w:t>
      </w:r>
      <w:r>
        <w:t xml:space="preserve">Mindsets matter: A new framework for harnessing the placebo effect in modern medicine. </w:t>
      </w:r>
      <w:r>
        <w:rPr>
          <w:i/>
          <w:iCs/>
        </w:rPr>
        <w:t>International Review of Neurobiology</w:t>
      </w:r>
      <w:r>
        <w:t xml:space="preserve">, </w:t>
      </w:r>
      <w:r>
        <w:rPr>
          <w:i/>
          <w:iCs/>
        </w:rPr>
        <w:t>138</w:t>
      </w:r>
      <w:r>
        <w:t>, 137–160.</w:t>
      </w:r>
    </w:p>
    <w:p w14:paraId="2055B4BD" w14:textId="77777777" w:rsidR="006940D1" w:rsidRDefault="00000000">
      <w:pPr>
        <w:pStyle w:val="Bibliography"/>
      </w:pPr>
      <w:bookmarkStart w:id="689" w:name="ref-zwaan2018making"/>
      <w:bookmarkEnd w:id="685"/>
      <w:r>
        <w:t xml:space="preserve">Zwaan, R. A., Etz, A., Lucas, R. E., &amp; Donnellan, M. B. (2018). Making replication mainstream. </w:t>
      </w:r>
      <w:r>
        <w:rPr>
          <w:i/>
          <w:iCs/>
        </w:rPr>
        <w:t>Behavioral and Brain Sciences</w:t>
      </w:r>
      <w:r>
        <w:t xml:space="preserve">, </w:t>
      </w:r>
      <w:r>
        <w:rPr>
          <w:i/>
          <w:iCs/>
        </w:rPr>
        <w:t>41</w:t>
      </w:r>
      <w:r>
        <w:t>.</w:t>
      </w:r>
      <w:bookmarkEnd w:id="620"/>
      <w:bookmarkEnd w:id="622"/>
      <w:bookmarkEnd w:id="689"/>
    </w:p>
    <w:sectPr w:rsidR="006940D1" w:rsidSect="00CB20D0">
      <w:headerReference w:type="even" r:id="rId18"/>
      <w:headerReference w:type="default" r:id="rId19"/>
      <w:headerReference w:type="first" r:id="rId20"/>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8" w:author="Nicholas Alvaro Coles" w:date="2023-02-17T15:47:00Z" w:initials="NAC">
    <w:p w14:paraId="3C462451" w14:textId="77777777" w:rsidR="002B4009" w:rsidRDefault="002B4009" w:rsidP="00B26E56">
      <w:pPr>
        <w:pStyle w:val="CommentText"/>
      </w:pPr>
      <w:r>
        <w:rPr>
          <w:rStyle w:val="CommentReference"/>
        </w:rPr>
        <w:annotationRef/>
      </w:r>
      <w:r>
        <w:t>Cook was right</w:t>
      </w:r>
    </w:p>
  </w:comment>
  <w:comment w:id="262" w:author="Nicholas Alvaro Coles" w:date="2023-02-17T15:50:00Z" w:initials="NAC">
    <w:p w14:paraId="14366290" w14:textId="77777777" w:rsidR="002B4009" w:rsidRDefault="002B4009" w:rsidP="00F54CD2">
      <w:pPr>
        <w:pStyle w:val="CommentText"/>
      </w:pPr>
      <w:r>
        <w:rPr>
          <w:rStyle w:val="CommentReference"/>
        </w:rPr>
        <w:annotationRef/>
      </w:r>
      <w:r>
        <w:t>I wonder if placebo can account for this.</w:t>
      </w:r>
    </w:p>
  </w:comment>
  <w:comment w:id="485" w:author="Nicholas Alvaro Coles" w:date="2023-02-17T16:32:00Z" w:initials="NAC">
    <w:p w14:paraId="4A727F17" w14:textId="77777777" w:rsidR="00AE4B9A" w:rsidRDefault="00AE4B9A" w:rsidP="00C95D6D">
      <w:pPr>
        <w:pStyle w:val="CommentText"/>
      </w:pPr>
      <w:r>
        <w:rPr>
          <w:rStyle w:val="CommentReference"/>
        </w:rPr>
        <w:annotationRef/>
      </w:r>
      <w:r>
        <w:t>Uh. I don't think we did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462451" w15:done="0"/>
  <w15:commentEx w15:paraId="14366290" w15:done="0"/>
  <w15:commentEx w15:paraId="4A727F1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A1FF7" w16cex:dateUtc="2023-02-17T23:47:00Z"/>
  <w16cex:commentExtensible w16cex:durableId="279A20AA" w16cex:dateUtc="2023-02-17T23:50:00Z"/>
  <w16cex:commentExtensible w16cex:durableId="279A2A8C" w16cex:dateUtc="2023-02-18T00: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462451" w16cid:durableId="279A1FF7"/>
  <w16cid:commentId w16cid:paraId="14366290" w16cid:durableId="279A20AA"/>
  <w16cid:commentId w16cid:paraId="4A727F17" w16cid:durableId="279A2A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CF7E6" w14:textId="77777777" w:rsidR="009B268C" w:rsidRDefault="009B268C">
      <w:pPr>
        <w:spacing w:before="0" w:after="0" w:line="240" w:lineRule="auto"/>
      </w:pPr>
      <w:r>
        <w:separator/>
      </w:r>
    </w:p>
  </w:endnote>
  <w:endnote w:type="continuationSeparator" w:id="0">
    <w:p w14:paraId="500A93AB" w14:textId="77777777" w:rsidR="009B268C" w:rsidRDefault="009B26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1B209" w14:textId="77777777" w:rsidR="009B268C" w:rsidRDefault="009B268C">
      <w:r>
        <w:separator/>
      </w:r>
    </w:p>
  </w:footnote>
  <w:footnote w:type="continuationSeparator" w:id="0">
    <w:p w14:paraId="73F90777" w14:textId="77777777" w:rsidR="009B268C" w:rsidRDefault="009B268C">
      <w:r>
        <w:continuationSeparator/>
      </w:r>
    </w:p>
  </w:footnote>
  <w:footnote w:id="1">
    <w:p w14:paraId="2AAE4576" w14:textId="77777777" w:rsidR="006940D1" w:rsidRDefault="00000000">
      <w:pPr>
        <w:pStyle w:val="FootnoteText"/>
      </w:pPr>
      <w:r>
        <w:rPr>
          <w:rStyle w:val="FootnoteReference"/>
        </w:rPr>
        <w:footnoteRef/>
      </w:r>
      <w:r>
        <w:t xml:space="preserve"> “Crankology” is a portmanteau. It is a combination of the authors’ last names and the name of the discipline they study: psychology.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486B6A18"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D1F588"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4A7F84BB"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13CD08" w14:textId="77777777" w:rsidR="00AF36ED" w:rsidRPr="00A05772" w:rsidRDefault="00000000" w:rsidP="00572FF5">
    <w:pPr>
      <w:pStyle w:val="Header"/>
      <w:ind w:right="357"/>
    </w:pPr>
    <w:r>
      <w:t>DEMAND CHARACTERISTICS META-ANALYSIS</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43B7C72D"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C60DC37" w14:textId="77777777" w:rsidR="00DA0F6A" w:rsidRDefault="00000000" w:rsidP="00DA0F6A">
    <w:pPr>
      <w:pStyle w:val="Header"/>
      <w:ind w:right="360"/>
    </w:pPr>
    <w:r>
      <w:t xml:space="preserve">Running head: DEMAND </w:t>
    </w:r>
    <w:r>
      <w:t>CHARACTERISTICS META-ANALYSIS</w:t>
    </w:r>
  </w:p>
  <w:p w14:paraId="2AED2623"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92E24B6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1DFCAB9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375422182">
    <w:abstractNumId w:val="13"/>
  </w:num>
  <w:num w:numId="2" w16cid:durableId="141581696">
    <w:abstractNumId w:val="13"/>
  </w:num>
  <w:num w:numId="3" w16cid:durableId="635454881">
    <w:abstractNumId w:val="14"/>
  </w:num>
  <w:num w:numId="4" w16cid:durableId="1594124789">
    <w:abstractNumId w:val="1"/>
  </w:num>
  <w:num w:numId="5" w16cid:durableId="184366126">
    <w:abstractNumId w:val="2"/>
  </w:num>
  <w:num w:numId="6" w16cid:durableId="454059404">
    <w:abstractNumId w:val="3"/>
  </w:num>
  <w:num w:numId="7" w16cid:durableId="771366484">
    <w:abstractNumId w:val="4"/>
  </w:num>
  <w:num w:numId="8" w16cid:durableId="703553683">
    <w:abstractNumId w:val="9"/>
  </w:num>
  <w:num w:numId="9" w16cid:durableId="752897049">
    <w:abstractNumId w:val="5"/>
  </w:num>
  <w:num w:numId="10" w16cid:durableId="1733386462">
    <w:abstractNumId w:val="6"/>
  </w:num>
  <w:num w:numId="11" w16cid:durableId="1863543310">
    <w:abstractNumId w:val="7"/>
  </w:num>
  <w:num w:numId="12" w16cid:durableId="257064299">
    <w:abstractNumId w:val="8"/>
  </w:num>
  <w:num w:numId="13" w16cid:durableId="1395733467">
    <w:abstractNumId w:val="10"/>
  </w:num>
  <w:num w:numId="14" w16cid:durableId="144589367">
    <w:abstractNumId w:val="14"/>
  </w:num>
  <w:num w:numId="15" w16cid:durableId="211308310">
    <w:abstractNumId w:val="0"/>
  </w:num>
  <w:num w:numId="16" w16cid:durableId="776484397">
    <w:abstractNumId w:val="0"/>
  </w:num>
  <w:num w:numId="17" w16cid:durableId="184563732">
    <w:abstractNumId w:val="11"/>
  </w:num>
  <w:num w:numId="18" w16cid:durableId="1539926675">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40D1"/>
    <w:rsid w:val="0002765E"/>
    <w:rsid w:val="000A6E52"/>
    <w:rsid w:val="000B31E1"/>
    <w:rsid w:val="000B49A5"/>
    <w:rsid w:val="001C32B6"/>
    <w:rsid w:val="00280165"/>
    <w:rsid w:val="002B4009"/>
    <w:rsid w:val="002B75CA"/>
    <w:rsid w:val="003701FB"/>
    <w:rsid w:val="003F6BCE"/>
    <w:rsid w:val="004007A1"/>
    <w:rsid w:val="004976F6"/>
    <w:rsid w:val="004B4E74"/>
    <w:rsid w:val="00527935"/>
    <w:rsid w:val="00622A3C"/>
    <w:rsid w:val="006940D1"/>
    <w:rsid w:val="00697DD6"/>
    <w:rsid w:val="006C53CA"/>
    <w:rsid w:val="007A4327"/>
    <w:rsid w:val="008173EA"/>
    <w:rsid w:val="0083038F"/>
    <w:rsid w:val="009B268C"/>
    <w:rsid w:val="009B4B5B"/>
    <w:rsid w:val="00AE4B9A"/>
    <w:rsid w:val="00D43B59"/>
    <w:rsid w:val="00DD5E1D"/>
    <w:rsid w:val="00E85723"/>
    <w:rsid w:val="00F61FF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3117A"/>
  <w15:docId w15:val="{4168FFFD-FE8D-4479-879B-75DAE3667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02765E"/>
    <w:pPr>
      <w:spacing w:after="0"/>
    </w:pPr>
    <w:rPr>
      <w:rFonts w:ascii="Times New Roman" w:hAnsi="Times New Roman"/>
    </w:rPr>
  </w:style>
  <w:style w:type="character" w:styleId="CommentReference">
    <w:name w:val="annotation reference"/>
    <w:basedOn w:val="DefaultParagraphFont"/>
    <w:semiHidden/>
    <w:unhideWhenUsed/>
    <w:rsid w:val="002B4009"/>
    <w:rPr>
      <w:sz w:val="16"/>
      <w:szCs w:val="16"/>
    </w:rPr>
  </w:style>
  <w:style w:type="paragraph" w:styleId="CommentText">
    <w:name w:val="annotation text"/>
    <w:basedOn w:val="Normal"/>
    <w:link w:val="CommentTextChar"/>
    <w:unhideWhenUsed/>
    <w:rsid w:val="002B4009"/>
    <w:pPr>
      <w:spacing w:line="240" w:lineRule="auto"/>
    </w:pPr>
    <w:rPr>
      <w:sz w:val="20"/>
      <w:szCs w:val="20"/>
    </w:rPr>
  </w:style>
  <w:style w:type="character" w:customStyle="1" w:styleId="CommentTextChar">
    <w:name w:val="Comment Text Char"/>
    <w:basedOn w:val="DefaultParagraphFont"/>
    <w:link w:val="CommentText"/>
    <w:rsid w:val="002B4009"/>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2B4009"/>
    <w:rPr>
      <w:b/>
      <w:bCs/>
    </w:rPr>
  </w:style>
  <w:style w:type="character" w:customStyle="1" w:styleId="CommentSubjectChar">
    <w:name w:val="Comment Subject Char"/>
    <w:basedOn w:val="CommentTextChar"/>
    <w:link w:val="CommentSubject"/>
    <w:semiHidden/>
    <w:rsid w:val="002B4009"/>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ncoles@stanford.edu" TargetMode="External"/><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TotalTime>
  <Pages>48</Pages>
  <Words>11911</Words>
  <Characters>67898</Characters>
  <Application>Microsoft Office Word</Application>
  <DocSecurity>0</DocSecurity>
  <Lines>565</Lines>
  <Paragraphs>159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meta-analysis on demand characteristics</vt:lpstr>
      <vt:lpstr>TITLE</vt:lpstr>
    </vt:vector>
  </TitlesOfParts>
  <Manager/>
  <Company/>
  <LinksUpToDate>false</LinksUpToDate>
  <CharactersWithSpaces>79650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meta-analysis on demand characteristics</dc:title>
  <dc:creator/>
  <cp:keywords/>
  <cp:lastModifiedBy>Nicholas Alvaro Coles</cp:lastModifiedBy>
  <cp:revision>16</cp:revision>
  <dcterms:created xsi:type="dcterms:W3CDTF">2023-02-17T22:33:00Z</dcterms:created>
  <dcterms:modified xsi:type="dcterms:W3CDTF">2023-02-18T01:01:00Z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All materials, data, and code are available at .</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meta-analysis</vt:lpwstr>
  </property>
  <property fmtid="{D5CDD505-2E9C-101B-9397-08002B2CF9AE}" pid="16" name="tablelist">
    <vt:lpwstr>False</vt:lpwstr>
  </property>
  <property fmtid="{D5CDD505-2E9C-101B-9397-08002B2CF9AE}" pid="17" name="wordcount">
    <vt:lpwstr>TBD</vt:lpwstr>
  </property>
</Properties>
</file>