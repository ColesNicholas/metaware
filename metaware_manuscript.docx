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10A0" w14:textId="77777777" w:rsidR="00BC0FA3" w:rsidRDefault="00000000">
      <w:pPr>
        <w:pStyle w:val="Title"/>
      </w:pPr>
      <w:r>
        <w:t>A quantitative review of demand characteristics and their underlying mechanisms</w:t>
      </w:r>
    </w:p>
    <w:p w14:paraId="3356C1A3" w14:textId="77777777" w:rsidR="00BC0FA3" w:rsidRPr="009015E9" w:rsidRDefault="00000000">
      <w:pPr>
        <w:pStyle w:val="Author"/>
        <w:rPr>
          <w:lang w:val="es-ES"/>
          <w:rPrChange w:id="0" w:author="Nicholas Alvaro Coles" w:date="2023-04-11T15:13:00Z">
            <w:rPr/>
          </w:rPrChange>
        </w:rPr>
      </w:pPr>
      <w:r w:rsidRPr="009015E9">
        <w:rPr>
          <w:lang w:val="es-ES"/>
          <w:rPrChange w:id="1" w:author="Nicholas Alvaro Coles" w:date="2023-04-11T15:13:00Z">
            <w:rPr/>
          </w:rPrChange>
        </w:rPr>
        <w:t>Nicholas A. Coles</w:t>
      </w:r>
      <w:r w:rsidRPr="009015E9">
        <w:rPr>
          <w:vertAlign w:val="superscript"/>
          <w:lang w:val="es-ES"/>
          <w:rPrChange w:id="2" w:author="Nicholas Alvaro Coles" w:date="2023-04-11T15:13:00Z">
            <w:rPr>
              <w:vertAlign w:val="superscript"/>
            </w:rPr>
          </w:rPrChange>
        </w:rPr>
        <w:t>1</w:t>
      </w:r>
      <w:r w:rsidRPr="009015E9">
        <w:rPr>
          <w:lang w:val="es-ES"/>
          <w:rPrChange w:id="3" w:author="Nicholas Alvaro Coles" w:date="2023-04-11T15:13:00Z">
            <w:rPr/>
          </w:rPrChange>
        </w:rPr>
        <w:t> &amp; Michael C. Frank</w:t>
      </w:r>
      <w:r w:rsidRPr="009015E9">
        <w:rPr>
          <w:vertAlign w:val="superscript"/>
          <w:lang w:val="es-ES"/>
          <w:rPrChange w:id="4" w:author="Nicholas Alvaro Coles" w:date="2023-04-11T15:13:00Z">
            <w:rPr>
              <w:vertAlign w:val="superscript"/>
            </w:rPr>
          </w:rPrChange>
        </w:rPr>
        <w:t>2</w:t>
      </w:r>
    </w:p>
    <w:p w14:paraId="224F5944" w14:textId="77777777" w:rsidR="00BC0FA3" w:rsidRDefault="00000000">
      <w:pPr>
        <w:pStyle w:val="Author"/>
      </w:pPr>
      <w:r>
        <w:rPr>
          <w:vertAlign w:val="superscript"/>
        </w:rPr>
        <w:t>1</w:t>
      </w:r>
      <w:r>
        <w:t xml:space="preserve"> Center for the Study of Language and Information, Stanford University</w:t>
      </w:r>
    </w:p>
    <w:p w14:paraId="59205161" w14:textId="77777777" w:rsidR="00BC0FA3" w:rsidRDefault="00000000">
      <w:pPr>
        <w:pStyle w:val="Author"/>
      </w:pPr>
      <w:r>
        <w:rPr>
          <w:vertAlign w:val="superscript"/>
        </w:rPr>
        <w:t>2</w:t>
      </w:r>
      <w:r>
        <w:t xml:space="preserve"> Department of Psychology, Stanford University</w:t>
      </w:r>
    </w:p>
    <w:p w14:paraId="47DEE19C" w14:textId="77777777" w:rsidR="00BC0FA3" w:rsidRDefault="00000000">
      <w:pPr>
        <w:pStyle w:val="BodyText"/>
      </w:pPr>
      <w:r>
        <w:t>                                                                                                                                                    </w:t>
      </w:r>
    </w:p>
    <w:p w14:paraId="4C8202AD" w14:textId="77777777" w:rsidR="00BC0FA3" w:rsidRDefault="00000000">
      <w:pPr>
        <w:pStyle w:val="BodyText"/>
      </w:pPr>
      <w:r>
        <w:t> </w:t>
      </w:r>
    </w:p>
    <w:p w14:paraId="32AD7AFE" w14:textId="77777777" w:rsidR="00BC0FA3" w:rsidRDefault="00000000">
      <w:pPr>
        <w:pStyle w:val="BodyText"/>
      </w:pPr>
      <w:r>
        <w:t> </w:t>
      </w:r>
    </w:p>
    <w:p w14:paraId="44543B70" w14:textId="77777777" w:rsidR="00BC0FA3" w:rsidRDefault="00000000">
      <w:pPr>
        <w:pStyle w:val="BodyText"/>
      </w:pPr>
      <w:r>
        <w:t> </w:t>
      </w:r>
    </w:p>
    <w:p w14:paraId="6E79175E" w14:textId="77777777" w:rsidR="00BC0FA3" w:rsidRDefault="00000000">
      <w:pPr>
        <w:pStyle w:val="BodyText"/>
      </w:pPr>
      <w:r>
        <w:t> </w:t>
      </w:r>
    </w:p>
    <w:p w14:paraId="36826FA1" w14:textId="77777777" w:rsidR="00BC0FA3" w:rsidRDefault="00000000">
      <w:pPr>
        <w:pStyle w:val="BodyText"/>
      </w:pPr>
      <w:r>
        <w:t> </w:t>
      </w:r>
    </w:p>
    <w:p w14:paraId="45013E57" w14:textId="77777777" w:rsidR="00BC0FA3" w:rsidRDefault="00000000">
      <w:pPr>
        <w:pStyle w:val="BodyText"/>
      </w:pPr>
      <w:r>
        <w:t> </w:t>
      </w:r>
    </w:p>
    <w:p w14:paraId="5BC17B0D" w14:textId="77777777" w:rsidR="00BC0FA3" w:rsidRDefault="00000000">
      <w:pPr>
        <w:pStyle w:val="Author"/>
      </w:pPr>
      <w:r>
        <w:lastRenderedPageBreak/>
        <w:t>Author note</w:t>
      </w:r>
    </w:p>
    <w:p w14:paraId="289A8DB2" w14:textId="0D0299F9" w:rsidR="00BC0FA3" w:rsidRDefault="00000000">
      <w:pPr>
        <w:pStyle w:val="BodyText"/>
      </w:pPr>
      <w:del w:id="5" w:author="Nicholas Alvaro Coles" w:date="2023-04-11T15:13:00Z">
        <w:r w:rsidDel="009015E9">
          <w:delText xml:space="preserve">All materials, data, code, and pre-registrations (for Studies 1 and 2) are available at </w:delText>
        </w:r>
        <w:r w:rsidDel="009015E9">
          <w:fldChar w:fldCharType="begin"/>
        </w:r>
        <w:r w:rsidRPr="009015E9" w:rsidDel="009015E9">
          <w:delInstrText>HYPERLINK "http://github.com/ColesNicholas/metaware" \h</w:delInstrText>
        </w:r>
        <w:r w:rsidDel="009015E9">
          <w:fldChar w:fldCharType="separate"/>
        </w:r>
        <w:r w:rsidDel="009015E9">
          <w:rPr>
            <w:rStyle w:val="Hyperlink"/>
          </w:rPr>
          <w:delText>http://github.com/ColesNicholas/metaware</w:delText>
        </w:r>
        <w:r w:rsidDel="009015E9">
          <w:rPr>
            <w:rStyle w:val="Hyperlink"/>
          </w:rPr>
          <w:fldChar w:fldCharType="end"/>
        </w:r>
        <w:r w:rsidDel="009015E9">
          <w:delText xml:space="preserve">. We thank Morgan H. Wyatt for his assistance on the project. </w:delText>
        </w:r>
      </w:del>
      <w:r>
        <w:t>This work was supported by the John Templeton Foundation (grant # 62295). The funder had no role in the preparation of the manuscript or decision to publish.</w:t>
      </w:r>
      <w:ins w:id="6" w:author="Nicholas Alvaro Coles" w:date="2023-04-11T15:13:00Z">
        <w:r w:rsidR="009015E9">
          <w:t xml:space="preserve"> </w:t>
        </w:r>
        <w:r w:rsidR="009015E9">
          <w:t xml:space="preserve">We thank Morgan H. Wyatt for his assistance </w:t>
        </w:r>
        <w:proofErr w:type="gramStart"/>
        <w:r w:rsidR="009015E9">
          <w:t>on</w:t>
        </w:r>
        <w:proofErr w:type="gramEnd"/>
        <w:r w:rsidR="009015E9">
          <w:t xml:space="preserve"> the project.</w:t>
        </w:r>
      </w:ins>
    </w:p>
    <w:p w14:paraId="4C3AB5B0" w14:textId="77777777" w:rsidR="00BC0FA3" w:rsidRDefault="00000000">
      <w:pPr>
        <w:pStyle w:val="BodyText"/>
      </w:pPr>
      <w:r>
        <w:t xml:space="preserve">Correspondence concerning this article should be addressed to Nicholas A. Coles, Cordura Hall, 210 Panama St, Stanford, CA 94305. E-mail: </w:t>
      </w:r>
      <w:hyperlink r:id="rId7">
        <w:r>
          <w:rPr>
            <w:rStyle w:val="Hyperlink"/>
          </w:rPr>
          <w:t>ncoles@stanford.edu</w:t>
        </w:r>
      </w:hyperlink>
    </w:p>
    <w:p w14:paraId="0358FA7B" w14:textId="77777777" w:rsidR="00BC0FA3" w:rsidRDefault="00000000">
      <w:pPr>
        <w:pStyle w:val="h1-pagebreak"/>
      </w:pPr>
      <w:r>
        <w:lastRenderedPageBreak/>
        <w:t>Abstract</w:t>
      </w:r>
    </w:p>
    <w:p w14:paraId="078DF67C" w14:textId="08AAAAD8" w:rsidR="00BC0FA3"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Demand characteristics tended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w:t>
      </w:r>
      <w:del w:id="7" w:author="Nicholas Alvaro Coles" w:date="2023-04-11T15:56:00Z">
        <w:r w:rsidDel="00567785">
          <w:delText xml:space="preserve">91 </w:delText>
        </w:r>
      </w:del>
      <w:ins w:id="8" w:author="Nicholas Alvaro Coles" w:date="2023-04-11T15:56:00Z">
        <w:r w:rsidR="00567785">
          <w:t>9</w:t>
        </w:r>
        <w:r w:rsidR="00567785">
          <w:t>0</w:t>
        </w:r>
        <w:r w:rsidR="00567785">
          <w:t xml:space="preserve"> </w:t>
        </w:r>
      </w:ins>
      <w:r>
        <w:t xml:space="preserve">(a large increase in hypothesis-consistent responding) to </w:t>
      </w:r>
      <w:r>
        <w:rPr>
          <w:i/>
          <w:iCs/>
        </w:rPr>
        <w:t>d</w:t>
      </w:r>
      <w:r>
        <w:t xml:space="preserve"> = -1.</w:t>
      </w:r>
      <w:ins w:id="9" w:author="Nicholas Alvaro Coles" w:date="2023-04-11T15:56:00Z">
        <w:r w:rsidR="00567785">
          <w:t>4</w:t>
        </w:r>
      </w:ins>
      <w:r>
        <w:t>6</w:t>
      </w:r>
      <w:del w:id="10" w:author="Nicholas Alvaro Coles" w:date="2023-04-11T15:56:00Z">
        <w:r w:rsidDel="00567785">
          <w:delText>7</w:delText>
        </w:r>
      </w:del>
      <w:r>
        <w:t xml:space="preserve"> (a large increase in hypothesis-</w:t>
      </w:r>
      <w:r>
        <w:rPr>
          <w:i/>
          <w:iCs/>
        </w:rPr>
        <w:t>in</w:t>
      </w:r>
      <w:r>
        <w:t xml:space="preserve">consistent responding). Contra prior </w:t>
      </w:r>
      <w:del w:id="11" w:author="Nicholas Alvaro Coles" w:date="2023-04-11T15:14:00Z">
        <w:r w:rsidDel="009015E9">
          <w:delText>predictions</w:delText>
        </w:r>
      </w:del>
      <w:ins w:id="12" w:author="Nicholas Alvaro Coles" w:date="2023-04-11T15:14:00Z">
        <w:r w:rsidR="009015E9">
          <w:t>frameworks</w:t>
        </w:r>
      </w:ins>
      <w:r>
        <w:t xml:space="preserve">, we did not find evidence that demand effects were driven participants’ motivation </w:t>
      </w:r>
      <w:del w:id="13" w:author="Nicholas Alvaro Coles" w:date="2023-04-11T15:15:00Z">
        <w:r w:rsidDel="009015E9">
          <w:delText xml:space="preserve">and </w:delText>
        </w:r>
      </w:del>
      <w:ins w:id="14" w:author="Nicholas Alvaro Coles" w:date="2023-04-11T15:15:00Z">
        <w:r w:rsidR="009015E9">
          <w:t>or</w:t>
        </w:r>
        <w:r w:rsidR="009015E9">
          <w:t xml:space="preserve"> </w:t>
        </w:r>
      </w:ins>
      <w:r>
        <w:t>opportunity to adjust their responses. We did, however, find robust evidence that such effects are driven by participants’ beliefs, as in placebo effects. Similar findings emerged in a</w:t>
      </w:r>
      <w:ins w:id="15" w:author="Nicholas Alvaro Coles" w:date="2023-04-11T15:15:00Z">
        <w:r w:rsidR="009015E9">
          <w:t>n exploratory</w:t>
        </w:r>
      </w:ins>
      <w:r>
        <w:t xml:space="preserve"> direct replication of a study included in the meta-analysis. Taken together, results challenge conventional distinctions between demand characteristics and placebo effects. Furthermore, they underscore the importance of controlling for both response bias and placebo effects </w:t>
      </w:r>
      <w:del w:id="16" w:author="Nicholas Alvaro Coles" w:date="2023-04-11T15:16:00Z">
        <w:r w:rsidDel="009015E9">
          <w:delText>in experimental work</w:delText>
        </w:r>
      </w:del>
      <w:ins w:id="17" w:author="Nicholas Alvaro Coles" w:date="2023-04-11T15:16:00Z">
        <w:r w:rsidR="009015E9">
          <w:t>when estimating causal relationships</w:t>
        </w:r>
      </w:ins>
      <w:r>
        <w:t>.</w:t>
      </w:r>
    </w:p>
    <w:p w14:paraId="6C35B68E" w14:textId="18A5A452" w:rsidR="00BC0FA3" w:rsidRDefault="00000000">
      <w:pPr>
        <w:pStyle w:val="BodyText"/>
      </w:pPr>
      <w:r>
        <w:rPr>
          <w:i/>
          <w:iCs/>
        </w:rPr>
        <w:t>Keywords:</w:t>
      </w:r>
      <w:r>
        <w:t xml:space="preserve"> demand characteristics, hypothesis awareness, placebo effect</w:t>
      </w:r>
      <w:ins w:id="18" w:author="Nicholas Alvaro Coles" w:date="2023-04-11T15:16:00Z">
        <w:r w:rsidR="009015E9">
          <w:t>s</w:t>
        </w:r>
      </w:ins>
      <w:r>
        <w:t>, research methods, meta-analysis</w:t>
      </w:r>
    </w:p>
    <w:p w14:paraId="63A958AD" w14:textId="77777777" w:rsidR="00BC0FA3" w:rsidRDefault="00000000">
      <w:pPr>
        <w:pStyle w:val="h1-pagebreak"/>
      </w:pPr>
      <w:r>
        <w:lastRenderedPageBreak/>
        <w:t>A quantitative review of demand characteristics and their underlying mechanisms</w:t>
      </w:r>
    </w:p>
    <w:p w14:paraId="72BBBEAF" w14:textId="7D9482AB" w:rsidR="00BC0FA3" w:rsidRDefault="00000000">
      <w:pPr>
        <w:pStyle w:val="BodyText"/>
      </w:pPr>
      <w:r>
        <w:t xml:space="preserve">Imagine that a mysterious person </w:t>
      </w:r>
      <w:del w:id="19" w:author="Nicholas Alvaro Coles" w:date="2023-04-11T15:16:00Z">
        <w:r w:rsidDel="009015E9">
          <w:delText xml:space="preserve">approaches </w:delText>
        </w:r>
      </w:del>
      <w:ins w:id="20" w:author="Nicholas Alvaro Coles" w:date="2023-04-11T15:16:00Z">
        <w:r w:rsidR="009015E9">
          <w:t>approache</w:t>
        </w:r>
        <w:r w:rsidR="009015E9">
          <w:t>d</w:t>
        </w:r>
        <w:r w:rsidR="009015E9">
          <w:t xml:space="preserve"> </w:t>
        </w:r>
      </w:ins>
      <w:r>
        <w:t xml:space="preserve">you and </w:t>
      </w:r>
      <w:del w:id="21" w:author="Nicholas Alvaro Coles" w:date="2023-04-11T15:16:00Z">
        <w:r w:rsidDel="009015E9">
          <w:delText xml:space="preserve">begins </w:delText>
        </w:r>
      </w:del>
      <w:ins w:id="22" w:author="Nicholas Alvaro Coles" w:date="2023-04-11T15:16:00Z">
        <w:r w:rsidR="009015E9">
          <w:t>beg</w:t>
        </w:r>
        <w:r w:rsidR="009015E9">
          <w:t>an</w:t>
        </w:r>
        <w:r w:rsidR="009015E9">
          <w:t xml:space="preserve"> </w:t>
        </w:r>
      </w:ins>
      <w:r>
        <w:t xml:space="preserve">telling you about a new method for understanding humans. They explain that this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w:t>
      </w:r>
      <w:del w:id="23" w:author="Nicholas Alvaro Coles" w:date="2023-04-11T15:17:00Z">
        <w:r w:rsidDel="009015E9">
          <w:delText xml:space="preserve">but </w:delText>
        </w:r>
      </w:del>
      <w:ins w:id="24" w:author="Nicholas Alvaro Coles" w:date="2023-04-11T15:17:00Z">
        <w:r w:rsidR="009015E9">
          <w:t>and</w:t>
        </w:r>
        <w:r w:rsidR="009015E9">
          <w:t xml:space="preserve"> </w:t>
        </w:r>
      </w:ins>
      <w:r>
        <w:t xml:space="preserve">they don’t understand </w:t>
      </w:r>
      <w:del w:id="25" w:author="Nicholas Alvaro Coles" w:date="2023-04-11T15:18:00Z">
        <w:r w:rsidDel="009015E9">
          <w:delText>how it works</w:delText>
        </w:r>
      </w:del>
      <w:ins w:id="26" w:author="Nicholas Alvaro Coles" w:date="2023-04-11T15:18:00Z">
        <w:r w:rsidR="009015E9">
          <w:t>why</w:t>
        </w:r>
      </w:ins>
      <w:r>
        <w:t xml:space="preserve">. Sometimes the artifact seems to matter, other times it doesn’t – and its underlying mechanisms are poorly understood. If this scenario were real, </w:t>
      </w:r>
      <w:del w:id="27" w:author="Nicholas Alvaro Coles" w:date="2023-04-11T15:17:00Z">
        <w:r w:rsidDel="009015E9">
          <w:delText>it seems like this</w:delText>
        </w:r>
      </w:del>
      <w:ins w:id="28" w:author="Nicholas Alvaro Coles" w:date="2023-04-11T15:17:00Z">
        <w:r w:rsidR="009015E9">
          <w:t>these</w:t>
        </w:r>
      </w:ins>
      <w:r>
        <w:t xml:space="preserve"> concern</w:t>
      </w:r>
      <w:ins w:id="29" w:author="Nicholas Alvaro Coles" w:date="2023-04-11T15:17:00Z">
        <w:r w:rsidR="009015E9">
          <w:t>s</w:t>
        </w:r>
      </w:ins>
      <w:r>
        <w:t xml:space="preserve"> would </w:t>
      </w:r>
      <w:ins w:id="30" w:author="Nicholas Alvaro Coles" w:date="2023-04-11T15:17:00Z">
        <w:r w:rsidR="009015E9">
          <w:t xml:space="preserve">likely </w:t>
        </w:r>
      </w:ins>
      <w:r>
        <w:t>call the whole method into question. However, perhaps experimental psychologists should not be so quick to judge</w:t>
      </w:r>
      <w:ins w:id="31" w:author="Nicholas Alvaro Coles" w:date="2023-04-11T15:17:00Z">
        <w:r w:rsidR="009015E9">
          <w:t>. After all,</w:t>
        </w:r>
      </w:ins>
      <w:r>
        <w:t xml:space="preserve"> </w:t>
      </w:r>
      <w:del w:id="32" w:author="Nicholas Alvaro Coles" w:date="2023-04-11T15:17:00Z">
        <w:r w:rsidDel="009015E9">
          <w:delText xml:space="preserve">because </w:delText>
        </w:r>
      </w:del>
      <w:r>
        <w:t xml:space="preserve">we too deal with a difficult-to-understand methodological artifact: </w:t>
      </w:r>
      <w:r>
        <w:rPr>
          <w:i/>
          <w:iCs/>
        </w:rPr>
        <w:t>demand characteristics</w:t>
      </w:r>
      <w:r>
        <w:t>.</w:t>
      </w:r>
    </w:p>
    <w:p w14:paraId="278F379C" w14:textId="77777777" w:rsidR="00BC0FA3" w:rsidRDefault="00000000">
      <w:pPr>
        <w:pStyle w:val="BodyText"/>
      </w:pPr>
      <w:r>
        <w:t xml:space="preserve">In a seminal paper, Martin Orne (1962) argued that human subjects are </w:t>
      </w:r>
      <w:r>
        <w:rPr>
          <w:i/>
          <w:iCs/>
        </w:rPr>
        <w:t>not</w:t>
      </w:r>
      <w:r>
        <w:t xml:space="preserve"> passive responders to the experimental context (a common assumption in the early history of experimental psychology). Instead, he suggested that participants are perceptive to demand characteristics – “cues which convey an experimental hypothesis” – 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have become a literal textbook methodological concern in experimental psychology (Sharpe &amp; Whelton, 2016).</w:t>
      </w:r>
    </w:p>
    <w:p w14:paraId="3C553536" w14:textId="77777777" w:rsidR="00BC0FA3"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matter. For example, manipulations of the communicated hypothesis have consistently failed to impact participants’ responses in large replications of classic studies in behavioral economics (Mummolo &amp; Peterson, 2019).</w:t>
      </w:r>
    </w:p>
    <w:p w14:paraId="2BE734C8" w14:textId="5CB5A6F1" w:rsidR="00BC0FA3" w:rsidRDefault="00000000">
      <w:pPr>
        <w:pStyle w:val="BodyText"/>
      </w:pPr>
      <w:r>
        <w:t xml:space="preserve">As this brief review shows, demand characteristics are uncomfortably close to the mysterious methodological artifact described </w:t>
      </w:r>
      <w:del w:id="33" w:author="Nicholas Alvaro Coles" w:date="2023-04-11T15:21:00Z">
        <w:r w:rsidDel="009015E9">
          <w:delText>above</w:delText>
        </w:r>
      </w:del>
      <w:ins w:id="34" w:author="Nicholas Alvaro Coles" w:date="2023-04-11T15:21:00Z">
        <w:r w:rsidR="009015E9">
          <w:t>initially</w:t>
        </w:r>
      </w:ins>
      <w:r>
        <w:t xml:space="preserve">. </w:t>
      </w:r>
      <w:del w:id="35" w:author="Nicholas Alvaro Coles" w:date="2023-04-11T15:21:00Z">
        <w:r w:rsidDel="009015E9">
          <w:delText xml:space="preserve">They </w:delText>
        </w:r>
      </w:del>
      <w:ins w:id="36" w:author="Nicholas Alvaro Coles" w:date="2023-04-11T15:21:00Z">
        <w:r w:rsidR="009015E9">
          <w:t xml:space="preserve">Demand characteristics </w:t>
        </w:r>
      </w:ins>
      <w:r>
        <w:t>are a fundamental methodological concern, but their magnitude, direction, and consistency remain unclear. In the present paper, we use meta-analysis and replication to try and shed light on these issues. We begin by reviewing literature on the mechanisms theorized to underlie the effects of demand characteristics.</w:t>
      </w:r>
    </w:p>
    <w:p w14:paraId="5FE0A02A" w14:textId="77777777" w:rsidR="00BC0FA3" w:rsidRDefault="00000000">
      <w:pPr>
        <w:pStyle w:val="Heading2"/>
      </w:pPr>
      <w:bookmarkStart w:id="37" w:name="Xa0d64ece604650f58e403bddeb4af76aa562f5e"/>
      <w:r>
        <w:t>How do demand characteristics alter participant responses?</w:t>
      </w:r>
    </w:p>
    <w:p w14:paraId="476D5E59" w14:textId="144E96C9" w:rsidR="00BC0FA3" w:rsidDel="009B0EDA" w:rsidRDefault="00000000">
      <w:pPr>
        <w:pStyle w:val="FirstParagraph"/>
        <w:rPr>
          <w:del w:id="38" w:author="Nicholas Alvaro Coles" w:date="2023-04-11T15:23:00Z"/>
        </w:rPr>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in participants’ responses that are mediated by the relatively automatic activation of beliefs and/or </w:t>
      </w:r>
      <w:r>
        <w:lastRenderedPageBreak/>
        <w:t>conditioned responses (Zion &amp; Crum, 2018).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ins w:id="39" w:author="Nicholas Alvaro Coles" w:date="2023-04-11T15:23:00Z">
        <w:r w:rsidR="009B0EDA">
          <w:t xml:space="preserve"> </w:t>
        </w:r>
      </w:ins>
    </w:p>
    <w:p w14:paraId="49C9562C" w14:textId="13707330" w:rsidR="00BC0FA3" w:rsidRDefault="00000000" w:rsidP="009B0EDA">
      <w:pPr>
        <w:pStyle w:val="FirstParagraph"/>
        <w:pPrChange w:id="40" w:author="Nicholas Alvaro Coles" w:date="2023-04-11T15:23:00Z">
          <w:pPr>
            <w:pStyle w:val="BodyText"/>
          </w:pPr>
        </w:pPrChange>
      </w:pPr>
      <w:del w:id="41" w:author="Nicholas Alvaro Coles" w:date="2023-04-11T15:23:00Z">
        <w:r w:rsidDel="009B0EDA">
          <w:delText xml:space="preserve">We </w:delText>
        </w:r>
      </w:del>
      <w:ins w:id="42" w:author="Nicholas Alvaro Coles" w:date="2023-04-11T15:23:00Z">
        <w:r w:rsidR="009B0EDA">
          <w:t xml:space="preserve">Below, we </w:t>
        </w:r>
      </w:ins>
      <w:del w:id="43" w:author="Nicholas Alvaro Coles" w:date="2023-04-11T15:23:00Z">
        <w:r w:rsidDel="009B0EDA">
          <w:delText xml:space="preserve">begin by </w:delText>
        </w:r>
      </w:del>
      <w:r>
        <w:t>discuss</w:t>
      </w:r>
      <w:del w:id="44" w:author="Nicholas Alvaro Coles" w:date="2023-04-11T15:23:00Z">
        <w:r w:rsidDel="009B0EDA">
          <w:delText>ing</w:delText>
        </w:r>
      </w:del>
      <w:r>
        <w:t xml:space="preserve"> an influential model of response bias (</w:t>
      </w:r>
      <w:proofErr w:type="spellStart"/>
      <w:r>
        <w:t>Rosnow</w:t>
      </w:r>
      <w:proofErr w:type="spellEnd"/>
      <w:r>
        <w:t xml:space="preserve"> &amp; Rosenthal, 1997)</w:t>
      </w:r>
      <w:ins w:id="45" w:author="Nicholas Alvaro Coles" w:date="2023-04-11T15:23:00Z">
        <w:r w:rsidR="009B0EDA">
          <w:t>. We then</w:t>
        </w:r>
      </w:ins>
      <w:del w:id="46" w:author="Nicholas Alvaro Coles" w:date="2023-04-11T15:23:00Z">
        <w:r w:rsidDel="009B0EDA">
          <w:delText>, and</w:delText>
        </w:r>
      </w:del>
      <w:r>
        <w:t xml:space="preserve"> </w:t>
      </w:r>
      <w:del w:id="47" w:author="Nicholas Alvaro Coles" w:date="2023-04-11T15:23:00Z">
        <w:r w:rsidDel="009B0EDA">
          <w:delText xml:space="preserve">we then </w:delText>
        </w:r>
      </w:del>
      <w:r>
        <w:t xml:space="preserve">review recent proposals to include placebo effects as secondary mechanisms </w:t>
      </w:r>
      <w:ins w:id="48" w:author="Nicholas Alvaro Coles" w:date="2023-04-11T15:23:00Z">
        <w:r w:rsidR="009B0EDA">
          <w:t>(</w:t>
        </w:r>
      </w:ins>
      <w:del w:id="49" w:author="Nicholas Alvaro Coles" w:date="2023-04-11T15:24:00Z">
        <w:r w:rsidDel="009B0EDA">
          <w:delText>Corneille &amp; Lush</w:delText>
        </w:r>
      </w:del>
      <w:del w:id="50" w:author="Nicholas Alvaro Coles" w:date="2023-04-11T15:23:00Z">
        <w:r w:rsidDel="009B0EDA">
          <w:delText xml:space="preserve"> (</w:delText>
        </w:r>
      </w:del>
      <w:del w:id="51" w:author="Nicholas Alvaro Coles" w:date="2023-04-11T15:24:00Z">
        <w:r w:rsidDel="009B0EDA">
          <w:delText>2022</w:delText>
        </w:r>
      </w:del>
      <w:ins w:id="52" w:author="Nicholas Alvaro Coles" w:date="2023-04-11T15:24:00Z">
        <w:r w:rsidR="009B0EDA">
          <w:t>change to Coles</w:t>
        </w:r>
      </w:ins>
      <w:r>
        <w:t>). A comprehensive framework containing both sets of mechanisms is shown in Figure 1.</w:t>
      </w:r>
    </w:p>
    <w:p w14:paraId="4BFBA7A8" w14:textId="77777777" w:rsidR="00BC0FA3" w:rsidRDefault="00000000">
      <w:pPr>
        <w:pStyle w:val="BodyText"/>
      </w:pPr>
      <w:r>
        <w:t>To date, the most influential framework for conceptualizing the effects of demand characteristics has been developed by Rosnow and Rosenthal (1997). Like most researchers, Rosnow and Rosenthal (1997) suggested that demand characteristics produce response biases. As such, they proposed three key moderators: (1) receptivity to cues, (2) motivation to provide hypothesis-consistent responses, and (3) opportunity to alter responses (Figure 1).</w:t>
      </w:r>
    </w:p>
    <w:p w14:paraId="105BB16D" w14:textId="77777777" w:rsidR="00BC0FA3" w:rsidRDefault="00000000">
      <w:pPr>
        <w:pStyle w:val="CaptionedFigure"/>
      </w:pPr>
      <w:r>
        <w:rPr>
          <w:noProof/>
        </w:rPr>
        <w:lastRenderedPageBreak/>
        <w:drawing>
          <wp:inline distT="0" distB="0" distL="0" distR="0" wp14:anchorId="5A7E227C" wp14:editId="33FDD03B">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28B24A76" w14:textId="77777777" w:rsidR="00BC0FA3"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5ADF5C9E" w14:textId="6714B33A" w:rsidR="00BC0FA3" w:rsidRDefault="00000000">
      <w:pPr>
        <w:pStyle w:val="BodyText"/>
      </w:pPr>
      <w:r>
        <w:t xml:space="preserve">To start, Rosnow and Rosenthal (1997) reasoned that participants must be </w:t>
      </w:r>
      <w:del w:id="53" w:author="Nicholas Alvaro Coles" w:date="2023-04-11T15:25:00Z">
        <w:r w:rsidDel="009B0EDA">
          <w:delText xml:space="preserve">perceptive </w:delText>
        </w:r>
      </w:del>
      <w:ins w:id="54" w:author="Nicholas Alvaro Coles" w:date="2023-04-11T15:25:00Z">
        <w:r w:rsidR="009B0EDA">
          <w:t>receptive</w:t>
        </w:r>
        <w:r w:rsidR="009B0EDA">
          <w:t xml:space="preserve"> </w:t>
        </w:r>
      </w:ins>
      <w:r>
        <w:t xml:space="preserve">to demand characteristics </w:t>
      </w:r>
      <w:proofErr w:type="gramStart"/>
      <w:r>
        <w:t>in order for</w:t>
      </w:r>
      <w:proofErr w:type="gramEnd"/>
      <w:r>
        <w:t xml:space="preserve"> there to be a response bias (see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45F10BBD" w14:textId="2694DBEC" w:rsidR="00BC0FA3" w:rsidRDefault="00000000">
      <w:pPr>
        <w:pStyle w:val="BodyText"/>
      </w:pPr>
      <w:r>
        <w:t>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w:t>
      </w:r>
      <w:ins w:id="55" w:author="Nicholas Alvaro Coles" w:date="2023-04-11T15:26:00Z">
        <w:r w:rsidR="009B0EDA">
          <w:t xml:space="preserve"> are motivated to</w:t>
        </w:r>
      </w:ins>
      <w:r>
        <w:t xml:space="preserve"> interfere with the purpose of the study (Cook et al., 1970; Masling, 1966), or (d) “faithful subjects” who </w:t>
      </w:r>
      <w:ins w:id="56" w:author="Nicholas Alvaro Coles" w:date="2023-04-11T15:26:00Z">
        <w:r w:rsidR="009B0EDA">
          <w:t xml:space="preserve">are motivated </w:t>
        </w:r>
      </w:ins>
      <w:del w:id="57" w:author="Nicholas Alvaro Coles" w:date="2023-04-11T15:26:00Z">
        <w:r w:rsidDel="009B0EDA">
          <w:delText xml:space="preserve">attempt </w:delText>
        </w:r>
      </w:del>
      <w:r>
        <w:t xml:space="preserve">to follow directions as closely as possible (Fillenbaun &amp; Frey, 1970). However, participants have multiple goals in mind when they conceptualize their roles as subjects (Rosnow &amp; Rosenthal, 1997), and situational forces may affect which of these goals are most salient. For example, participants increase performance on simple tasks when told that this is the experimenter’s expectation but not in contexts where the experimenter </w:t>
      </w:r>
      <w:del w:id="58" w:author="Nicholas Alvaro Coles" w:date="2023-04-11T15:27:00Z">
        <w:r w:rsidDel="009B0EDA">
          <w:delText xml:space="preserve">indicates </w:delText>
        </w:r>
      </w:del>
      <w:ins w:id="59" w:author="Nicholas Alvaro Coles" w:date="2023-04-11T15:27:00Z">
        <w:r w:rsidR="009B0EDA">
          <w:t>adds</w:t>
        </w:r>
        <w:r w:rsidR="009B0EDA">
          <w:t xml:space="preserve"> </w:t>
        </w:r>
      </w:ins>
      <w:r>
        <w:t>that increased performance will be indicat</w:t>
      </w:r>
      <w:ins w:id="60" w:author="Nicholas Alvaro Coles" w:date="2023-04-11T15:27:00Z">
        <w:r w:rsidR="009B0EDA">
          <w:t>ive</w:t>
        </w:r>
      </w:ins>
      <w:del w:id="61" w:author="Nicholas Alvaro Coles" w:date="2023-04-11T15:27:00Z">
        <w:r w:rsidDel="009B0EDA">
          <w:delText>e</w:delText>
        </w:r>
      </w:del>
      <w:r>
        <w:t xml:space="preserve"> of a</w:t>
      </w:r>
      <w:ins w:id="62" w:author="Nicholas Alvaro Coles" w:date="2023-04-11T15:27:00Z">
        <w:r w:rsidR="009B0EDA">
          <w:t xml:space="preserve"> negative personality trait</w:t>
        </w:r>
      </w:ins>
      <w:del w:id="63" w:author="Nicholas Alvaro Coles" w:date="2023-04-11T15:27:00Z">
        <w:r w:rsidDel="009B0EDA">
          <w:delText>n obsessive-compulsive personality</w:delText>
        </w:r>
      </w:del>
      <w:r>
        <w:t xml:space="preserve"> (</w:t>
      </w:r>
      <w:proofErr w:type="spellStart"/>
      <w:r>
        <w:t>Sigall</w:t>
      </w:r>
      <w:proofErr w:type="spellEnd"/>
      <w:r>
        <w:t xml:space="preserve"> et al., 1970).</w:t>
      </w:r>
    </w:p>
    <w:p w14:paraId="4B5C328B" w14:textId="7D3B676F" w:rsidR="00BC0FA3" w:rsidRDefault="00000000">
      <w:pPr>
        <w:pStyle w:val="BodyText"/>
      </w:pPr>
      <w:r>
        <w:t>Synthesizing the above observations and reasoning, Rosnow and Rosenthal (1997) suggested that</w:t>
      </w:r>
      <w:ins w:id="64" w:author="Nicholas Alvaro Coles" w:date="2023-04-11T15:27:00Z">
        <w:r w:rsidR="009B0EDA">
          <w:t xml:space="preserve"> </w:t>
        </w:r>
      </w:ins>
      <w:del w:id="65" w:author="Nicholas Alvaro Coles" w:date="2023-04-11T15:27:00Z">
        <w:r w:rsidDel="009B0EDA">
          <w:delText xml:space="preserve">, depending on the context, </w:delText>
        </w:r>
      </w:del>
      <w:r>
        <w:t xml:space="preserve">participants </w:t>
      </w:r>
      <w:ins w:id="66" w:author="Nicholas Alvaro Coles" w:date="2023-04-11T15:27:00Z">
        <w:r w:rsidR="009B0EDA">
          <w:t xml:space="preserve">in any given context </w:t>
        </w:r>
      </w:ins>
      <w:r>
        <w:t>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2B0BD304" w14:textId="77777777" w:rsidR="00BC0FA3" w:rsidRDefault="00000000">
      <w:pPr>
        <w:pStyle w:val="BodyText"/>
      </w:pPr>
      <w:r>
        <w:lastRenderedPageBreak/>
        <w:t>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p>
    <w:p w14:paraId="7FAB1618" w14:textId="77777777" w:rsidR="00BC0FA3" w:rsidRDefault="00000000">
      <w:pPr>
        <w:pStyle w:val="BodyText"/>
      </w:pPr>
      <w:r>
        <w:t xml:space="preserve">Rosenthal and Rosnow’s framework directly </w:t>
      </w:r>
      <w:proofErr w:type="gramStart"/>
      <w:r>
        <w:t>maps</w:t>
      </w:r>
      <w:proofErr w:type="gramEnd"/>
      <w:r>
        <w:t xml:space="preserve">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14:paraId="617B8829" w14:textId="7B2DF99F" w:rsidR="00BC0FA3" w:rsidRDefault="00000000">
      <w:pPr>
        <w:pStyle w:val="BodyText"/>
      </w:pPr>
      <w:r>
        <w:t>Over the past half century, demand characteristics have generally been conceptually divorced from placebo effects</w:t>
      </w:r>
      <w:del w:id="67" w:author="Nicholas Alvaro Coles" w:date="2023-04-11T15:29:00Z">
        <w:r w:rsidDel="009B0EDA">
          <w:delText xml:space="preserve"> Rosnow &amp; Rosenthal (1997)</w:delText>
        </w:r>
      </w:del>
      <w:r>
        <w:t xml:space="preserve">. However, demand characteristics may produce both response biases and </w:t>
      </w:r>
      <w:r>
        <w:rPr>
          <w:i/>
          <w:iCs/>
        </w:rPr>
        <w:t>placebo effects</w:t>
      </w:r>
      <w:del w:id="68" w:author="Nicholas Alvaro Coles" w:date="2023-04-11T15:30:00Z">
        <w:r w:rsidDel="009B0EDA">
          <w:delText xml:space="preserve"> m</w:delText>
        </w:r>
      </w:del>
      <w:ins w:id="69" w:author="Nicholas Alvaro Coles" w:date="2023-04-11T15:57:00Z">
        <w:r w:rsidR="00567785">
          <w:t>—</w:t>
        </w:r>
      </w:ins>
      <w:ins w:id="70" w:author="Nicholas Alvaro Coles" w:date="2023-04-11T15:30:00Z">
        <w:r w:rsidR="009B0EDA">
          <w:t>t</w:t>
        </w:r>
      </w:ins>
      <w:ins w:id="71" w:author="Nicholas Alvaro Coles" w:date="2023-04-11T15:29:00Z">
        <w:r w:rsidR="009B0EDA">
          <w:t>h</w:t>
        </w:r>
      </w:ins>
      <w:ins w:id="72" w:author="Nicholas Alvaro Coles" w:date="2023-04-11T15:30:00Z">
        <w:r w:rsidR="009B0EDA">
          <w:t>e latter which are theorized to be m</w:t>
        </w:r>
      </w:ins>
      <w:r>
        <w:t>ediated by the relatively automatic activation of beliefs and/or conditioned responses</w:t>
      </w:r>
      <w:del w:id="73" w:author="Nicholas Alvaro Coles" w:date="2023-04-11T15:30:00Z">
        <w:r w:rsidDel="009B0EDA">
          <w:delText xml:space="preserve"> </w:delText>
        </w:r>
      </w:del>
      <w:ins w:id="74" w:author="Nicholas Alvaro Coles" w:date="2023-04-11T15:30:00Z">
        <w:r w:rsidR="009B0EDA">
          <w:t xml:space="preserve"> (different citation)</w:t>
        </w:r>
      </w:ins>
      <w:del w:id="75" w:author="Nicholas Alvaro Coles" w:date="2023-04-11T15:30:00Z">
        <w:r w:rsidDel="009B0EDA">
          <w:delText>Corneille &amp; Lush (2022)</w:delText>
        </w:r>
      </w:del>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w:t>
      </w:r>
      <w:r>
        <w:lastRenderedPageBreak/>
        <w:t>evidence that demand characteristics can produce both response biases and placebo effects</w:t>
      </w:r>
      <w:ins w:id="76" w:author="Nicholas Alvaro Coles" w:date="2023-04-11T15:31:00Z">
        <w:r w:rsidR="009B0EDA">
          <w:t>. This means</w:t>
        </w:r>
      </w:ins>
      <w:del w:id="77" w:author="Nicholas Alvaro Coles" w:date="2023-04-11T15:31:00Z">
        <w:r w:rsidDel="009B0EDA">
          <w:delText>,</w:delText>
        </w:r>
      </w:del>
      <w:r>
        <w:t xml:space="preserve"> </w:t>
      </w:r>
      <w:del w:id="78" w:author="Nicholas Alvaro Coles" w:date="2023-04-11T15:31:00Z">
        <w:r w:rsidDel="009B0EDA">
          <w:delText xml:space="preserve">meaning </w:delText>
        </w:r>
      </w:del>
      <w:r>
        <w:t>that demand characteristics can still bias responses when participants have neither the motivation nor the opportunity to adjust their responses.</w:t>
      </w:r>
    </w:p>
    <w:p w14:paraId="5B236708" w14:textId="77777777" w:rsidR="00BC0FA3" w:rsidRDefault="00000000">
      <w:pPr>
        <w:pStyle w:val="Heading2"/>
      </w:pPr>
      <w:bookmarkStart w:id="79" w:name="the-current-paper"/>
      <w:bookmarkEnd w:id="37"/>
      <w:r>
        <w:t>The current paper</w:t>
      </w:r>
    </w:p>
    <w:p w14:paraId="78348B73" w14:textId="77777777" w:rsidR="00BC0FA3"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12D6AA0D" w14:textId="121E21D2" w:rsidR="00BC0FA3" w:rsidRDefault="00000000">
      <w:pPr>
        <w:pStyle w:val="BodyText"/>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w:t>
      </w:r>
      <w:del w:id="80" w:author="Nicholas Alvaro Coles" w:date="2023-04-11T15:32:00Z">
        <w:r w:rsidDel="009B0EDA">
          <w:delText xml:space="preserve">studies’ </w:delText>
        </w:r>
      </w:del>
      <w:r>
        <w:t>demand characteristic manipulations</w:t>
      </w:r>
      <w:ins w:id="81" w:author="Nicholas Alvaro Coles" w:date="2023-04-11T15:32:00Z">
        <w:r w:rsidR="009B0EDA">
          <w:t xml:space="preserve"> in the meta-analysis</w:t>
        </w:r>
      </w:ins>
      <w:r>
        <w:t>.</w:t>
      </w:r>
    </w:p>
    <w:p w14:paraId="50465E28" w14:textId="490EA384" w:rsidR="00BC0FA3" w:rsidRDefault="00000000">
      <w:pPr>
        <w:pStyle w:val="BodyText"/>
      </w:pPr>
      <w:r>
        <w:t>In Study 3, we report a</w:t>
      </w:r>
      <w:ins w:id="82" w:author="Nicholas Alvaro Coles" w:date="2023-04-11T15:32:00Z">
        <w:r w:rsidR="009B0EDA">
          <w:t>n exploratory</w:t>
        </w:r>
      </w:ins>
      <w:r>
        <w:t xml:space="preserve"> replication experiment that re-examines the extent to which demand effects are driven by response biases and placebo effects. In this replication</w:t>
      </w:r>
      <w:del w:id="83" w:author="Nicholas Alvaro Coles" w:date="2023-04-11T15:33:00Z">
        <w:r w:rsidDel="00C8096F">
          <w:delText xml:space="preserve"> study</w:delText>
        </w:r>
      </w:del>
      <w:r>
        <w:t xml:space="preserve">, we manipulated demand characteristics in an experiment on the proposed effects of facial poses on emotional experience (Coles, Larsen, &amp; Lench, 2019; Coles, March, et al., 2022). We then </w:t>
      </w:r>
      <w:r>
        <w:lastRenderedPageBreak/>
        <w:t>examined the extent to which the effect of facial poses was moderated by the factors believed to underlie response biases and placebo effects.</w:t>
      </w:r>
    </w:p>
    <w:p w14:paraId="36970F88" w14:textId="77777777" w:rsidR="00BC0FA3" w:rsidRDefault="00000000">
      <w:pPr>
        <w:pStyle w:val="Heading1"/>
      </w:pPr>
      <w:bookmarkStart w:id="84" w:name="study-1"/>
      <w:bookmarkEnd w:id="79"/>
      <w:r>
        <w:t>Study 1</w:t>
      </w:r>
    </w:p>
    <w:p w14:paraId="5C3B9691" w14:textId="77777777" w:rsidR="00BC0FA3" w:rsidRDefault="00000000">
      <w:pPr>
        <w:pStyle w:val="FirstParagraph"/>
      </w:pPr>
      <w:r>
        <w:t>Study 1 was designed to provide a quantitative synthesis of demand effects via meta-analysis.</w:t>
      </w:r>
    </w:p>
    <w:p w14:paraId="750C216C" w14:textId="77777777" w:rsidR="00BC0FA3" w:rsidRDefault="00000000">
      <w:pPr>
        <w:pStyle w:val="Heading2"/>
      </w:pPr>
      <w:bookmarkStart w:id="85" w:name="methodology"/>
      <w:r>
        <w:t>Methodology</w:t>
      </w:r>
    </w:p>
    <w:p w14:paraId="6D6B29E3" w14:textId="52A146BE" w:rsidR="00BC0FA3" w:rsidRDefault="00000000">
      <w:pPr>
        <w:pStyle w:val="FirstParagraph"/>
      </w:pPr>
      <w:r>
        <w:t xml:space="preserve">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w:t>
      </w:r>
      <w:ins w:id="86" w:author="Nicholas Alvaro Coles" w:date="2023-04-11T15:34:00Z">
        <w:r w:rsidR="00C8096F">
          <w:t xml:space="preserve">also </w:t>
        </w:r>
      </w:ins>
      <w:r>
        <w:t>improved the feasibility of the meta-analysis.</w:t>
      </w:r>
    </w:p>
    <w:p w14:paraId="4332DAD5" w14:textId="77777777" w:rsidR="00BC0FA3"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1101F07A" w14:textId="77777777" w:rsidR="00BC0FA3"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12733CA8" w14:textId="77777777" w:rsidR="00BC0FA3" w:rsidRDefault="00000000">
      <w:pPr>
        <w:pStyle w:val="Heading3"/>
        <w:framePr w:wrap="around"/>
      </w:pPr>
      <w:bookmarkStart w:id="87" w:name="literature-search"/>
      <w:r>
        <w:t>Literature search.</w:t>
      </w:r>
    </w:p>
    <w:p w14:paraId="69EAC5AE" w14:textId="6A25842E" w:rsidR="00BC0FA3" w:rsidRDefault="00000000">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t>
      </w:r>
      <w:del w:id="88" w:author="Nicholas Alvaro Coles" w:date="2023-04-11T15:35:00Z">
        <w:r w:rsidDel="00C8096F">
          <w:delText xml:space="preserve">and </w:delText>
        </w:r>
      </w:del>
      <w:ins w:id="89" w:author="Nicholas Alvaro Coles" w:date="2023-04-11T15:35:00Z">
        <w:r w:rsidR="00C8096F">
          <w:t>with</w:t>
        </w:r>
        <w:r w:rsidR="00C8096F">
          <w:t xml:space="preserve"> </w:t>
        </w:r>
      </w:ins>
      <w:r>
        <w:t>feasibility.</w:t>
      </w:r>
    </w:p>
    <w:p w14:paraId="6EAE9D71" w14:textId="4AA60ECB" w:rsidR="00BC0FA3" w:rsidRDefault="00000000" w:rsidP="00C8096F">
      <w:pPr>
        <w:pStyle w:val="BodyText"/>
      </w:pPr>
      <w:r>
        <w:t xml:space="preserve">On January 12, 2022, we searched APA </w:t>
      </w:r>
      <w:proofErr w:type="spellStart"/>
      <w:r>
        <w:t>PsycInfo</w:t>
      </w:r>
      <w:proofErr w:type="spellEnd"/>
      <w:r>
        <w:t xml:space="preserve"> </w:t>
      </w:r>
      <w:del w:id="90" w:author="Nicholas Alvaro Coles" w:date="2023-04-11T15:35:00Z">
        <w:r w:rsidDel="00C8096F">
          <w:delText>(</w:delText>
        </w:r>
      </w:del>
      <w:del w:id="91" w:author="Nicholas Alvaro Coles" w:date="2023-04-11T15:36:00Z">
        <w:r w:rsidDel="00C8096F">
          <w:delText xml:space="preserve">coverage years: 1840 - present) </w:delText>
        </w:r>
      </w:del>
      <w:r>
        <w:t xml:space="preserve">using broad search terms: “demand characteristics” OR “hypothesis awareness”. </w:t>
      </w:r>
      <w:ins w:id="92" w:author="Nicholas Alvaro Coles" w:date="2023-04-11T15:36:00Z">
        <w:r w:rsidR="00C8096F">
          <w:t>Our search went as far back as</w:t>
        </w:r>
      </w:ins>
      <w:ins w:id="93" w:author="Nicholas Alvaro Coles" w:date="2023-04-11T15:37:00Z">
        <w:r w:rsidR="00C8096F">
          <w:t xml:space="preserve"> 1840, which </w:t>
        </w:r>
      </w:ins>
      <w:del w:id="94" w:author="Nicholas Alvaro Coles" w:date="2023-04-11T15:36:00Z">
        <w:r w:rsidDel="00C8096F">
          <w:delText xml:space="preserve">This </w:delText>
        </w:r>
      </w:del>
      <w:r>
        <w:t>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3BDAF435" w14:textId="77777777" w:rsidR="00BC0FA3" w:rsidRDefault="00000000">
      <w:pPr>
        <w:pStyle w:val="Heading3"/>
        <w:framePr w:wrap="around"/>
      </w:pPr>
      <w:bookmarkStart w:id="95" w:name="screening"/>
      <w:bookmarkEnd w:id="87"/>
      <w:r>
        <w:t>Screening.</w:t>
      </w:r>
    </w:p>
    <w:p w14:paraId="59D76E58" w14:textId="77777777" w:rsidR="00BC0FA3" w:rsidRDefault="00000000">
      <w:pPr>
        <w:pStyle w:val="FirstParagraph"/>
      </w:pPr>
      <w:r>
        <w:t>To be eligible for inclusion in the meta-analysis, the following criteria must have been met:</w:t>
      </w:r>
    </w:p>
    <w:p w14:paraId="38B0FEAF" w14:textId="77777777" w:rsidR="00BC0FA3"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79275BCF" w14:textId="172F6146" w:rsidR="00BC0FA3"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w:t>
      </w:r>
      <w:ins w:id="96" w:author="Nicholas Alvaro Coles" w:date="2023-04-11T15:40:00Z">
        <w:r w:rsidR="009F3452">
          <w:t xml:space="preserve"> negative</w:t>
        </w:r>
      </w:ins>
      <w:del w:id="97" w:author="Nicholas Alvaro Coles" w:date="2023-04-11T15:40:00Z">
        <w:r w:rsidDel="009F3452">
          <w:delText>n</w:delText>
        </w:r>
      </w:del>
      <w:r>
        <w:t xml:space="preserve"> </w:t>
      </w:r>
      <w:del w:id="98" w:author="Nicholas Alvaro Coles" w:date="2023-04-11T15:40:00Z">
        <w:r w:rsidDel="009F3452">
          <w:delText xml:space="preserve">obsessive-compulsive </w:delText>
        </w:r>
      </w:del>
      <w:r>
        <w:t xml:space="preserve">personality </w:t>
      </w:r>
      <w:del w:id="99" w:author="Nicholas Alvaro Coles" w:date="2023-04-11T15:40:00Z">
        <w:r w:rsidDel="009F3452">
          <w:delText>disorder</w:delText>
        </w:r>
      </w:del>
      <w:ins w:id="100" w:author="Nicholas Alvaro Coles" w:date="2023-04-11T15:40:00Z">
        <w:r w:rsidR="009F3452">
          <w:t>trait</w:t>
        </w:r>
      </w:ins>
      <w:r>
        <w:t>).</w:t>
      </w:r>
    </w:p>
    <w:p w14:paraId="75FA050A" w14:textId="77777777" w:rsidR="00BC0FA3" w:rsidRDefault="00000000">
      <w:pPr>
        <w:numPr>
          <w:ilvl w:val="0"/>
          <w:numId w:val="18"/>
        </w:numPr>
      </w:pPr>
      <w:r>
        <w:t>Information necessary for computing at least one effect size was included.</w:t>
      </w:r>
    </w:p>
    <w:p w14:paraId="13A03FC1" w14:textId="77777777" w:rsidR="00BC0FA3"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05BA90FB" w14:textId="77777777" w:rsidR="00BC0FA3" w:rsidRDefault="00000000">
      <w:pPr>
        <w:pStyle w:val="Heading3"/>
        <w:framePr w:wrap="around"/>
      </w:pPr>
      <w:bookmarkStart w:id="101" w:name="effect-size-index"/>
      <w:bookmarkEnd w:id="95"/>
      <w:r>
        <w:t>Effect size index.</w:t>
      </w:r>
    </w:p>
    <w:p w14:paraId="615893B2" w14:textId="77777777" w:rsidR="00BC0FA3"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1E26FB71" w14:textId="77777777" w:rsidR="00BC0FA3"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5888E77B" w14:textId="77777777" w:rsidR="00BC0FA3"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72533D3" w14:textId="77777777" w:rsidR="00BC0FA3"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0941ECD6" w14:textId="77777777" w:rsidR="00BC0FA3"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412796A6" w14:textId="77777777" w:rsidR="00BC0FA3"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6CB2E08" w14:textId="77777777" w:rsidR="00BC0FA3"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5BB1A692" w14:textId="77777777" w:rsidR="00BC0FA3" w:rsidRDefault="00000000">
      <w:pPr>
        <w:pStyle w:val="Heading3"/>
        <w:framePr w:wrap="around"/>
      </w:pPr>
      <w:bookmarkStart w:id="102" w:name="potential-study-feature-moderators"/>
      <w:bookmarkEnd w:id="101"/>
      <w:r>
        <w:t>Potential study feature moderators.</w:t>
      </w:r>
    </w:p>
    <w:p w14:paraId="49501BAF" w14:textId="77777777" w:rsidR="00BC0FA3" w:rsidRDefault="00000000">
      <w:pPr>
        <w:pStyle w:val="FirstParagraph"/>
      </w:pPr>
      <w:r>
        <w:t>We coded several study feature moderators that may help explain variability in demand effects:</w:t>
      </w:r>
    </w:p>
    <w:p w14:paraId="2142F0F4" w14:textId="09CB9668" w:rsidR="00BC0FA3" w:rsidRDefault="00000000">
      <w:pPr>
        <w:numPr>
          <w:ilvl w:val="0"/>
          <w:numId w:val="19"/>
        </w:numPr>
      </w:pPr>
      <w:r>
        <w:rPr>
          <w:i/>
          <w:iCs/>
        </w:rPr>
        <w:t>Control vs. non-control group comparison group</w:t>
      </w:r>
      <w:r>
        <w:t xml:space="preserve">. Demand effects should presumably be additive. For example, imagine a study where the effect of </w:t>
      </w:r>
      <w:proofErr w:type="gramStart"/>
      <w:r>
        <w:t>an</w:t>
      </w:r>
      <w:proofErr w:type="gramEnd"/>
      <w:r>
        <w:t xml:space="preserve"> task is either (a) not described at all (a control condition), (b) described as mood-boosting (positive demand) or (c) described as mood-dampening</w:t>
      </w:r>
      <w:ins w:id="103" w:author="Nicholas Alvaro Coles" w:date="2023-04-11T15:44:00Z">
        <w:r w:rsidR="005D38F5">
          <w:t xml:space="preserve"> (negative demand)</w:t>
        </w:r>
      </w:ins>
      <w:r>
        <w:t xml:space="preserve">.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20227518" w14:textId="617DA4A7" w:rsidR="00BC0FA3" w:rsidRDefault="00000000">
      <w:pPr>
        <w:numPr>
          <w:ilvl w:val="0"/>
          <w:numId w:val="19"/>
        </w:numPr>
      </w:pPr>
      <w:r>
        <w:rPr>
          <w:i/>
          <w:iCs/>
        </w:rPr>
        <w:t>Positive, negative, or nil demand</w:t>
      </w:r>
      <w:r w:rsidRPr="00567785">
        <w:rPr>
          <w:rPrChange w:id="104" w:author="Nicholas Alvaro Coles" w:date="2023-04-11T15:57:00Z">
            <w:rPr>
              <w:i/>
              <w:iCs/>
            </w:rPr>
          </w:rPrChange>
        </w:rPr>
        <w:t>.</w:t>
      </w:r>
      <w:r>
        <w:t xml:space="preserve"> Instances where a demand characteristic condition was compared to a control group </w:t>
      </w:r>
      <w:ins w:id="105" w:author="Nicholas Alvaro Coles" w:date="2023-04-11T15:45:00Z">
        <w:r w:rsidR="005D38F5">
          <w:t xml:space="preserve">also </w:t>
        </w:r>
      </w:ins>
      <w:r>
        <w:t xml:space="preserve">allowed us to </w:t>
      </w:r>
      <w:del w:id="106" w:author="Nicholas Alvaro Coles" w:date="2023-04-11T15:45:00Z">
        <w:r w:rsidDel="005D38F5">
          <w:delText xml:space="preserve">additionally </w:delText>
        </w:r>
      </w:del>
      <w:r>
        <w:t>test whether participants</w:t>
      </w:r>
      <w:ins w:id="107" w:author="Nicholas Alvaro Coles" w:date="2023-04-11T15:45:00Z">
        <w:r w:rsidR="005D38F5">
          <w:t>’</w:t>
        </w:r>
      </w:ins>
      <w:r>
        <w:t xml:space="preserve"> responses shift more when the researcher hypothesizes an increase </w:t>
      </w:r>
      <w:del w:id="108" w:author="Nicholas Alvaro Coles" w:date="2023-04-11T15:46:00Z">
        <w:r w:rsidDel="005D38F5">
          <w:delText xml:space="preserve">in the dependent variable </w:delText>
        </w:r>
      </w:del>
      <w:r>
        <w:t>(positive demand), a decrease (negative demand), or no change in the dependent variable (nil demand).</w:t>
      </w:r>
    </w:p>
    <w:p w14:paraId="64F2D2E3" w14:textId="5ECEF218" w:rsidR="00BC0FA3" w:rsidRDefault="00000000">
      <w:pPr>
        <w:numPr>
          <w:ilvl w:val="0"/>
          <w:numId w:val="19"/>
        </w:numPr>
      </w:pPr>
      <w:r>
        <w:t xml:space="preserve">Whether students, non-students (e.g., </w:t>
      </w:r>
      <w:proofErr w:type="spellStart"/>
      <w:r>
        <w:t>M</w:t>
      </w:r>
      <w:r w:rsidR="00567785">
        <w:t>t</w:t>
      </w:r>
      <w:r>
        <w:t>urk</w:t>
      </w:r>
      <w:proofErr w:type="spellEnd"/>
      <w:r>
        <w:t xml:space="preserve"> workers), or a mix of students and non-students were sampled.</w:t>
      </w:r>
    </w:p>
    <w:p w14:paraId="52913F02" w14:textId="77777777" w:rsidR="00BC0FA3" w:rsidRDefault="00000000">
      <w:pPr>
        <w:numPr>
          <w:ilvl w:val="0"/>
          <w:numId w:val="19"/>
        </w:numPr>
      </w:pPr>
      <w:r>
        <w:t>Whether the study was conducted online or in-person.</w:t>
      </w:r>
    </w:p>
    <w:p w14:paraId="292B02D3" w14:textId="77777777" w:rsidR="00BC0FA3" w:rsidRDefault="00000000">
      <w:pPr>
        <w:numPr>
          <w:ilvl w:val="0"/>
          <w:numId w:val="19"/>
        </w:numPr>
      </w:pPr>
      <w:r>
        <w:t>Whether demand characteristics were manipulation within- vs. between-subjects.</w:t>
      </w:r>
    </w:p>
    <w:p w14:paraId="72181CFC" w14:textId="77777777" w:rsidR="00BC0FA3" w:rsidRDefault="00000000">
      <w:pPr>
        <w:numPr>
          <w:ilvl w:val="0"/>
          <w:numId w:val="19"/>
        </w:numPr>
      </w:pPr>
      <w:r>
        <w:t>Whether participants were paid or unpaid.</w:t>
      </w:r>
    </w:p>
    <w:p w14:paraId="221CE290" w14:textId="77777777" w:rsidR="00BC0FA3" w:rsidRDefault="00000000">
      <w:pPr>
        <w:pStyle w:val="Heading3"/>
        <w:framePr w:wrap="around"/>
      </w:pPr>
      <w:bookmarkStart w:id="109" w:name="meta-analytic-approach"/>
      <w:bookmarkEnd w:id="102"/>
      <w:r>
        <w:t>Meta-analytic approach.</w:t>
      </w:r>
    </w:p>
    <w:p w14:paraId="492C8142" w14:textId="77777777" w:rsidR="00BC0FA3" w:rsidRDefault="00000000">
      <w:pPr>
        <w:pStyle w:val="FirstParagraph"/>
      </w:pPr>
      <w:r>
        <w:t>We used three-level meta-analysis (3LMA; also referred to as “multilevel” meta-analysis), which accommodates nested effect sizes by modeling three sources of variability: sampling error of individual studies (level 1), variability within studies (level 2), and variability between studies (level 3; often referred to as “random effects”).</w:t>
      </w:r>
    </w:p>
    <w:p w14:paraId="4B679DBD" w14:textId="41C976D6" w:rsidR="00BC0FA3" w:rsidRDefault="00000000">
      <w:pPr>
        <w:pStyle w:val="BodyText"/>
      </w:pPr>
      <w:r>
        <w:t xml:space="preserve">We fit all models using the </w:t>
      </w:r>
      <w:proofErr w:type="spellStart"/>
      <w:r>
        <w:t>metafor</w:t>
      </w:r>
      <w:proofErr w:type="spellEnd"/>
      <w:ins w:id="110" w:author="Nicholas Alvaro Coles" w:date="2023-04-11T15:48:00Z">
        <w:r w:rsidR="005D38F5">
          <w:t xml:space="preserve"> </w:t>
        </w:r>
      </w:ins>
      <w:del w:id="111" w:author="Nicholas Alvaro Coles" w:date="2023-04-11T15:48:00Z">
        <w:r w:rsidDel="005D38F5">
          <w:delText xml:space="preserve"> R </w:delText>
        </w:r>
      </w:del>
      <w:r>
        <w:t>package (</w:t>
      </w:r>
      <w:del w:id="112" w:author="Nicholas Alvaro Coles" w:date="2023-04-11T15:48:00Z">
        <w:r w:rsidDel="005D38F5">
          <w:delText>citation</w:delText>
        </w:r>
      </w:del>
      <w:ins w:id="113" w:author="Nicholas Alvaro Coles" w:date="2023-04-11T15:48:00Z">
        <w:r w:rsidR="005D38F5">
          <w:t>@</w:t>
        </w:r>
        <w:r w:rsidR="005D38F5" w:rsidRPr="005D38F5">
          <w:t>R-metafor</w:t>
        </w:r>
      </w:ins>
      <w:r>
        <w:t>)</w:t>
      </w:r>
      <w:ins w:id="114" w:author="Nicholas Alvaro Coles" w:date="2023-04-11T15:48:00Z">
        <w:r w:rsidR="005D38F5">
          <w:t xml:space="preserve"> in R [@</w:t>
        </w:r>
        <w:r w:rsidR="005D38F5" w:rsidRPr="005D38F5">
          <w:t>R-base</w:t>
        </w:r>
        <w:r w:rsidR="005D38F5">
          <w:t>]</w:t>
        </w:r>
      </w:ins>
      <w:r>
        <w:t>. To estimate the overall effect size, we fit an intercept-only 3LMA model. Unless otherwise specified, we conducted moderator analyses by separately entering dummy-coded categorical factors</w:t>
      </w:r>
      <w:del w:id="115" w:author="Nicholas Alvaro Coles" w:date="2023-04-11T15:49:00Z">
        <w:r w:rsidDel="005D38F5">
          <w:delText xml:space="preserve">, </w:delText>
        </w:r>
      </w:del>
      <w:ins w:id="116" w:author="Nicholas Alvaro Coles" w:date="2023-04-11T15:49:00Z">
        <w:r w:rsidR="005D38F5">
          <w:t xml:space="preserve"> into the </w:t>
        </w:r>
        <w:r w:rsidR="005D38F5">
          <w:lastRenderedPageBreak/>
          <w:t>model.</w:t>
        </w:r>
        <w:r w:rsidR="005D38F5">
          <w:t xml:space="preserve"> </w:t>
        </w:r>
      </w:ins>
      <w:del w:id="117" w:author="Nicholas Alvaro Coles" w:date="2023-04-11T15:49:00Z">
        <w:r w:rsidDel="005D38F5">
          <w:delText xml:space="preserve">which </w:delText>
        </w:r>
      </w:del>
      <w:ins w:id="118" w:author="Nicholas Alvaro Coles" w:date="2023-04-11T15:49:00Z">
        <w:r w:rsidR="005D38F5">
          <w:t xml:space="preserve">These models </w:t>
        </w:r>
      </w:ins>
      <w:r>
        <w:t>were used to estimate the moderating relationship and the effect size within each subgroup of the moderator. All models used inverse-variance weighting.</w:t>
      </w:r>
    </w:p>
    <w:p w14:paraId="611B308D" w14:textId="77777777" w:rsidR="00BC0FA3" w:rsidRDefault="00000000">
      <w:pPr>
        <w:pStyle w:val="Heading4"/>
        <w:framePr w:wrap="around"/>
      </w:pPr>
      <w:bookmarkStart w:id="119" w:name="publication-bias-analyses"/>
      <w:r>
        <w:t>Publication bias analyses.</w:t>
      </w:r>
    </w:p>
    <w:p w14:paraId="6B2289B4" w14:textId="77777777" w:rsidR="00BC0FA3"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709C198" w14:textId="0BB37C99" w:rsidR="00BC0FA3"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w:t>
      </w:r>
      <w:del w:id="120" w:author="Nicholas Alvaro Coles" w:date="2023-04-11T15:54:00Z">
        <w:r w:rsidDel="00C53666">
          <w:delText xml:space="preserve"> using the weightr R package (</w:delText>
        </w:r>
      </w:del>
      <w:del w:id="121" w:author="Nicholas Alvaro Coles" w:date="2023-04-11T15:51:00Z">
        <w:r w:rsidDel="005D38F5">
          <w:delText>citation</w:delText>
        </w:r>
      </w:del>
      <w:del w:id="122" w:author="Nicholas Alvaro Coles" w:date="2023-04-11T15:54:00Z">
        <w:r w:rsidDel="00C53666">
          <w:delText>)</w:delText>
        </w:r>
      </w:del>
      <w:r>
        <w:rPr>
          <w:rStyle w:val="FootnoteReference"/>
        </w:rPr>
        <w:footnoteReference w:id="2"/>
      </w:r>
      <w:r>
        <w:t>.</w:t>
      </w:r>
    </w:p>
    <w:p w14:paraId="3C5499CB" w14:textId="77777777" w:rsidR="00BC0FA3" w:rsidRDefault="00000000">
      <w:pPr>
        <w:pStyle w:val="BodyText"/>
      </w:pPr>
      <w:r>
        <w:lastRenderedPageBreak/>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49CD5B8" w14:textId="1C08C15E" w:rsidR="00BC0FA3" w:rsidRDefault="00000000">
      <w:pPr>
        <w:pStyle w:val="BodyText"/>
      </w:pPr>
      <w:r>
        <w:t xml:space="preserve">Third, we </w:t>
      </w:r>
      <w:del w:id="123" w:author="Nicholas Alvaro Coles" w:date="2023-04-11T15:52:00Z">
        <w:r w:rsidDel="005D38F5">
          <w:delText xml:space="preserve">used </w:delText>
        </w:r>
      </w:del>
      <w:ins w:id="124" w:author="Nicholas Alvaro Coles" w:date="2023-04-11T15:52:00Z">
        <w:r w:rsidR="005D38F5">
          <w:t>deployed</w:t>
        </w:r>
        <w:r w:rsidR="005D38F5">
          <w:t xml:space="preserve"> </w:t>
        </w:r>
      </w:ins>
      <w:r>
        <w:t xml:space="preserve">weight-function modeling </w:t>
      </w:r>
      <w:del w:id="125" w:author="Nicholas Alvaro Coles" w:date="2023-04-11T15:54:00Z">
        <w:r w:rsidDel="005D3DBF">
          <w:delText>(Vevea &amp; Hedges, 1995)</w:delText>
        </w:r>
      </w:del>
      <w:ins w:id="126" w:author="Nicholas Alvaro Coles" w:date="2023-04-11T15:52:00Z">
        <w:r w:rsidR="005D38F5">
          <w:t xml:space="preserve">using the </w:t>
        </w:r>
      </w:ins>
      <w:proofErr w:type="spellStart"/>
      <w:ins w:id="127" w:author="Nicholas Alvaro Coles" w:date="2023-04-11T15:53:00Z">
        <w:r w:rsidR="00C53666">
          <w:t>weighR</w:t>
        </w:r>
        <w:proofErr w:type="spellEnd"/>
        <w:r w:rsidR="00C53666">
          <w:t xml:space="preserve"> package (@</w:t>
        </w:r>
        <w:r w:rsidR="00C53666" w:rsidRPr="00C53666">
          <w:t>R-weightr</w:t>
        </w:r>
        <w:r w:rsidR="00C53666">
          <w:t>)</w:t>
        </w:r>
      </w:ins>
      <w:r>
        <w:t>. In weight-function modeling, weighted distribution theory is used to model biased selection based on the significance of observed effects</w:t>
      </w:r>
      <w:ins w:id="128" w:author="Nicholas Alvaro Coles" w:date="2023-04-11T15:54:00Z">
        <w:r w:rsidR="005D3DBF">
          <w:t xml:space="preserve"> </w:t>
        </w:r>
        <w:r w:rsidR="005D3DBF">
          <w:t>(</w:t>
        </w:r>
        <w:proofErr w:type="spellStart"/>
        <w:r w:rsidR="005D3DBF">
          <w:t>Vevea</w:t>
        </w:r>
        <w:proofErr w:type="spellEnd"/>
        <w:r w:rsidR="005D3DBF">
          <w:t xml:space="preserve"> &amp; Hedges, 1995)</w:t>
        </w:r>
      </w:ins>
      <w:r>
        <w:t>.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5FBFA692" w14:textId="273254C7" w:rsidR="00BC0FA3" w:rsidRDefault="00000000">
      <w:pPr>
        <w:pStyle w:val="BodyText"/>
      </w:pPr>
      <w:r>
        <w:t xml:space="preserve">As a sensitivity analysis, we included publication status (published or unpublished) as a dummy-coded </w:t>
      </w:r>
      <w:del w:id="129" w:author="Nicholas Alvaro Coles" w:date="2023-04-11T15:54:00Z">
        <w:r w:rsidDel="00567785">
          <w:delText xml:space="preserve">predictor </w:delText>
        </w:r>
      </w:del>
      <w:ins w:id="130" w:author="Nicholas Alvaro Coles" w:date="2023-04-11T15:54:00Z">
        <w:r w:rsidR="00567785">
          <w:t>moderator</w:t>
        </w:r>
      </w:ins>
      <w:del w:id="131" w:author="Nicholas Alvaro Coles" w:date="2023-04-11T15:54:00Z">
        <w:r w:rsidDel="00567785">
          <w:delText>to our overall-effect 3LMA</w:delText>
        </w:r>
      </w:del>
      <w:r>
        <w:t>. This allowed us to estimate the difference in the magnitude of published vs. unpublished effects.</w:t>
      </w:r>
    </w:p>
    <w:p w14:paraId="566607C1" w14:textId="77777777" w:rsidR="00BC0FA3" w:rsidRDefault="00000000">
      <w:pPr>
        <w:pStyle w:val="Heading3"/>
        <w:framePr w:wrap="around"/>
      </w:pPr>
      <w:bookmarkStart w:id="132" w:name="transparency-and-openness"/>
      <w:bookmarkEnd w:id="109"/>
      <w:bookmarkEnd w:id="119"/>
      <w:r>
        <w:t>Transparency and openness.</w:t>
      </w:r>
    </w:p>
    <w:p w14:paraId="2344535A" w14:textId="77777777" w:rsidR="00BC0FA3" w:rsidRDefault="00000000">
      <w:pPr>
        <w:pStyle w:val="FirstParagraph"/>
      </w:pPr>
      <w:r>
        <w:t xml:space="preserve">All materials, data, and code are openly available at </w:t>
      </w:r>
      <w:hyperlink r:id="rId9">
        <w:r>
          <w:rPr>
            <w:rStyle w:val="Hyperlink"/>
          </w:rPr>
          <w:t>https://osf.io/3hkre/</w:t>
        </w:r>
      </w:hyperlink>
      <w:r>
        <w:t>. This link also contains our pre-registration plan and documented amendments.</w:t>
      </w:r>
    </w:p>
    <w:p w14:paraId="0F3E6E2D" w14:textId="77777777" w:rsidR="00BC0FA3" w:rsidRDefault="00000000">
      <w:pPr>
        <w:pStyle w:val="Heading2"/>
      </w:pPr>
      <w:bookmarkStart w:id="133" w:name="results"/>
      <w:bookmarkEnd w:id="85"/>
      <w:bookmarkEnd w:id="132"/>
      <w:r>
        <w:lastRenderedPageBreak/>
        <w:t>Results</w:t>
      </w:r>
    </w:p>
    <w:p w14:paraId="69157CF3" w14:textId="77777777" w:rsidR="00BC0FA3"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786776DA" w14:textId="77777777" w:rsidR="00BC0FA3" w:rsidRDefault="00000000">
      <w:pPr>
        <w:pStyle w:val="CaptionedFigure"/>
      </w:pPr>
      <w:r>
        <w:rPr>
          <w:noProof/>
        </w:rPr>
        <w:lastRenderedPageBreak/>
        <w:drawing>
          <wp:inline distT="0" distB="0" distL="0" distR="0" wp14:anchorId="2B2A3177" wp14:editId="0CB86765">
            <wp:extent cx="5963478" cy="6422207"/>
            <wp:effectExtent l="0" t="0" r="0" b="0"/>
            <wp:docPr id="39"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0" name="Picture" descr="metaware_manuscript_files/figure-docx/forest-1.png"/>
                    <pic:cNvPicPr>
                      <a:picLocks noChangeAspect="1" noChangeArrowheads="1"/>
                    </pic:cNvPicPr>
                  </pic:nvPicPr>
                  <pic:blipFill>
                    <a:blip r:embed="rId10"/>
                    <a:stretch>
                      <a:fillRect/>
                    </a:stretch>
                  </pic:blipFill>
                  <pic:spPr bwMode="auto">
                    <a:xfrm>
                      <a:off x="0" y="0"/>
                      <a:ext cx="5963478" cy="6422207"/>
                    </a:xfrm>
                    <a:prstGeom prst="rect">
                      <a:avLst/>
                    </a:prstGeom>
                    <a:noFill/>
                    <a:ln w="9525">
                      <a:noFill/>
                      <a:headEnd/>
                      <a:tailEnd/>
                    </a:ln>
                  </pic:spPr>
                </pic:pic>
              </a:graphicData>
            </a:graphic>
          </wp:inline>
        </w:drawing>
      </w:r>
    </w:p>
    <w:p w14:paraId="34477DB6" w14:textId="77777777" w:rsidR="00BC0FA3"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35AE73FA" w14:textId="77777777" w:rsidR="00BC0FA3"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we estimated that </w:t>
      </w:r>
      <w:r>
        <w:rPr>
          <w:i/>
          <w:iCs/>
        </w:rPr>
        <w:t>true</w:t>
      </w:r>
      <w:r>
        <w:t xml:space="preserve"> demand effects can range from approximately </w:t>
      </w:r>
      <m:oMath>
        <m:r>
          <w:rPr>
            <w:rFonts w:ascii="Cambria Math" w:hAnsi="Cambria Math"/>
          </w:rPr>
          <m:t>d</m:t>
        </m:r>
      </m:oMath>
      <w:r>
        <w:t xml:space="preserve"> = -1.46 to </w:t>
      </w:r>
      <m:oMath>
        <m:r>
          <w:rPr>
            <w:rFonts w:ascii="Cambria Math" w:hAnsi="Cambria Math"/>
          </w:rPr>
          <m:t>d</m:t>
        </m:r>
      </m:oMath>
      <w:r>
        <w:t xml:space="preserve"> = 1.90. 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00A414E4" w14:textId="77777777" w:rsidR="00BC0FA3" w:rsidRDefault="00000000">
      <w:pPr>
        <w:pStyle w:val="Heading3"/>
        <w:framePr w:wrap="around"/>
      </w:pPr>
      <w:bookmarkStart w:id="134" w:name="moderator-analyses"/>
      <w:r>
        <w:t>Moderator analyses.</w:t>
      </w:r>
    </w:p>
    <w:p w14:paraId="58BD930E" w14:textId="77777777" w:rsidR="00567785" w:rsidRDefault="00567785">
      <w:pPr>
        <w:pStyle w:val="CaptionedFigure"/>
        <w:rPr>
          <w:ins w:id="135" w:author="Nicholas Alvaro Coles" w:date="2023-04-11T15:57:00Z"/>
        </w:rPr>
      </w:pPr>
    </w:p>
    <w:p w14:paraId="31C224DA" w14:textId="6379F51F" w:rsidR="00BC0FA3" w:rsidRDefault="00000000">
      <w:pPr>
        <w:pStyle w:val="CaptionedFigure"/>
      </w:pPr>
      <w:r>
        <w:rPr>
          <w:noProof/>
        </w:rPr>
        <w:drawing>
          <wp:inline distT="0" distB="0" distL="0" distR="0" wp14:anchorId="196333E8" wp14:editId="2E224E98">
            <wp:extent cx="3194462" cy="3360717"/>
            <wp:effectExtent l="0" t="0" r="0" b="0"/>
            <wp:docPr id="42"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3" name="Picture" descr="metaware_manuscript_files/figure-docx/modforest-1.png"/>
                    <pic:cNvPicPr>
                      <a:picLocks noChangeAspect="1" noChangeArrowheads="1"/>
                    </pic:cNvPicPr>
                  </pic:nvPicPr>
                  <pic:blipFill>
                    <a:blip r:embed="rId11"/>
                    <a:stretch>
                      <a:fillRect/>
                    </a:stretch>
                  </pic:blipFill>
                  <pic:spPr bwMode="auto">
                    <a:xfrm>
                      <a:off x="0" y="0"/>
                      <a:ext cx="3196062" cy="3362400"/>
                    </a:xfrm>
                    <a:prstGeom prst="rect">
                      <a:avLst/>
                    </a:prstGeom>
                    <a:noFill/>
                    <a:ln w="9525">
                      <a:noFill/>
                      <a:headEnd/>
                      <a:tailEnd/>
                    </a:ln>
                  </pic:spPr>
                </pic:pic>
              </a:graphicData>
            </a:graphic>
          </wp:inline>
        </w:drawing>
      </w:r>
    </w:p>
    <w:p w14:paraId="000C979E" w14:textId="50889A6E" w:rsidR="00BC0FA3" w:rsidRDefault="00000000">
      <w:pPr>
        <w:pStyle w:val="ImageCaption"/>
      </w:pPr>
      <w:r>
        <w:rPr>
          <w:i/>
          <w:iCs/>
        </w:rPr>
        <w:t>Figure</w:t>
      </w:r>
      <w:r>
        <w:t xml:space="preserve"> </w:t>
      </w:r>
      <w:r>
        <w:rPr>
          <w:i/>
          <w:iCs/>
        </w:rPr>
        <w:t xml:space="preserve">3. </w:t>
      </w:r>
      <w:r>
        <w:t xml:space="preserve"> </w:t>
      </w:r>
      <w:ins w:id="136" w:author="Nicholas Alvaro Coles" w:date="2023-04-11T15:57:00Z">
        <w:r w:rsidR="00567785">
          <w:t xml:space="preserve">NOTE: NEED TO CHANGE X-AXIS TO COHEN’S D. </w:t>
        </w:r>
      </w:ins>
      <w:r>
        <w:t>Selected moderator subgroup mean effect sizes (dots) and their 95% confidence intervals (error bars).</w:t>
      </w:r>
    </w:p>
    <w:p w14:paraId="7E212DE6" w14:textId="77777777" w:rsidR="00BC0FA3" w:rsidRDefault="00000000">
      <w:pPr>
        <w:pStyle w:val="BodyText"/>
      </w:pPr>
      <w:r>
        <w:lastRenderedPageBreak/>
        <w:t xml:space="preserve">The observed variability in demand effects dramatically 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heterogeneity suggests the existence of moderators.</w:t>
      </w:r>
    </w:p>
    <w:p w14:paraId="59EABA2B" w14:textId="271290E5" w:rsidR="00BC0FA3" w:rsidRDefault="00000000">
      <w:pPr>
        <w:pStyle w:val="BodyText"/>
      </w:pPr>
      <w:r>
        <w:t xml:space="preserve">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w:t>
      </w:r>
      <w:ins w:id="137" w:author="Nicholas Alvaro Coles" w:date="2023-04-11T15:58:00Z">
        <w:r w:rsidR="00567785">
          <w:t>; however,</w:t>
        </w:r>
      </w:ins>
      <w:del w:id="138" w:author="Nicholas Alvaro Coles" w:date="2023-04-11T15:58:00Z">
        <w:r w:rsidDel="00567785">
          <w:delText>,</w:delText>
        </w:r>
      </w:del>
      <w:r>
        <w:t xml:space="preserve"> </w:t>
      </w:r>
      <w:del w:id="139" w:author="Nicholas Alvaro Coles" w:date="2023-04-11T15:58:00Z">
        <w:r w:rsidDel="00567785">
          <w:delText xml:space="preserve">but </w:delText>
        </w:r>
      </w:del>
      <w:r>
        <w:t xml:space="preserve">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1CF4D8D1" w14:textId="664C2467" w:rsidR="00BC0FA3" w:rsidRDefault="00000000">
      <w:pPr>
        <w:pStyle w:val="BodyText"/>
      </w:pPr>
      <w:r>
        <w:t xml:space="preserve">The effects of demand characteristics </w:t>
      </w:r>
      <w:del w:id="140" w:author="Nicholas Alvaro Coles" w:date="2023-04-11T15:59:00Z">
        <w:r w:rsidDel="00567785">
          <w:delText>appeared to be</w:delText>
        </w:r>
      </w:del>
      <w:ins w:id="141" w:author="Nicholas Alvaro Coles" w:date="2023-04-11T15:59:00Z">
        <w:r w:rsidR="00567785">
          <w:t>were</w:t>
        </w:r>
      </w:ins>
      <w:r>
        <w:t xml:space="preserv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w:t>
      </w:r>
      <w:ins w:id="142" w:author="Nicholas Alvaro Coles" w:date="2023-04-11T15:59:00Z">
        <w:r w:rsidR="00567785">
          <w:t>ly</w:t>
        </w:r>
      </w:ins>
      <w:r>
        <w:t xml:space="preserve"> test whether participants respond more strongly to positive, nil, or negative demand characteristics. Results indicated that they </w:t>
      </w:r>
      <w:del w:id="143" w:author="Nicholas Alvaro Coles" w:date="2023-04-11T15:59:00Z">
        <w:r w:rsidDel="00567785">
          <w:delText>might</w:delText>
        </w:r>
      </w:del>
      <w:ins w:id="144" w:author="Nicholas Alvaro Coles" w:date="2023-04-11T15:59:00Z">
        <w:r w:rsidR="00567785">
          <w:t>do</w:t>
        </w:r>
      </w:ins>
      <w:r>
        <w:t xml:space="preserve">,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w:t>
      </w:r>
      <w:del w:id="145" w:author="Nicholas Alvaro Coles" w:date="2023-04-11T16:00:00Z">
        <w:r w:rsidDel="00567785">
          <w:delText>ed</w:delText>
        </w:r>
      </w:del>
      <w:r>
        <w:t xml:space="preserve"> when researchers communicat</w:t>
      </w:r>
      <w:ins w:id="146" w:author="Nicholas Alvaro Coles" w:date="2023-04-11T16:00:00Z">
        <w:r w:rsidR="00567785">
          <w:t>e</w:t>
        </w:r>
      </w:ins>
      <w:del w:id="147" w:author="Nicholas Alvaro Coles" w:date="2023-04-11T16:00:00Z">
        <w:r w:rsidDel="00567785">
          <w:delText>ed</w:delText>
        </w:r>
      </w:del>
      <w:r>
        <w:t xml:space="preserve"> that </w:t>
      </w:r>
      <w:r>
        <w:rPr>
          <w:i/>
          <w:iCs/>
        </w:rPr>
        <w:t>no</w:t>
      </w:r>
      <w:r>
        <w:t xml:space="preserve"> effect is expected.</w:t>
      </w:r>
    </w:p>
    <w:p w14:paraId="782E918E" w14:textId="177D8D95" w:rsidR="00BC0FA3" w:rsidDel="00567785" w:rsidRDefault="00000000">
      <w:pPr>
        <w:pStyle w:val="BodyText"/>
        <w:rPr>
          <w:del w:id="148" w:author="Nicholas Alvaro Coles" w:date="2023-04-11T16:00:00Z"/>
        </w:rPr>
      </w:pPr>
      <w:r>
        <w:lastRenderedPageBreak/>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w:t>
      </w:r>
      <w:ins w:id="149" w:author="Nicholas Alvaro Coles" w:date="2023-04-11T16:00:00Z">
        <w:r w:rsidR="00567785">
          <w:t>)</w:t>
        </w:r>
      </w:ins>
      <w:r>
        <w:t>.</w:t>
      </w:r>
      <w:del w:id="150" w:author="Nicholas Alvaro Coles" w:date="2023-04-11T16:00:00Z">
        <w:r w:rsidDel="00567785">
          <w:delText xml:space="preserve"> We also did not find that the effects of demand characteristics differed by the year the record was completed or published, </w:delText>
        </w:r>
      </w:del>
      <m:oMath>
        <m:r>
          <w:del w:id="151" w:author="Nicholas Alvaro Coles" w:date="2023-04-11T16:00:00Z">
            <w:rPr>
              <w:rFonts w:ascii="Cambria Math" w:hAnsi="Cambria Math"/>
            </w:rPr>
            <m:t>β</m:t>
          </w:del>
        </m:r>
      </m:oMath>
      <w:del w:id="152" w:author="Nicholas Alvaro Coles" w:date="2023-04-11T16:00:00Z">
        <w:r w:rsidDel="00567785">
          <w:delText xml:space="preserve"> = 0.00, 95% CI [-0.01, 0.00], </w:delText>
        </w:r>
      </w:del>
      <m:oMath>
        <m:r>
          <w:del w:id="153" w:author="Nicholas Alvaro Coles" w:date="2023-04-11T16:00:00Z">
            <w:rPr>
              <w:rFonts w:ascii="Cambria Math" w:hAnsi="Cambria Math"/>
            </w:rPr>
            <m:t>t</m:t>
          </w:del>
        </m:r>
      </m:oMath>
      <w:del w:id="154" w:author="Nicholas Alvaro Coles" w:date="2023-04-11T16:00:00Z">
        <w:r w:rsidDel="00567785">
          <w:delText xml:space="preserve">(194) = -0.51, </w:delText>
        </w:r>
      </w:del>
      <m:oMath>
        <m:r>
          <w:del w:id="155" w:author="Nicholas Alvaro Coles" w:date="2023-04-11T16:00:00Z">
            <w:rPr>
              <w:rFonts w:ascii="Cambria Math" w:hAnsi="Cambria Math"/>
            </w:rPr>
            <m:t>p</m:t>
          </w:del>
        </m:r>
      </m:oMath>
      <w:del w:id="156" w:author="Nicholas Alvaro Coles" w:date="2023-04-11T16:00:00Z">
        <w:r w:rsidDel="00567785">
          <w:delText xml:space="preserve"> = .607.</w:delText>
        </w:r>
      </w:del>
      <w:ins w:id="157" w:author="Nicholas Alvaro Coles" w:date="2023-04-11T16:00:00Z">
        <w:r w:rsidR="00567785">
          <w:t xml:space="preserve"> </w:t>
        </w:r>
      </w:ins>
    </w:p>
    <w:p w14:paraId="2D92E74D" w14:textId="1DBA0EAA" w:rsidR="00BC0FA3" w:rsidRDefault="00000000" w:rsidP="00567785">
      <w:pPr>
        <w:pStyle w:val="BodyText"/>
      </w:pPr>
      <w:r>
        <w:t xml:space="preserve">The effects of demand characteristics tended to be </w:t>
      </w:r>
      <w:del w:id="158" w:author="Nicholas Alvaro Coles" w:date="2023-04-11T16:01:00Z">
        <w:r w:rsidDel="00567785">
          <w:rPr>
            <w:i/>
            <w:iCs/>
          </w:rPr>
          <w:delText>numerically</w:delText>
        </w:r>
        <w:r w:rsidDel="00567785">
          <w:delText xml:space="preserve"> </w:delText>
        </w:r>
      </w:del>
      <w:r>
        <w:t>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77C05268" w14:textId="77777777" w:rsidR="00BC0FA3" w:rsidRDefault="00000000">
      <w:pPr>
        <w:pStyle w:val="Heading3"/>
        <w:framePr w:wrap="around"/>
      </w:pPr>
      <w:bookmarkStart w:id="159" w:name="exploratory-robustness-checks"/>
      <w:bookmarkEnd w:id="134"/>
      <w:r>
        <w:t>Exploratory robustness checks.</w:t>
      </w:r>
    </w:p>
    <w:p w14:paraId="28264D07" w14:textId="77777777" w:rsidR="00BC0FA3"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6065D916" w14:textId="149BE256" w:rsidR="00BC0FA3" w:rsidRDefault="00000000">
      <w:pPr>
        <w:pStyle w:val="BodyText"/>
      </w:pPr>
      <w:r>
        <w:t>As an exploratory robustness check, we fit a 3LMA with student status, data collection medium, and payment status entered as effect</w:t>
      </w:r>
      <w:ins w:id="160" w:author="Nicholas Alvaro Coles" w:date="2023-04-11T16:01:00Z">
        <w:r w:rsidR="00567785">
          <w:t>s</w:t>
        </w:r>
      </w:ins>
      <w:r>
        <w:t>-coded factors. This exploratory analysis indicated that student status – 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only student status was robustly associated with differences in demand effects in a more complex model.</w:t>
      </w:r>
    </w:p>
    <w:p w14:paraId="3E460F23" w14:textId="77777777" w:rsidR="00BC0FA3" w:rsidRDefault="00000000">
      <w:pPr>
        <w:pStyle w:val="Heading3"/>
        <w:framePr w:wrap="around"/>
      </w:pPr>
      <w:bookmarkStart w:id="161" w:name="X4d2f8228bdffda6a1bb824165ec8bac5cd8c7b9"/>
      <w:bookmarkEnd w:id="159"/>
      <w:r>
        <w:t>Estimating demand effects in specific study contexts.</w:t>
      </w:r>
    </w:p>
    <w:p w14:paraId="20BF8C01" w14:textId="77777777" w:rsidR="00BC0FA3" w:rsidRDefault="00000000">
      <w:pPr>
        <w:pStyle w:val="CaptionedFigure"/>
      </w:pPr>
      <w:r>
        <w:rPr>
          <w:noProof/>
        </w:rPr>
        <w:lastRenderedPageBreak/>
        <w:drawing>
          <wp:inline distT="0" distB="0" distL="0" distR="0" wp14:anchorId="43453FFD" wp14:editId="52B4A58D">
            <wp:extent cx="4587290" cy="3669832"/>
            <wp:effectExtent l="0" t="0" r="0" b="0"/>
            <wp:docPr id="47" name="Picture" descr="Figure 4.  Estimated overall effect of positive demand characteristics in a classic experimental setting (in-person study testing a positive effect with a volunteer student sample) and an online worker setting (online study testing a positive effects with a paid non-student sample)"/>
            <wp:cNvGraphicFramePr/>
            <a:graphic xmlns:a="http://schemas.openxmlformats.org/drawingml/2006/main">
              <a:graphicData uri="http://schemas.openxmlformats.org/drawingml/2006/picture">
                <pic:pic xmlns:pic="http://schemas.openxmlformats.org/drawingml/2006/picture">
                  <pic:nvPicPr>
                    <pic:cNvPr id="48" name="Picture" descr="metaware_manuscript_files/figure-docx/predplot-1.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6F6AD77B" w14:textId="50BEB69D" w:rsidR="00BC0FA3" w:rsidRDefault="00000000">
      <w:pPr>
        <w:pStyle w:val="ImageCaption"/>
      </w:pPr>
      <w:r>
        <w:rPr>
          <w:i/>
          <w:iCs/>
        </w:rPr>
        <w:t>Figure</w:t>
      </w:r>
      <w:r>
        <w:t xml:space="preserve"> </w:t>
      </w:r>
      <w:r>
        <w:rPr>
          <w:i/>
          <w:iCs/>
        </w:rPr>
        <w:t xml:space="preserve">4. </w:t>
      </w:r>
      <w:r>
        <w:t xml:space="preserve"> </w:t>
      </w:r>
      <w:ins w:id="162" w:author="Nicholas Alvaro Coles" w:date="2023-04-11T16:02:00Z">
        <w:r w:rsidR="00567785">
          <w:t xml:space="preserve">CHANGE TO COHEN’S D. MAKE IT </w:t>
        </w:r>
        <w:proofErr w:type="gramStart"/>
        <w:r w:rsidR="00567785">
          <w:t>SAME</w:t>
        </w:r>
        <w:proofErr w:type="gramEnd"/>
        <w:r w:rsidR="00567785">
          <w:t xml:space="preserve"> SIZE AS PREVIOUS FIGURE. </w:t>
        </w:r>
      </w:ins>
      <w:r>
        <w:t xml:space="preserve">Estimated overall effect of positive demand characteristics in a classic experimental setting (in-person study testing a positive effect with a volunteer student sample) and an online worker setting (online study testing a </w:t>
      </w:r>
      <w:proofErr w:type="gramStart"/>
      <w:r>
        <w:t>positive effects</w:t>
      </w:r>
      <w:proofErr w:type="gramEnd"/>
      <w:r>
        <w:t xml:space="preserve"> with a paid non-student sample)</w:t>
      </w:r>
    </w:p>
    <w:p w14:paraId="70D970B5" w14:textId="36F2F01C" w:rsidR="00BC0FA3" w:rsidRDefault="00000000">
      <w:pPr>
        <w:pStyle w:val="BodyText"/>
      </w:pPr>
      <w:r>
        <w:t xml:space="preserve">Our models allow </w:t>
      </w:r>
      <w:ins w:id="163" w:author="Nicholas Alvaro Coles" w:date="2023-04-11T16:02:00Z">
        <w:r w:rsidR="00567785">
          <w:t xml:space="preserve">us to estimate </w:t>
        </w:r>
      </w:ins>
      <w:del w:id="164" w:author="Nicholas Alvaro Coles" w:date="2023-04-11T16:02:00Z">
        <w:r w:rsidDel="00567785">
          <w:delText xml:space="preserve">estimation of </w:delText>
        </w:r>
      </w:del>
      <w:r>
        <w:t xml:space="preserve">the effects of demand characteristics in various study contexts. To </w:t>
      </w:r>
      <w:del w:id="165" w:author="Nicholas Alvaro Coles" w:date="2023-04-11T16:03:00Z">
        <w:r w:rsidDel="006600CB">
          <w:delText xml:space="preserve">explore </w:delText>
        </w:r>
      </w:del>
      <w:ins w:id="166" w:author="Nicholas Alvaro Coles" w:date="2023-04-11T16:03:00Z">
        <w:r w:rsidR="006600CB">
          <w:t>demonstrate</w:t>
        </w:r>
        <w:r w:rsidR="006600CB">
          <w:t xml:space="preserve"> </w:t>
        </w:r>
      </w:ins>
      <w:r>
        <w:t>this functionality</w:t>
      </w:r>
      <w:del w:id="167" w:author="Nicholas Alvaro Coles" w:date="2023-04-11T16:03:00Z">
        <w:r w:rsidDel="006600CB">
          <w:delText xml:space="preserve"> (and to demonstrate a potentially use for our dataset in the future)</w:delText>
        </w:r>
      </w:del>
      <w:r>
        <w:t>,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60C5C6AA" w14:textId="2ABB91CA" w:rsidR="00BC0FA3" w:rsidRDefault="00000000">
      <w:pPr>
        <w:pStyle w:val="BodyText"/>
      </w:pPr>
      <w:r>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w:t>
      </w:r>
      <w:r>
        <w:lastRenderedPageBreak/>
        <w:t xml:space="preserve">context, </w:t>
      </w:r>
      <w:del w:id="168" w:author="Nicholas Alvaro Coles" w:date="2023-04-11T16:04:00Z">
        <w:r w:rsidDel="006600CB">
          <w:delText xml:space="preserve">overt </w:delText>
        </w:r>
      </w:del>
      <w:r>
        <w:t xml:space="preserve">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w:t>
      </w:r>
      <w:ins w:id="169" w:author="Nicholas Alvaro Coles" w:date="2023-04-11T16:03:00Z">
        <w:r w:rsidR="006600CB">
          <w:t xml:space="preserve">FIX THIS </w:t>
        </w:r>
      </w:ins>
      <w:r>
        <w:t>@ref(</w:t>
      </w:r>
      <w:proofErr w:type="gramStart"/>
      <w:r>
        <w:t>fig:predictions</w:t>
      </w:r>
      <w:proofErr w:type="gramEnd"/>
      <w:r>
        <w:t xml:space="preserve">_plot)). Second, we estimated the overall impact of demand characteristics in </w:t>
      </w:r>
      <w:del w:id="170" w:author="Nicholas Alvaro Coles" w:date="2023-04-11T16:04:00Z">
        <w:r w:rsidDel="006600CB">
          <w:delText xml:space="preserve">an </w:delText>
        </w:r>
      </w:del>
      <w:r>
        <w:t>an “online worker experimental context”: studies that (a) are run online, (b) sample non-students, (c) offer participant payment, and (d) are testing for a positive effect</w:t>
      </w:r>
      <w:ins w:id="171" w:author="Nicholas Alvaro Coles" w:date="2023-04-11T16:04:00Z">
        <w:r w:rsidR="006600CB">
          <w:t>.</w:t>
        </w:r>
      </w:ins>
      <w:r>
        <w:t xml:space="preserve">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4).</w:t>
      </w:r>
    </w:p>
    <w:p w14:paraId="1E634BCA" w14:textId="77777777" w:rsidR="00BC0FA3" w:rsidRDefault="00000000">
      <w:pPr>
        <w:pStyle w:val="Heading3"/>
        <w:framePr w:wrap="around"/>
      </w:pPr>
      <w:bookmarkStart w:id="172" w:name="publication-bias-analyses-1"/>
      <w:bookmarkEnd w:id="161"/>
      <w:r>
        <w:t>Publication bias analyses.</w:t>
      </w:r>
    </w:p>
    <w:p w14:paraId="625F4AAA" w14:textId="77777777" w:rsidR="00BC0FA3"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7CC04421" w14:textId="77777777" w:rsidR="00BC0FA3"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w:t>
      </w:r>
      <w:r>
        <w:lastRenderedPageBreak/>
        <w:t xml:space="preserve">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7702A729" w14:textId="3CC52692" w:rsidR="00BC0FA3" w:rsidRDefault="006600CB">
      <w:pPr>
        <w:pStyle w:val="BodyText"/>
      </w:pPr>
      <w:ins w:id="173" w:author="Nicholas Alvaro Coles" w:date="2023-04-11T16:06:00Z">
        <w:r>
          <w:t>W</w:t>
        </w:r>
      </w:ins>
      <w:del w:id="174" w:author="Nicholas Alvaro Coles" w:date="2023-04-11T16:06:00Z">
        <w:r w:rsidR="00000000" w:rsidDel="006600CB">
          <w:delText>A w</w:delText>
        </w:r>
      </w:del>
      <w:r w:rsidR="00000000">
        <w:t>eight-function model</w:t>
      </w:r>
      <w:ins w:id="175" w:author="Nicholas Alvaro Coles" w:date="2023-04-11T16:06:00Z">
        <w:r>
          <w:t>ing</w:t>
        </w:r>
      </w:ins>
      <w:r w:rsidR="00000000">
        <w:t xml:space="preserve"> suggested that better fit was achieved </w:t>
      </w:r>
      <w:del w:id="176" w:author="Nicholas Alvaro Coles" w:date="2023-04-11T16:06:00Z">
        <w:r w:rsidR="00000000" w:rsidDel="006600CB">
          <w:delText xml:space="preserve">with a model </w:delText>
        </w:r>
      </w:del>
      <w:ins w:id="177" w:author="Nicholas Alvaro Coles" w:date="2023-04-11T16:06:00Z">
        <w:r>
          <w:t xml:space="preserve">in a model </w:t>
        </w:r>
      </w:ins>
      <w:del w:id="178" w:author="Nicholas Alvaro Coles" w:date="2023-04-11T16:06:00Z">
        <w:r w:rsidR="00000000" w:rsidDel="006600CB">
          <w:delText xml:space="preserve">indicating that </w:delText>
        </w:r>
      </w:del>
      <w:ins w:id="179" w:author="Nicholas Alvaro Coles" w:date="2023-04-11T16:06:00Z">
        <w:r>
          <w:t xml:space="preserve">where </w:t>
        </w:r>
      </w:ins>
      <w:r w:rsidR="00000000">
        <w:t xml:space="preserve">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00000">
        <w:t xml:space="preserve">(1) = 10.80, </w:t>
      </w:r>
      <m:oMath>
        <m:r>
          <w:rPr>
            <w:rFonts w:ascii="Cambria Math" w:hAnsi="Cambria Math"/>
          </w:rPr>
          <m:t>p</m:t>
        </m:r>
      </m:oMath>
      <w:r w:rsidR="00000000">
        <w:t xml:space="preserve"> = .001. The bias-corrected overall effect size was thus upward-adjusted, </w:t>
      </w:r>
      <m:oMath>
        <m:r>
          <w:rPr>
            <w:rFonts w:ascii="Cambria Math" w:hAnsi="Cambria Math"/>
          </w:rPr>
          <m:t>d</m:t>
        </m:r>
      </m:oMath>
      <w:r w:rsidR="00000000">
        <w:t xml:space="preserve"> = 0.41, 95% CI [0.19, 0.62], </w:t>
      </w:r>
      <m:oMath>
        <m:r>
          <w:rPr>
            <w:rFonts w:ascii="Cambria Math" w:hAnsi="Cambria Math"/>
          </w:rPr>
          <m:t>p</m:t>
        </m:r>
      </m:oMath>
      <w:r w:rsidR="00000000">
        <w:t xml:space="preserve"> &lt; .001. A comparison of unpublished (</w:t>
      </w:r>
      <m:oMath>
        <m:r>
          <w:rPr>
            <w:rFonts w:ascii="Cambria Math" w:hAnsi="Cambria Math"/>
          </w:rPr>
          <m:t>d</m:t>
        </m:r>
      </m:oMath>
      <w:r w:rsidR="00000000">
        <w:t xml:space="preserve"> = 0.46, 95% CI [0.00, 0.91], </w:t>
      </w:r>
      <m:oMath>
        <m:r>
          <w:rPr>
            <w:rFonts w:ascii="Cambria Math" w:hAnsi="Cambria Math"/>
          </w:rPr>
          <m:t>p</m:t>
        </m:r>
      </m:oMath>
      <w:r w:rsidR="00000000">
        <w:t xml:space="preserve"> = .050) and published (</w:t>
      </w:r>
      <m:oMath>
        <m:r>
          <w:rPr>
            <w:rFonts w:ascii="Cambria Math" w:hAnsi="Cambria Math"/>
          </w:rPr>
          <m:t>d</m:t>
        </m:r>
      </m:oMath>
      <w:r w:rsidR="00000000">
        <w:t xml:space="preserve"> = 0.21, 95% CI [0.09, 0.32], </w:t>
      </w:r>
      <m:oMath>
        <m:r>
          <w:rPr>
            <w:rFonts w:ascii="Cambria Math" w:hAnsi="Cambria Math"/>
          </w:rPr>
          <m:t>p</m:t>
        </m:r>
      </m:oMath>
      <w:r w:rsidR="00000000">
        <w:t xml:space="preserve"> &lt; .001) studies yielded a similar pattern, although the difference was not significant, </w:t>
      </w:r>
      <m:oMath>
        <m:r>
          <w:rPr>
            <w:rFonts w:ascii="Cambria Math" w:hAnsi="Cambria Math"/>
          </w:rPr>
          <m:t>F</m:t>
        </m:r>
      </m:oMath>
      <w:r w:rsidR="00000000">
        <w:t xml:space="preserve">(1, 193) = 1.08, </w:t>
      </w:r>
      <m:oMath>
        <m:r>
          <w:rPr>
            <w:rFonts w:ascii="Cambria Math" w:hAnsi="Cambria Math"/>
          </w:rPr>
          <m:t>p</m:t>
        </m:r>
      </m:oMath>
      <w:r w:rsidR="00000000">
        <w:t xml:space="preserve"> = .301.</w:t>
      </w:r>
    </w:p>
    <w:p w14:paraId="3BD3D5CB" w14:textId="77777777" w:rsidR="00BC0FA3" w:rsidRDefault="00000000">
      <w:pPr>
        <w:pStyle w:val="CaptionedFigure"/>
      </w:pPr>
      <w:r>
        <w:rPr>
          <w:noProof/>
        </w:rPr>
        <w:drawing>
          <wp:inline distT="0" distB="0" distL="0" distR="0" wp14:anchorId="773FE77D" wp14:editId="69A09B5F">
            <wp:extent cx="5963478" cy="3440468"/>
            <wp:effectExtent l="0" t="0" r="0" b="0"/>
            <wp:docPr id="51"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2" name="Picture" descr="metaware_manuscript_files/figure-docx/funnel-1.png"/>
                    <pic:cNvPicPr>
                      <a:picLocks noChangeAspect="1" noChangeArrowheads="1"/>
                    </pic:cNvPicPr>
                  </pic:nvPicPr>
                  <pic:blipFill>
                    <a:blip r:embed="rId13"/>
                    <a:stretch>
                      <a:fillRect/>
                    </a:stretch>
                  </pic:blipFill>
                  <pic:spPr bwMode="auto">
                    <a:xfrm>
                      <a:off x="0" y="0"/>
                      <a:ext cx="5963478" cy="3440468"/>
                    </a:xfrm>
                    <a:prstGeom prst="rect">
                      <a:avLst/>
                    </a:prstGeom>
                    <a:noFill/>
                    <a:ln w="9525">
                      <a:noFill/>
                      <a:headEnd/>
                      <a:tailEnd/>
                    </a:ln>
                  </pic:spPr>
                </pic:pic>
              </a:graphicData>
            </a:graphic>
          </wp:inline>
        </w:drawing>
      </w:r>
    </w:p>
    <w:p w14:paraId="48BD9700" w14:textId="77777777" w:rsidR="00BC0FA3"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2C56B511" w14:textId="77777777" w:rsidR="00BC0FA3" w:rsidRDefault="00000000">
      <w:pPr>
        <w:pStyle w:val="Heading2"/>
      </w:pPr>
      <w:bookmarkStart w:id="180" w:name="discussion"/>
      <w:bookmarkEnd w:id="133"/>
      <w:bookmarkEnd w:id="172"/>
      <w:r>
        <w:lastRenderedPageBreak/>
        <w:t>Discussion</w:t>
      </w:r>
    </w:p>
    <w:p w14:paraId="156D0D64" w14:textId="36D2E9D2" w:rsidR="00BC0FA3" w:rsidRDefault="00000000">
      <w:pPr>
        <w:pStyle w:val="FirstParagraph"/>
      </w:pPr>
      <w:r>
        <w:t>Overall, explicit manipulations of demand characteristics caused participants’ responses to shift in a manner consistent with the communicated hypothesis. However, effects were very heterogeneous. As an illustration, we estimated that 63% of demand characteristic</w:t>
      </w:r>
      <w:del w:id="181" w:author="Nicholas Alvaro Coles" w:date="2023-04-11T16:07:00Z">
        <w:r w:rsidDel="006600CB">
          <w:delText>s</w:delText>
        </w:r>
      </w:del>
      <w:r>
        <w:t xml:space="preserve"> manipulations produce hypothesis-consistent shifts (</w:t>
      </w:r>
      <m:oMath>
        <m:r>
          <w:rPr>
            <w:rFonts w:ascii="Cambria Math" w:hAnsi="Cambria Math"/>
          </w:rPr>
          <m:t>d</m:t>
        </m:r>
      </m:oMath>
      <w:r>
        <w:t xml:space="preserve"> &gt; 0.10</w:t>
      </w:r>
      <w:del w:id="182" w:author="Nicholas Alvaro Coles" w:date="2023-04-11T16:07:00Z">
        <w:r w:rsidDel="006600CB">
          <w:delText xml:space="preserve">), </w:delText>
        </w:r>
      </w:del>
      <w:ins w:id="183" w:author="Nicholas Alvaro Coles" w:date="2023-04-11T16:07:00Z">
        <w:r w:rsidR="006600CB">
          <w:t>)</w:t>
        </w:r>
        <w:r w:rsidR="006600CB">
          <w:t>;</w:t>
        </w:r>
        <w:r w:rsidR="006600CB">
          <w:t xml:space="preserve"> </w:t>
        </w:r>
      </w:ins>
      <w:r>
        <w:t>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the be the most robust moderator.</w:t>
      </w:r>
    </w:p>
    <w:p w14:paraId="13A7825C" w14:textId="3EB6358E" w:rsidR="00BC0FA3" w:rsidRDefault="00000000">
      <w:pPr>
        <w:pStyle w:val="BodyText"/>
      </w:pPr>
      <w:r>
        <w:t xml:space="preserve">Practically speaking, we estimated that demand characteristics </w:t>
      </w:r>
      <w:del w:id="184" w:author="Nicholas Alvaro Coles" w:date="2023-04-11T16:08:00Z">
        <w:r w:rsidDel="006600CB">
          <w:delText xml:space="preserve">are predicted to </w:delText>
        </w:r>
      </w:del>
      <w:r>
        <w:t>produce small increases in hypothesis-consistent responding in “classic experimental settings”</w:t>
      </w:r>
      <w:ins w:id="185" w:author="Nicholas Alvaro Coles" w:date="2023-04-11T16:08:00Z">
        <w:r w:rsidR="006600CB">
          <w:t xml:space="preserve">: </w:t>
        </w:r>
      </w:ins>
      <w:del w:id="186" w:author="Nicholas Alvaro Coles" w:date="2023-04-11T16:08:00Z">
        <w:r w:rsidDel="006600CB">
          <w:delText xml:space="preserve"> (</w:delText>
        </w:r>
      </w:del>
      <w:r>
        <w:t>in-person studies testing a positive effect with unpaid student subjects</w:t>
      </w:r>
      <w:del w:id="187" w:author="Nicholas Alvaro Coles" w:date="2023-04-11T16:08:00Z">
        <w:r w:rsidDel="006600CB">
          <w:delText>)</w:delText>
        </w:r>
      </w:del>
      <w:r>
        <w:t>.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1C40AC69" w14:textId="7C672949" w:rsidR="00BC0FA3" w:rsidRDefault="00000000">
      <w:pPr>
        <w:pStyle w:val="BodyText"/>
      </w:pPr>
      <w:r>
        <w:t>Study 1 provides preliminary insights on the magnitude, consistency, and contextual moderators of demand effects. However, it was not designed to evaluate outstanding questions regarding the extent to which these effects are driven by response bias and</w:t>
      </w:r>
      <w:ins w:id="188" w:author="Nicholas Alvaro Coles" w:date="2023-04-11T16:09:00Z">
        <w:r w:rsidR="006600CB">
          <w:t>/or</w:t>
        </w:r>
      </w:ins>
      <w:r>
        <w:t xml:space="preserve">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w:t>
      </w:r>
      <w:r>
        <w:lastRenderedPageBreak/>
        <w:t xml:space="preserve">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822F954" w14:textId="77777777" w:rsidR="00BC0FA3" w:rsidRDefault="00000000">
      <w:pPr>
        <w:pStyle w:val="Heading1"/>
      </w:pPr>
      <w:bookmarkStart w:id="189" w:name="study-2"/>
      <w:bookmarkEnd w:id="84"/>
      <w:bookmarkEnd w:id="180"/>
      <w:r>
        <w:t>Study 2</w:t>
      </w:r>
    </w:p>
    <w:p w14:paraId="70C40CC4" w14:textId="451727F8" w:rsidR="00BC0FA3" w:rsidDel="006600CB" w:rsidRDefault="00000000">
      <w:pPr>
        <w:pStyle w:val="FirstParagraph"/>
        <w:rPr>
          <w:del w:id="190" w:author="Nicholas Alvaro Coles" w:date="2023-04-11T16:12:00Z"/>
        </w:rPr>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We thus estimated their values </w:t>
      </w:r>
      <w:del w:id="191" w:author="Nicholas Alvaro Coles" w:date="2023-04-11T16:11:00Z">
        <w:r w:rsidDel="006600CB">
          <w:delText>through an experiment</w:delText>
        </w:r>
      </w:del>
      <w:ins w:id="192" w:author="Nicholas Alvaro Coles" w:date="2023-04-11T16:11:00Z">
        <w:r w:rsidR="006600CB">
          <w:t xml:space="preserve">by </w:t>
        </w:r>
      </w:ins>
      <w:ins w:id="193" w:author="Nicholas Alvaro Coles" w:date="2023-04-11T16:12:00Z">
        <w:r w:rsidR="006600CB">
          <w:t xml:space="preserve">soliciting judgments from a set of </w:t>
        </w:r>
      </w:ins>
      <w:ins w:id="194" w:author="Nicholas Alvaro Coles" w:date="2023-04-11T16:11:00Z">
        <w:r w:rsidR="006600CB">
          <w:t>naïve participants</w:t>
        </w:r>
      </w:ins>
      <w:r>
        <w:t>.</w:t>
      </w:r>
      <w:ins w:id="195" w:author="Nicholas Alvaro Coles" w:date="2023-04-11T16:12:00Z">
        <w:r w:rsidR="006600CB">
          <w:t xml:space="preserve"> </w:t>
        </w:r>
      </w:ins>
    </w:p>
    <w:p w14:paraId="2C2AA1C8" w14:textId="4A4DBFFC" w:rsidR="00BC0FA3" w:rsidRDefault="00000000" w:rsidP="006600CB">
      <w:pPr>
        <w:pStyle w:val="FirstParagraph"/>
        <w:pPrChange w:id="196" w:author="Nicholas Alvaro Coles" w:date="2023-04-11T16:12:00Z">
          <w:pPr>
            <w:pStyle w:val="BodyText"/>
          </w:pPr>
        </w:pPrChange>
      </w:pPr>
      <w:del w:id="197" w:author="Nicholas Alvaro Coles" w:date="2023-04-11T16:12:00Z">
        <w:r w:rsidDel="006600CB">
          <w:delText>Our rationale was that the best way to understand these factors would be to elicit judgments about their presence from na</w:delText>
        </w:r>
      </w:del>
      <w:del w:id="198" w:author="Nicholas Alvaro Coles" w:date="2023-04-11T16:10:00Z">
        <w:r w:rsidDel="006600CB">
          <w:delText>:</w:delText>
        </w:r>
      </w:del>
      <w:del w:id="199" w:author="Nicholas Alvaro Coles" w:date="2023-04-11T16:12:00Z">
        <w:r w:rsidDel="006600CB">
          <w:delText xml:space="preserve">ive participants. </w:delText>
        </w:r>
      </w:del>
      <w:r>
        <w:t xml:space="preserve">Using these measurements, we then tested their moderating role by entering the values into meta-regressions. </w:t>
      </w:r>
      <w:proofErr w:type="gramStart"/>
      <w:r>
        <w:t>Also</w:t>
      </w:r>
      <w:proofErr w:type="gramEnd"/>
      <w:r>
        <w:t xml:space="preserve"> through meta-regression, we examined whether </w:t>
      </w:r>
      <w:del w:id="200" w:author="Nicholas Alvaro Coles" w:date="2023-04-11T16:12:00Z">
        <w:r w:rsidDel="006600CB">
          <w:delText xml:space="preserve">a </w:delText>
        </w:r>
      </w:del>
      <w:ins w:id="201" w:author="Nicholas Alvaro Coles" w:date="2023-04-11T16:12:00Z">
        <w:r w:rsidR="006600CB">
          <w:t>this</w:t>
        </w:r>
        <w:r w:rsidR="006600CB">
          <w:t xml:space="preserve"> </w:t>
        </w:r>
      </w:ins>
      <w:r>
        <w:t>new set of participants could retroactively predict the effects of the demand characteristic manipulations in the Study 1 meta-analysis.</w:t>
      </w:r>
    </w:p>
    <w:p w14:paraId="7A8D42C1" w14:textId="77777777" w:rsidR="00BC0FA3" w:rsidRDefault="00000000">
      <w:pPr>
        <w:pStyle w:val="Heading2"/>
      </w:pPr>
      <w:bookmarkStart w:id="202" w:name="methodology-1"/>
      <w:r>
        <w:t>Methodology</w:t>
      </w:r>
    </w:p>
    <w:p w14:paraId="1846E2CC" w14:textId="3C9B8FE8" w:rsidR="00BC0FA3" w:rsidRDefault="00000000">
      <w:pPr>
        <w:pStyle w:val="FirstParagraph"/>
      </w:pPr>
      <w:r>
        <w:t xml:space="preserve">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w:t>
      </w:r>
      <w:del w:id="203" w:author="Nicholas Alvaro Coles" w:date="2023-04-11T16:13:00Z">
        <w:r w:rsidDel="00CD26A7">
          <w:delText xml:space="preserve">this </w:delText>
        </w:r>
      </w:del>
      <w:ins w:id="204" w:author="Nicholas Alvaro Coles" w:date="2023-04-11T16:13:00Z">
        <w:r w:rsidR="00CD26A7">
          <w:t>their</w:t>
        </w:r>
        <w:r w:rsidR="00CD26A7">
          <w:t xml:space="preserve"> </w:t>
        </w:r>
      </w:ins>
      <w:r>
        <w:t>study (see Figure 6).</w:t>
      </w:r>
    </w:p>
    <w:p w14:paraId="7277692C" w14:textId="77777777" w:rsidR="00BC0FA3" w:rsidRDefault="00000000">
      <w:pPr>
        <w:pStyle w:val="BodyText"/>
      </w:pPr>
      <w:r>
        <w:lastRenderedPageBreak/>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6A0ABE9C" w14:textId="77777777" w:rsidR="00BC0FA3" w:rsidRDefault="00000000">
      <w:pPr>
        <w:pStyle w:val="CaptionedFigure"/>
      </w:pPr>
      <w:r>
        <w:rPr>
          <w:noProof/>
        </w:rPr>
        <w:drawing>
          <wp:inline distT="0" distB="0" distL="0" distR="0" wp14:anchorId="51757A2E" wp14:editId="22DD1B6B">
            <wp:extent cx="5969000" cy="3743540"/>
            <wp:effectExtent l="0" t="0" r="0" b="0"/>
            <wp:docPr id="58"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9" name="Picture" descr="images/metaware_vigs.png"/>
                    <pic:cNvPicPr>
                      <a:picLocks noChangeAspect="1" noChangeArrowheads="1"/>
                    </pic:cNvPicPr>
                  </pic:nvPicPr>
                  <pic:blipFill>
                    <a:blip r:embed="rId14"/>
                    <a:stretch>
                      <a:fillRect/>
                    </a:stretch>
                  </pic:blipFill>
                  <pic:spPr bwMode="auto">
                    <a:xfrm>
                      <a:off x="0" y="0"/>
                      <a:ext cx="5969000" cy="3743540"/>
                    </a:xfrm>
                    <a:prstGeom prst="rect">
                      <a:avLst/>
                    </a:prstGeom>
                    <a:noFill/>
                    <a:ln w="9525">
                      <a:noFill/>
                      <a:headEnd/>
                      <a:tailEnd/>
                    </a:ln>
                  </pic:spPr>
                </pic:pic>
              </a:graphicData>
            </a:graphic>
          </wp:inline>
        </w:drawing>
      </w:r>
    </w:p>
    <w:p w14:paraId="393F49CE" w14:textId="77777777" w:rsidR="00BC0FA3" w:rsidRDefault="00000000">
      <w:pPr>
        <w:pStyle w:val="ImageCaption"/>
      </w:pPr>
      <w:r>
        <w:rPr>
          <w:i/>
          <w:iCs/>
        </w:rPr>
        <w:t>Figure</w:t>
      </w:r>
      <w:r>
        <w:t xml:space="preserve"> </w:t>
      </w:r>
      <w:r>
        <w:rPr>
          <w:i/>
          <w:iCs/>
        </w:rPr>
        <w:t xml:space="preserve">6. </w:t>
      </w:r>
      <w:r>
        <w:t xml:space="preserve"> Vignettes for Standing et al. (2008), which described the key details for each demand characteristic condition (bolded and underlined) and dependent variable (bolded and italicized) combination.</w:t>
      </w:r>
    </w:p>
    <w:p w14:paraId="4BFF233A" w14:textId="77777777" w:rsidR="00BC0FA3" w:rsidRDefault="00000000">
      <w:pPr>
        <w:pStyle w:val="BodyText"/>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w:t>
      </w:r>
      <w:r>
        <w:lastRenderedPageBreak/>
        <w:t>that there ethnicity could not be described by any single provided category, and 14.00%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15F7352D" w14:textId="77777777" w:rsidR="00BC0FA3" w:rsidRDefault="00000000">
      <w:pPr>
        <w:pStyle w:val="BodyText"/>
      </w:pPr>
      <w:r>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47BFAF4D" w14:textId="77777777" w:rsidR="00BC0FA3"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w:t>
      </w:r>
    </w:p>
    <w:p w14:paraId="1FB50068" w14:textId="77777777" w:rsidR="00BC0FA3" w:rsidRDefault="00000000">
      <w:pPr>
        <w:pStyle w:val="CaptionedFigure"/>
      </w:pPr>
      <w:r>
        <w:rPr>
          <w:noProof/>
        </w:rPr>
        <w:lastRenderedPageBreak/>
        <w:drawing>
          <wp:inline distT="0" distB="0" distL="0" distR="0" wp14:anchorId="17719025" wp14:editId="7AB39EB9">
            <wp:extent cx="5518484" cy="4665960"/>
            <wp:effectExtent l="0" t="0" r="0" b="0"/>
            <wp:docPr id="61"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2" name="Picture" descr="images/metaware_mods.png"/>
                    <pic:cNvPicPr>
                      <a:picLocks noChangeAspect="1" noChangeArrowheads="1"/>
                    </pic:cNvPicPr>
                  </pic:nvPicPr>
                  <pic:blipFill>
                    <a:blip r:embed="rId15"/>
                    <a:stretch>
                      <a:fillRect/>
                    </a:stretch>
                  </pic:blipFill>
                  <pic:spPr bwMode="auto">
                    <a:xfrm>
                      <a:off x="0" y="0"/>
                      <a:ext cx="5518484" cy="4665960"/>
                    </a:xfrm>
                    <a:prstGeom prst="rect">
                      <a:avLst/>
                    </a:prstGeom>
                    <a:noFill/>
                    <a:ln w="9525">
                      <a:noFill/>
                      <a:headEnd/>
                      <a:tailEnd/>
                    </a:ln>
                  </pic:spPr>
                </pic:pic>
              </a:graphicData>
            </a:graphic>
          </wp:inline>
        </w:drawing>
      </w:r>
    </w:p>
    <w:p w14:paraId="7DDD4AAD" w14:textId="77777777" w:rsidR="00BC0FA3"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2D86D831" w14:textId="77777777" w:rsidR="00BC0FA3" w:rsidRDefault="00000000">
      <w:pPr>
        <w:pStyle w:val="Heading3"/>
        <w:framePr w:wrap="around"/>
      </w:pPr>
      <w:bookmarkStart w:id="205" w:name="X50ac5346a764638f68a9356056d1f2c3e87ad60"/>
      <w:r>
        <w:t>Accounting for different demand comparisons.</w:t>
      </w:r>
    </w:p>
    <w:p w14:paraId="2920A7B2" w14:textId="77777777" w:rsidR="00BC0FA3"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64CE0D9C" w14:textId="77777777" w:rsidR="00BC0FA3"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4FED117B" w14:textId="77777777" w:rsidR="00BC0FA3" w:rsidRDefault="00000000">
      <w:pPr>
        <w:pStyle w:val="Heading3"/>
        <w:framePr w:wrap="around"/>
      </w:pPr>
      <w:bookmarkStart w:id="206" w:name="rater-forecasts-of-demand-effects"/>
      <w:bookmarkEnd w:id="205"/>
      <w:r>
        <w:lastRenderedPageBreak/>
        <w:t>Rater forecasts of demand effects.</w:t>
      </w:r>
    </w:p>
    <w:p w14:paraId="54C48688" w14:textId="77777777" w:rsidR="00BC0FA3"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1269E9FF" w14:textId="77777777" w:rsidR="00BC0FA3" w:rsidRDefault="00000000">
      <w:pPr>
        <w:pStyle w:val="Heading3"/>
        <w:framePr w:wrap="around"/>
      </w:pPr>
      <w:bookmarkStart w:id="207" w:name="transparency-and-openness-1"/>
      <w:bookmarkEnd w:id="206"/>
      <w:r>
        <w:t>Transparency and openness.</w:t>
      </w:r>
    </w:p>
    <w:p w14:paraId="0442A645" w14:textId="77777777" w:rsidR="00BC0FA3" w:rsidRDefault="00000000">
      <w:pPr>
        <w:pStyle w:val="FirstParagraph"/>
      </w:pPr>
      <w:r>
        <w:t xml:space="preserve">All materials, data, and code are openly available at </w:t>
      </w:r>
      <w:hyperlink r:id="rId16">
        <w:r>
          <w:rPr>
            <w:rStyle w:val="Hyperlink"/>
          </w:rPr>
          <w:t>https://osf.io/3hkre/</w:t>
        </w:r>
      </w:hyperlink>
      <w:r>
        <w:t>. This link also contains our pre-registration plan and documented amendments.</w:t>
      </w:r>
    </w:p>
    <w:p w14:paraId="0BF15540" w14:textId="77777777" w:rsidR="00BC0FA3" w:rsidRDefault="00000000">
      <w:pPr>
        <w:pStyle w:val="Heading2"/>
      </w:pPr>
      <w:bookmarkStart w:id="208" w:name="results-1"/>
      <w:bookmarkEnd w:id="202"/>
      <w:bookmarkEnd w:id="207"/>
      <w:r>
        <w:lastRenderedPageBreak/>
        <w:t>Results</w:t>
      </w:r>
    </w:p>
    <w:p w14:paraId="446023DC" w14:textId="77777777" w:rsidR="00BC0FA3" w:rsidRDefault="00000000">
      <w:pPr>
        <w:pStyle w:val="CaptionedFigure"/>
      </w:pPr>
      <w:r>
        <w:rPr>
          <w:noProof/>
        </w:rPr>
        <w:drawing>
          <wp:inline distT="0" distB="0" distL="0" distR="0" wp14:anchorId="57DD23C1" wp14:editId="59B18964">
            <wp:extent cx="5963478" cy="4128561"/>
            <wp:effectExtent l="0" t="0" r="0" b="0"/>
            <wp:docPr id="68" name="Picture" descr="Figure 8.  The effects of demand characteristics on participants’ responses were not significantly related to motivation (Panel A), opportunity (Panel B), or prediction (Panel D) ratings. They were, however, significantly related to belief ratings (Panel C)."/>
            <wp:cNvGraphicFramePr/>
            <a:graphic xmlns:a="http://schemas.openxmlformats.org/drawingml/2006/main">
              <a:graphicData uri="http://schemas.openxmlformats.org/drawingml/2006/picture">
                <pic:pic xmlns:pic="http://schemas.openxmlformats.org/drawingml/2006/picture">
                  <pic:nvPicPr>
                    <pic:cNvPr id="69" name="Picture" descr="metaware_manuscript_files/figure-docx/modfig-1.png"/>
                    <pic:cNvPicPr>
                      <a:picLocks noChangeAspect="1" noChangeArrowheads="1"/>
                    </pic:cNvPicPr>
                  </pic:nvPicPr>
                  <pic:blipFill>
                    <a:blip r:embed="rId17"/>
                    <a:stretch>
                      <a:fillRect/>
                    </a:stretch>
                  </pic:blipFill>
                  <pic:spPr bwMode="auto">
                    <a:xfrm>
                      <a:off x="0" y="0"/>
                      <a:ext cx="5963478" cy="4128561"/>
                    </a:xfrm>
                    <a:prstGeom prst="rect">
                      <a:avLst/>
                    </a:prstGeom>
                    <a:noFill/>
                    <a:ln w="9525">
                      <a:noFill/>
                      <a:headEnd/>
                      <a:tailEnd/>
                    </a:ln>
                  </pic:spPr>
                </pic:pic>
              </a:graphicData>
            </a:graphic>
          </wp:inline>
        </w:drawing>
      </w:r>
    </w:p>
    <w:p w14:paraId="374C7DD2" w14:textId="77777777" w:rsidR="00BC0FA3" w:rsidRDefault="00000000">
      <w:pPr>
        <w:pStyle w:val="ImageCaption"/>
      </w:pPr>
      <w:r>
        <w:rPr>
          <w:i/>
          <w:iCs/>
        </w:rPr>
        <w:t>Figure</w:t>
      </w:r>
      <w:r>
        <w:t xml:space="preserve"> </w:t>
      </w:r>
      <w:r>
        <w:rPr>
          <w:i/>
          <w:iCs/>
        </w:rPr>
        <w:t xml:space="preserve">8. </w:t>
      </w:r>
      <w:r>
        <w:t xml:space="preserve"> The effects of demand characteristics on participants’ responses were not significantly related to motivation (Panel A), opportunity (Panel B), or prediction (Panel D) ratings. They were, however, significantly related to belief ratings (Panel C).</w:t>
      </w:r>
    </w:p>
    <w:p w14:paraId="0C83C566" w14:textId="0BFD3A69" w:rsidR="00BC0FA3"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w:t>
      </w:r>
      <w:ins w:id="209" w:author="Nicholas Alvaro Coles" w:date="2023-04-11T16:17:00Z">
        <w:r w:rsidR="00CD26A7">
          <w:t>,</w:t>
        </w:r>
      </w:ins>
      <w:del w:id="210" w:author="Nicholas Alvaro Coles" w:date="2023-04-11T16:17:00Z">
        <w:r w:rsidDel="00CD26A7">
          <w:delText>)</w:delText>
        </w:r>
      </w:del>
      <w:r>
        <w:t xml:space="preserve">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363880F2" w14:textId="77777777" w:rsidR="00BC0FA3"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p>
    <w:p w14:paraId="30B781CE" w14:textId="77777777" w:rsidR="00BC0FA3" w:rsidRDefault="00000000">
      <w:pPr>
        <w:pStyle w:val="Heading3"/>
        <w:framePr w:wrap="around"/>
      </w:pPr>
      <w:bookmarkStart w:id="211" w:name="residual-variability"/>
      <w:r>
        <w:t>Residual variability.</w:t>
      </w:r>
    </w:p>
    <w:p w14:paraId="0AFB9707" w14:textId="77777777" w:rsidR="00BC0FA3" w:rsidRDefault="00000000">
      <w:pPr>
        <w:pStyle w:val="FirstParagraph"/>
      </w:pPr>
      <w:r>
        <w:t>To evaluate how much variability in demand effects is currently unaccounted for by our model, 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70DD9D30" w14:textId="77777777" w:rsidR="00BC0FA3" w:rsidRDefault="00000000">
      <w:pPr>
        <w:pStyle w:val="Heading2"/>
      </w:pPr>
      <w:bookmarkStart w:id="212" w:name="discussion-1"/>
      <w:bookmarkEnd w:id="208"/>
      <w:bookmarkEnd w:id="211"/>
      <w:r>
        <w:t>Discussion</w:t>
      </w:r>
    </w:p>
    <w:p w14:paraId="00E43CBE" w14:textId="19BA6742" w:rsidR="00BC0FA3" w:rsidRDefault="00000000">
      <w:pPr>
        <w:pStyle w:val="FirstParagraph"/>
      </w:pPr>
      <w:r>
        <w:t>Contrary to pre-existing conceptualizations of the impact of demand characteristics</w:t>
      </w:r>
      <w:del w:id="213" w:author="Nicholas Alvaro Coles" w:date="2023-04-11T16:19:00Z">
        <w:r w:rsidDel="00CD26A7">
          <w:delText xml:space="preserve"> Coles, Gaertner, et al. (2022)</w:delText>
        </w:r>
      </w:del>
      <w:r>
        <w:t>,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14:paraId="4EFAF3B4" w14:textId="722E2FFB" w:rsidR="00BC0FA3" w:rsidRDefault="00000000">
      <w:pPr>
        <w:pStyle w:val="BodyText"/>
      </w:pPr>
      <w:r>
        <w:lastRenderedPageBreak/>
        <w:t>In the current study, we relied on moderator ratings from a new set of participants. This strategy was necessary because researchers have rarely measured these proposed moderators</w:t>
      </w:r>
      <w:ins w:id="214" w:author="Nicholas Alvaro Coles" w:date="2023-04-11T16:19:00Z">
        <w:r w:rsidR="00CD26A7">
          <w:t>. However,</w:t>
        </w:r>
      </w:ins>
      <w:r>
        <w:t xml:space="preserve"> </w:t>
      </w:r>
      <w:del w:id="215" w:author="Nicholas Alvaro Coles" w:date="2023-04-11T16:19:00Z">
        <w:r w:rsidDel="00CD26A7">
          <w:delText xml:space="preserve">but it </w:delText>
        </w:r>
      </w:del>
      <w:ins w:id="216" w:author="Nicholas Alvaro Coles" w:date="2023-04-11T16:19:00Z">
        <w:r w:rsidR="00CD26A7">
          <w:t xml:space="preserve">the approach </w:t>
        </w:r>
      </w:ins>
      <w:r>
        <w:t xml:space="preserve">has several limitations. First, raters may not have </w:t>
      </w:r>
      <w:ins w:id="217" w:author="Nicholas Alvaro Coles" w:date="2023-04-11T16:19:00Z">
        <w:r w:rsidR="00CD26A7">
          <w:t xml:space="preserve">had </w:t>
        </w:r>
      </w:ins>
      <w:r>
        <w:t>enough information to make an accurate prediction about other participants’ motivation, opportunity to adjust responses, and belief in the communicated hypothesis. For the sake of feasibility, we gave participants a short summary of the study</w:t>
      </w:r>
      <w:del w:id="218" w:author="Nicholas Alvaro Coles" w:date="2023-04-11T16:19:00Z">
        <w:r w:rsidDel="00CD26A7">
          <w:delText xml:space="preserve">, </w:delText>
        </w:r>
      </w:del>
      <w:ins w:id="219" w:author="Nicholas Alvaro Coles" w:date="2023-04-11T16:19:00Z">
        <w:r w:rsidR="00CD26A7">
          <w:t>. However,</w:t>
        </w:r>
        <w:r w:rsidR="00CD26A7">
          <w:t xml:space="preserve"> </w:t>
        </w:r>
      </w:ins>
      <w:del w:id="220" w:author="Nicholas Alvaro Coles" w:date="2023-04-11T16:19:00Z">
        <w:r w:rsidDel="00CD26A7">
          <w:delText xml:space="preserve">but </w:delText>
        </w:r>
      </w:del>
      <w:r>
        <w:t>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0C642074" w14:textId="3D85F546" w:rsidR="00BC0FA3" w:rsidRDefault="00000000">
      <w:pPr>
        <w:pStyle w:val="BodyText"/>
      </w:pPr>
      <w:r>
        <w:t xml:space="preserve">Second, our specific sample of raters – or maybe even modern-day participants in general – may not representative of the people sampled in previous research (Gergen, 1973). </w:t>
      </w:r>
      <w:del w:id="221" w:author="Nicholas Alvaro Coles" w:date="2023-04-11T16:20:00Z">
        <w:r w:rsidDel="00CD26A7">
          <w:delText xml:space="preserve">In other words, maybe contemporary undergraduates have different study-related motivations, judgments, and beliefs than the participants who completed previous studies on demand characteristics as much as 60 years earlier. </w:delText>
        </w:r>
      </w:del>
      <w:r>
        <w:t xml:space="preserve">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783DBBD5" w14:textId="77777777" w:rsidR="00BC0FA3" w:rsidRDefault="00000000">
      <w:pPr>
        <w:pStyle w:val="BodyText"/>
      </w:pPr>
      <w:r>
        <w:t>To address these two limitations via a different strategy, we re-examined the mechanisms underlying demand effects in a small exploratory replication of an experiment in the meta-analysis.</w:t>
      </w:r>
    </w:p>
    <w:p w14:paraId="735BD555" w14:textId="77777777" w:rsidR="00BC0FA3" w:rsidRDefault="00000000">
      <w:pPr>
        <w:pStyle w:val="Heading1"/>
      </w:pPr>
      <w:bookmarkStart w:id="222" w:name="study-3"/>
      <w:bookmarkEnd w:id="189"/>
      <w:bookmarkEnd w:id="212"/>
      <w:r>
        <w:lastRenderedPageBreak/>
        <w:t>Study 3</w:t>
      </w:r>
    </w:p>
    <w:p w14:paraId="251420EE" w14:textId="2CB162CF" w:rsidR="00BC0FA3" w:rsidRDefault="00000000">
      <w:pPr>
        <w:pStyle w:val="FirstParagraph"/>
      </w:pPr>
      <w:r>
        <w:t xml:space="preserve">In addition to the vignette rating task, Study 2 participants also completed an exploratory close replication of </w:t>
      </w:r>
      <w:ins w:id="223" w:author="Nicholas Alvaro Coles" w:date="2023-04-11T16:20:00Z">
        <w:r w:rsidR="00CD26A7">
          <w:t xml:space="preserve">an experiment by </w:t>
        </w:r>
      </w:ins>
      <w:r>
        <w:t>Coles, Gaertner, et al. (2022)</w:t>
      </w:r>
      <w:ins w:id="224" w:author="Nicholas Alvaro Coles" w:date="2023-04-11T16:21:00Z">
        <w:r w:rsidR="00CD26A7">
          <w:t xml:space="preserve">. This experiment examined the extent to which demand characteristics moderate the </w:t>
        </w:r>
      </w:ins>
      <w:del w:id="225" w:author="Nicholas Alvaro Coles" w:date="2023-04-11T16:20:00Z">
        <w:r w:rsidDel="00CD26A7">
          <w:delText>,</w:delText>
        </w:r>
      </w:del>
      <w:del w:id="226" w:author="Nicholas Alvaro Coles" w:date="2023-04-11T16:21:00Z">
        <w:r w:rsidDel="00CD26A7">
          <w:delText xml:space="preserve"> an experiment on the the </w:delText>
        </w:r>
      </w:del>
      <w:r>
        <w:t>effect of facial expressions on feelings of happiness. The order in which participants completed Studies 2 and 3 were randomized.</w:t>
      </w:r>
    </w:p>
    <w:p w14:paraId="10401877" w14:textId="77777777" w:rsidR="00BC0FA3" w:rsidRDefault="00000000">
      <w:pPr>
        <w:pStyle w:val="Heading2"/>
      </w:pPr>
      <w:bookmarkStart w:id="227" w:name="methodology-2"/>
      <w:r>
        <w:t>Methodology</w:t>
      </w:r>
    </w:p>
    <w:p w14:paraId="05F74415" w14:textId="77777777" w:rsidR="00BC0FA3"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9FB8B9A" w14:textId="21A2A2F8" w:rsidR="00BC0FA3"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w:t>
      </w:r>
      <w:del w:id="228" w:author="Nicholas Alvaro Coles" w:date="2023-04-11T16:22:00Z">
        <w:r w:rsidDel="00CD26A7">
          <w:delText xml:space="preserve">correctly </w:delText>
        </w:r>
      </w:del>
      <w:r>
        <w:t xml:space="preserve">inferred that we were interested in links between facial poses and emotional experience. However, particularly in the nil hypothesis condition (76% of exclusion), they did not correct specify whether we expected a positive or nil effect. Afterwards, participants reported the extent to which they were motivated to confirm the hypothesis, had the opportunity to adjust their responses, and believed in facial feedback effects. </w:t>
      </w:r>
      <w:r>
        <w:lastRenderedPageBreak/>
        <w:t>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42279911" w14:textId="77777777" w:rsidR="00BC0FA3" w:rsidRDefault="00000000">
      <w:pPr>
        <w:pStyle w:val="Heading3"/>
        <w:framePr w:wrap="around"/>
      </w:pPr>
      <w:bookmarkStart w:id="229" w:name="transparency-and-openness-2"/>
      <w:r>
        <w:t>Transparency and openness.</w:t>
      </w:r>
    </w:p>
    <w:p w14:paraId="0428006A" w14:textId="77777777" w:rsidR="00BC0FA3" w:rsidRDefault="00000000">
      <w:pPr>
        <w:pStyle w:val="FirstParagraph"/>
      </w:pPr>
      <w:r>
        <w:t xml:space="preserve">All materials (including exploratory items not described here), data, and code are openly available at </w:t>
      </w:r>
      <w:hyperlink r:id="rId18">
        <w:r>
          <w:rPr>
            <w:rStyle w:val="Hyperlink"/>
          </w:rPr>
          <w:t>https://osf.io/3hkre/</w:t>
        </w:r>
      </w:hyperlink>
      <w:r>
        <w:t>. Because the study was exploratory, there was no pre-registration.</w:t>
      </w:r>
    </w:p>
    <w:p w14:paraId="0DA490D1" w14:textId="77777777" w:rsidR="00BC0FA3" w:rsidRDefault="00000000">
      <w:pPr>
        <w:pStyle w:val="Heading2"/>
      </w:pPr>
      <w:bookmarkStart w:id="230" w:name="results-2"/>
      <w:bookmarkEnd w:id="227"/>
      <w:bookmarkEnd w:id="229"/>
      <w:r>
        <w:t>Results</w:t>
      </w:r>
    </w:p>
    <w:p w14:paraId="7D545F24" w14:textId="31577514" w:rsidR="00BC0FA3" w:rsidRDefault="00000000" w:rsidP="00F3244A">
      <w:pPr>
        <w:pStyle w:val="FirstParagraph"/>
      </w:pPr>
      <w:r>
        <w:t xml:space="preserve">Following Coles, Gaertner, et al. (2022), we </w:t>
      </w:r>
      <w:ins w:id="231" w:author="Nicholas Alvaro Coles" w:date="2023-04-11T16:23:00Z">
        <w:r w:rsidR="00CD26A7">
          <w:t>used the lme4 R package</w:t>
        </w:r>
        <w:r w:rsidR="00F3244A">
          <w:t xml:space="preserve"> (@</w:t>
        </w:r>
        <w:r w:rsidR="00F3244A" w:rsidRPr="00F3244A">
          <w:t>R-lme4</w:t>
        </w:r>
        <w:r w:rsidR="00F3244A">
          <w:t>) to fit</w:t>
        </w:r>
      </w:ins>
      <w:del w:id="232" w:author="Nicholas Alvaro Coles" w:date="2023-04-11T16:23:00Z">
        <w:r w:rsidDel="00F3244A">
          <w:delText>fit</w:delText>
        </w:r>
      </w:del>
      <w:r>
        <w:t xml:space="preserve"> a mixed-effect regression with (a) facial pose, demand characteristics, and block number entered as effect-coded factors and (b) random-intercepts for participants. </w:t>
      </w:r>
      <w:del w:id="233" w:author="Nicholas Alvaro Coles" w:date="2023-04-11T16:23:00Z">
        <w:r w:rsidDel="00F3244A">
          <w:delText>We fit our models using the lme4 R package (citation), and used the emmeans R package (citation) to estimate mean-difference scores.</w:delText>
        </w:r>
      </w:del>
      <w:r>
        <w:rPr>
          <w:i/>
          <w:iCs/>
        </w:rPr>
        <w:t>F</w:t>
      </w:r>
      <w:r>
        <w:t>-values were estimated through ANOVA tables with Type 3 Sums of Squares and Satterthwaite degrees of freedom.</w:t>
      </w:r>
      <w:ins w:id="234" w:author="Nicholas Alvaro Coles" w:date="2023-04-11T16:23:00Z">
        <w:r w:rsidR="00F3244A">
          <w:t xml:space="preserve"> Mean-difference scores were estimated using the </w:t>
        </w:r>
      </w:ins>
      <w:ins w:id="235" w:author="Nicholas Alvaro Coles" w:date="2023-04-11T16:24:00Z">
        <w:r w:rsidR="00F3244A">
          <w:t>#</w:t>
        </w:r>
        <w:r w:rsidR="00F3244A" w:rsidRPr="00F3244A">
          <w:t xml:space="preserve"> </w:t>
        </w:r>
        <w:r w:rsidR="00F3244A" w:rsidRPr="00F3244A">
          <w:t>R-</w:t>
        </w:r>
        <w:proofErr w:type="spellStart"/>
        <w:r w:rsidR="00F3244A" w:rsidRPr="00F3244A">
          <w:t>emmeans</w:t>
        </w:r>
        <w:proofErr w:type="spellEnd"/>
        <w:r w:rsidR="00F3244A">
          <w:t xml:space="preserve"> </w:t>
        </w:r>
      </w:ins>
      <w:ins w:id="236" w:author="Nicholas Alvaro Coles" w:date="2023-04-11T16:23:00Z">
        <w:r w:rsidR="00F3244A">
          <w:t>R package.</w:t>
        </w:r>
      </w:ins>
    </w:p>
    <w:p w14:paraId="28D2D147" w14:textId="16509944" w:rsidR="00BC0FA3" w:rsidRDefault="00000000">
      <w:pPr>
        <w:pStyle w:val="BodyText"/>
      </w:pPr>
      <w:del w:id="237" w:author="Nicholas Alvaro Coles" w:date="2023-04-11T16:24:00Z">
        <w:r w:rsidDel="00F3244A">
          <w:delText xml:space="preserve">Results </w:delText>
        </w:r>
      </w:del>
      <w:ins w:id="238" w:author="Nicholas Alvaro Coles" w:date="2023-04-11T16:24:00Z">
        <w:r w:rsidR="00F3244A">
          <w:t xml:space="preserve">Replicating </w:t>
        </w:r>
        <w:r w:rsidR="00F3244A">
          <w:t>Coles, Gaertner, et al. (2022)</w:t>
        </w:r>
        <w:r w:rsidR="00F3244A">
          <w:t xml:space="preserve">, </w:t>
        </w:r>
      </w:ins>
      <w:del w:id="239" w:author="Nicholas Alvaro Coles" w:date="2023-04-11T16:24:00Z">
        <w:r w:rsidDel="00F3244A">
          <w:delText xml:space="preserve">indicated that </w:delText>
        </w:r>
      </w:del>
      <w:r>
        <w:t xml:space="preserve">participants reported higher levels of happiness after posing happy vs. neutral expressions, </w:t>
      </w:r>
      <w:r>
        <w:rPr>
          <w:i/>
          <w:iCs/>
        </w:rPr>
        <w:t>M</w:t>
      </w:r>
      <w:r>
        <w:rPr>
          <w:i/>
          <w:iCs/>
          <w:vertAlign w:val="subscript"/>
        </w:rPr>
        <w:t>diff</w:t>
      </w:r>
      <w:r>
        <w:t xml:space="preserve"> = 0.71, </w:t>
      </w:r>
      <w:proofErr w:type="gramStart"/>
      <w:r>
        <w:rPr>
          <w:i/>
          <w:iCs/>
        </w:rPr>
        <w:t>F</w:t>
      </w:r>
      <w:r>
        <w:t>(</w:t>
      </w:r>
      <w:proofErr w:type="gramEnd"/>
      <w:r>
        <w:t xml:space="preserve">1, 469.32) = 162.38, </w:t>
      </w:r>
      <w:r>
        <w:rPr>
          <w:i/>
          <w:iCs/>
        </w:rPr>
        <w:t>p</w:t>
      </w:r>
      <w:r>
        <w:t xml:space="preserve"> &lt; .001. Furthermore, this effect was more pronounced in the positive (</w:t>
      </w:r>
      <w:r>
        <w:rPr>
          <w:i/>
          <w:iCs/>
        </w:rPr>
        <w:t>M</w:t>
      </w:r>
      <w:r>
        <w:rPr>
          <w:i/>
          <w:iCs/>
          <w:vertAlign w:val="subscript"/>
        </w:rPr>
        <w:t>diff</w:t>
      </w:r>
      <w:r>
        <w:t xml:space="preserve"> = 0.89) vs. nil (</w:t>
      </w:r>
      <w:r>
        <w:rPr>
          <w:i/>
          <w:iCs/>
        </w:rPr>
        <w:t>M</w:t>
      </w:r>
      <w:r>
        <w:rPr>
          <w:i/>
          <w:iCs/>
          <w:vertAlign w:val="subscript"/>
        </w:rPr>
        <w:t>diff</w:t>
      </w:r>
      <w:r>
        <w:t xml:space="preserve"> = 0.52) demand conditions, </w:t>
      </w:r>
      <w:r>
        <w:rPr>
          <w:i/>
          <w:iCs/>
        </w:rPr>
        <w:t>F</w:t>
      </w:r>
      <w:r>
        <w:t xml:space="preserve">(1, 469.32) = 11.30, </w:t>
      </w:r>
      <w:r>
        <w:rPr>
          <w:i/>
          <w:iCs/>
        </w:rPr>
        <w:t>p =</w:t>
      </w:r>
      <w:r>
        <w:t xml:space="preserve"> .001.</w:t>
      </w:r>
    </w:p>
    <w:p w14:paraId="3AB36B88" w14:textId="4E9BEE26" w:rsidR="00BC0FA3" w:rsidRDefault="00000000">
      <w:pPr>
        <w:pStyle w:val="BodyText"/>
      </w:pPr>
      <w:r>
        <w:t>Next, we examined the role of motivation, opportunity, and belief. For each of these potential moderators, we fit mixed-effect regressions containing (a) facial pose and block number as effect</w:t>
      </w:r>
      <w:ins w:id="240" w:author="Nicholas Alvaro Coles" w:date="2023-04-11T16:24:00Z">
        <w:r w:rsidR="00F3244A">
          <w:t>s</w:t>
        </w:r>
      </w:ins>
      <w:r>
        <w:t xml:space="preserve">-coded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w:t>
      </w:r>
      <w:r>
        <w:lastRenderedPageBreak/>
        <w:t xml:space="preserve">the estimation of this moderating relationship was not significant, </w:t>
      </w:r>
      <w:proofErr w:type="gramStart"/>
      <w:r>
        <w:rPr>
          <w:i/>
          <w:iCs/>
        </w:rPr>
        <w:t>t</w:t>
      </w:r>
      <w:r>
        <w:t>(</w:t>
      </w:r>
      <w:proofErr w:type="gramEnd"/>
      <w:r>
        <w:t xml:space="preserve">472.40) = 1.86, </w:t>
      </w:r>
      <w:r>
        <w:rPr>
          <w:i/>
          <w:iCs/>
        </w:rPr>
        <w:t>p</w:t>
      </w:r>
      <w:r>
        <w:t xml:space="preserve"> </w:t>
      </w:r>
      <w:ins w:id="241" w:author="Nicholas Alvaro Coles" w:date="2023-04-11T16:25:00Z">
        <w:r w:rsidR="00F3244A">
          <w:t xml:space="preserve">= </w:t>
        </w:r>
      </w:ins>
      <w:r>
        <w:t xml:space="preserve">.063.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(472.45) = 2.71, </w:t>
      </w:r>
      <w:r>
        <w:rPr>
          <w:i/>
          <w:iCs/>
        </w:rPr>
        <w:t>p</w:t>
      </w:r>
      <w:r>
        <w:t xml:space="preserve"> = .007.</w:t>
      </w:r>
    </w:p>
    <w:p w14:paraId="103118FA" w14:textId="106F05FC" w:rsidR="00BC0FA3" w:rsidRDefault="00000000">
      <w:pPr>
        <w:pStyle w:val="BodyText"/>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xml:space="preserve"> – i.e., whether there are three-way interactions between (1) facial poses, (2) demand characteristics, and (3) ratings of motivation, opportunity, and/or belief. For each of these potential moderators, we fit separate mixed-effect regressions containing (a) facial pose and demand characteristics as effect</w:t>
      </w:r>
      <w:ins w:id="242" w:author="Nicholas Alvaro Coles" w:date="2023-04-11T16:25:00Z">
        <w:r w:rsidR="00F3244A">
          <w:t>s</w:t>
        </w:r>
      </w:ins>
      <w:r>
        <w:t xml:space="preserve">-coded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lastRenderedPageBreak/>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4697D6C2" w14:textId="77777777" w:rsidR="00BC0FA3"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A16A332" w14:textId="77777777" w:rsidR="00BC0FA3" w:rsidRDefault="00000000">
      <w:pPr>
        <w:pStyle w:val="Heading1"/>
      </w:pPr>
      <w:bookmarkStart w:id="243" w:name="general-discussion"/>
      <w:bookmarkEnd w:id="222"/>
      <w:bookmarkEnd w:id="230"/>
      <w:r>
        <w:t>General Discussion</w:t>
      </w:r>
    </w:p>
    <w:p w14:paraId="617FA362" w14:textId="7EBDCC8C" w:rsidR="00BC0FA3" w:rsidRDefault="00000000">
      <w:pPr>
        <w:pStyle w:val="FirstParagraph"/>
      </w:pPr>
      <w:r>
        <w:t>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-1.46 to </w:t>
      </w:r>
      <m:oMath>
        <m:r>
          <w:rPr>
            <w:rFonts w:ascii="Cambria Math" w:hAnsi="Cambria Math"/>
          </w:rPr>
          <m:t>d</m:t>
        </m:r>
      </m:oMath>
      <w:r>
        <w:t xml:space="preserve"> = 1.90. This distribution is remarkably similar to the distribution of theory-relevant effects in experimental psychology (Lovakov &amp; Agadullina, 2021). Thus, </w:t>
      </w:r>
      <w:proofErr w:type="gramStart"/>
      <w:r>
        <w:t>in order to</w:t>
      </w:r>
      <w:proofErr w:type="gramEnd"/>
      <w:r>
        <w:t xml:space="preserve"> distinguish theory-relevant effects from artifactual demand effects, it is essential that experimental psychologists better understand </w:t>
      </w:r>
      <w:del w:id="244" w:author="Nicholas Alvaro Coles" w:date="2023-04-11T16:27:00Z">
        <w:r w:rsidDel="00F3244A">
          <w:delText>demand</w:delText>
        </w:r>
      </w:del>
      <w:ins w:id="245" w:author="Nicholas Alvaro Coles" w:date="2023-04-11T16:27:00Z">
        <w:r w:rsidR="00F3244A">
          <w:t>the latter</w:t>
        </w:r>
      </w:ins>
      <w:r>
        <w:t>.</w:t>
      </w:r>
    </w:p>
    <w:p w14:paraId="78ABC7DB" w14:textId="77777777" w:rsidR="00BC0FA3" w:rsidRDefault="00000000">
      <w:pPr>
        <w:pStyle w:val="BodyText"/>
      </w:pPr>
      <w:r>
        <w:lastRenderedPageBreak/>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711F13EB" w14:textId="20F4240E" w:rsidR="00BC0FA3" w:rsidRDefault="00000000">
      <w:pPr>
        <w:pStyle w:val="BodyText"/>
      </w:pPr>
      <w:del w:id="246" w:author="Nicholas Alvaro Coles" w:date="2023-04-11T16:27:00Z">
        <w:r w:rsidDel="00F3244A">
          <w:delText>On the other hand, w</w:delText>
        </w:r>
      </w:del>
      <w:ins w:id="247" w:author="Nicholas Alvaro Coles" w:date="2023-04-11T16:27:00Z">
        <w:r w:rsidR="00F3244A">
          <w:t>W</w:t>
        </w:r>
      </w:ins>
      <w:r>
        <w:t>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14:paraId="504C05D9" w14:textId="77777777" w:rsidR="00BC0FA3" w:rsidRDefault="00000000">
      <w:pPr>
        <w:pStyle w:val="BodyText"/>
      </w:pPr>
      <w:r>
        <w:t xml:space="preserve">On the basis of this evidence, we suggest that it is no longer tenable to keep demand characteristics conceptually divorced from related work on placebo effects. Consistent with </w:t>
      </w:r>
      <w:r>
        <w:lastRenderedPageBreak/>
        <w:t>recently proposed extensions of demand characteristic frameworks, our meta-analysis and replication study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0F8929D4" w14:textId="77777777" w:rsidR="00BC0FA3"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14:paraId="1C16753F" w14:textId="77777777" w:rsidR="00BC0FA3" w:rsidRDefault="00000000">
      <w:pPr>
        <w:pStyle w:val="BodyText"/>
      </w:pPr>
      <w:r>
        <w:t xml:space="preserve">We end on a note of concern. We estimated that experimentally manipulated demand characteristics have a similar distribution of effects as the theory-relevant phenomena that </w:t>
      </w:r>
      <w:r>
        <w:lastRenderedPageBreak/>
        <w:t>psychologists study (Lovakov &amp; Agadullina,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249CB373" w14:textId="77777777" w:rsidR="00BC0FA3" w:rsidRDefault="00000000">
      <w:pPr>
        <w:pStyle w:val="Heading1"/>
      </w:pPr>
      <w:bookmarkStart w:id="248" w:name="references"/>
      <w:bookmarkEnd w:id="243"/>
      <w:r>
        <w:t>References</w:t>
      </w:r>
    </w:p>
    <w:p w14:paraId="2A9D1A25" w14:textId="77777777" w:rsidR="00BC0FA3" w:rsidRDefault="00000000">
      <w:pPr>
        <w:pStyle w:val="Bibliography"/>
      </w:pPr>
      <w:bookmarkStart w:id="249" w:name="ref-allen2012demand"/>
      <w:bookmarkStart w:id="250"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6800CF56" w14:textId="77777777" w:rsidR="00BC0FA3" w:rsidRDefault="00000000">
      <w:pPr>
        <w:pStyle w:val="Bibliography"/>
      </w:pPr>
      <w:bookmarkStart w:id="251" w:name="ref-berkowitz1971weapons"/>
      <w:bookmarkEnd w:id="249"/>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21F048A" w14:textId="77777777" w:rsidR="00BC0FA3" w:rsidRDefault="00000000">
      <w:pPr>
        <w:pStyle w:val="Bibliography"/>
      </w:pPr>
      <w:bookmarkStart w:id="252" w:name="ref-borenstein2009effect"/>
      <w:bookmarkEnd w:id="251"/>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AFDE3FE" w14:textId="77777777" w:rsidR="00BC0FA3" w:rsidRDefault="00000000">
      <w:pPr>
        <w:pStyle w:val="Bibliography"/>
      </w:pPr>
      <w:bookmarkStart w:id="253" w:name="ref-borenstein2011introduction"/>
      <w:bookmarkEnd w:id="252"/>
      <w:r>
        <w:t xml:space="preserve">Borenstein, M., Hedges, L. V., Higgins, J. P., &amp; Rothstein, H. R. (2011). </w:t>
      </w:r>
      <w:r>
        <w:rPr>
          <w:i/>
          <w:iCs/>
        </w:rPr>
        <w:t>Introduction to meta-analysis</w:t>
      </w:r>
      <w:r>
        <w:t>. John Wiley &amp; Sons.</w:t>
      </w:r>
    </w:p>
    <w:p w14:paraId="79207A83" w14:textId="77777777" w:rsidR="00BC0FA3" w:rsidRDefault="00000000">
      <w:pPr>
        <w:pStyle w:val="Bibliography"/>
      </w:pPr>
      <w:bookmarkStart w:id="254" w:name="ref-cohen1988statistical"/>
      <w:bookmarkEnd w:id="253"/>
      <w:r>
        <w:lastRenderedPageBreak/>
        <w:t xml:space="preserve">Cohen, J. (2013). </w:t>
      </w:r>
      <w:r>
        <w:rPr>
          <w:i/>
          <w:iCs/>
        </w:rPr>
        <w:t>Statistical power analysis for the behavioral sciences</w:t>
      </w:r>
      <w:r>
        <w:t xml:space="preserve"> (Vol. 2). New York, NY: Lawrence Erlbaum Associates.</w:t>
      </w:r>
    </w:p>
    <w:p w14:paraId="6E08F271" w14:textId="77777777" w:rsidR="00BC0FA3" w:rsidRDefault="00000000">
      <w:pPr>
        <w:pStyle w:val="Bibliography"/>
      </w:pPr>
      <w:bookmarkStart w:id="255" w:name="ref-coles2022fact"/>
      <w:bookmarkEnd w:id="254"/>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6849C6D2" w14:textId="77777777" w:rsidR="00BC0FA3" w:rsidRDefault="00000000">
      <w:pPr>
        <w:pStyle w:val="Bibliography"/>
      </w:pPr>
      <w:bookmarkStart w:id="256" w:name="ref-coles2019meta"/>
      <w:bookmarkEnd w:id="255"/>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15D442C" w14:textId="77777777" w:rsidR="00BC0FA3" w:rsidRDefault="00000000">
      <w:pPr>
        <w:pStyle w:val="Bibliography"/>
      </w:pPr>
      <w:bookmarkStart w:id="257" w:name="ref-coles2022multi"/>
      <w:bookmarkEnd w:id="256"/>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220D3CAE" w14:textId="77777777" w:rsidR="00BC0FA3" w:rsidRDefault="00000000">
      <w:pPr>
        <w:pStyle w:val="Bibliography"/>
      </w:pPr>
      <w:bookmarkStart w:id="258" w:name="ref-cook1970demand"/>
      <w:bookmarkEnd w:id="25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70DD99E1" w14:textId="77777777" w:rsidR="00BC0FA3" w:rsidRDefault="00000000">
      <w:pPr>
        <w:pStyle w:val="Bibliography"/>
      </w:pPr>
      <w:bookmarkStart w:id="259" w:name="ref-corneille2022sixty"/>
      <w:bookmarkEnd w:id="258"/>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0652F33" w14:textId="77777777" w:rsidR="00BC0FA3" w:rsidRDefault="00000000">
      <w:pPr>
        <w:pStyle w:val="Bibliography"/>
      </w:pPr>
      <w:bookmarkStart w:id="260" w:name="ref-drevon2017intercoder"/>
      <w:bookmarkEnd w:id="25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44D05EB7" w14:textId="77777777" w:rsidR="00BC0FA3" w:rsidRDefault="00000000">
      <w:pPr>
        <w:pStyle w:val="Bibliography"/>
      </w:pPr>
      <w:bookmarkStart w:id="261" w:name="ref-dweck2012implicit"/>
      <w:bookmarkEnd w:id="260"/>
      <w:r>
        <w:lastRenderedPageBreak/>
        <w:t xml:space="preserve">Dweck, C. S. (2012). Implicit theories. In P. A. M. V. Lange, A. W. Kruglanski, &amp; T. Higgins (Eds.), </w:t>
      </w:r>
      <w:r>
        <w:rPr>
          <w:i/>
          <w:iCs/>
        </w:rPr>
        <w:t>Handbook of theories of social psychology</w:t>
      </w:r>
      <w:r>
        <w:t xml:space="preserve"> (Vol. 2, pp. 43–61). London: SAGE Publications Ltd.</w:t>
      </w:r>
    </w:p>
    <w:p w14:paraId="08CE6C40" w14:textId="77777777" w:rsidR="00BC0FA3" w:rsidRDefault="00000000">
      <w:pPr>
        <w:pStyle w:val="Bibliography"/>
      </w:pPr>
      <w:bookmarkStart w:id="262" w:name="ref-fillenbaun1970more"/>
      <w:bookmarkEnd w:id="261"/>
      <w:r>
        <w:t xml:space="preserve">Fillenbaun, S., &amp; Frey, R. (1970). More on the" faithful" behavior of suspicious subjects. </w:t>
      </w:r>
      <w:r>
        <w:rPr>
          <w:i/>
          <w:iCs/>
        </w:rPr>
        <w:t>Journal of Personality</w:t>
      </w:r>
      <w:r>
        <w:t xml:space="preserve">, </w:t>
      </w:r>
      <w:r>
        <w:rPr>
          <w:i/>
          <w:iCs/>
        </w:rPr>
        <w:t>38</w:t>
      </w:r>
      <w:r>
        <w:t>(1), 43–51.</w:t>
      </w:r>
    </w:p>
    <w:p w14:paraId="721B85F9" w14:textId="77777777" w:rsidR="00BC0FA3" w:rsidRDefault="00000000">
      <w:pPr>
        <w:pStyle w:val="Bibliography"/>
      </w:pPr>
      <w:bookmarkStart w:id="263" w:name="ref-franco2014publication"/>
      <w:bookmarkEnd w:id="262"/>
      <w:r>
        <w:t xml:space="preserve">Franco, A., Malhotra, N., &amp; Simonovits, G. (2014). Publication bias in the social sciences: Unlocking the file drawer. </w:t>
      </w:r>
      <w:r>
        <w:rPr>
          <w:i/>
          <w:iCs/>
        </w:rPr>
        <w:t>Science</w:t>
      </w:r>
      <w:r>
        <w:t xml:space="preserve">, </w:t>
      </w:r>
      <w:r>
        <w:rPr>
          <w:i/>
          <w:iCs/>
        </w:rPr>
        <w:t>345</w:t>
      </w:r>
      <w:r>
        <w:t>(6203), 1502–1505.</w:t>
      </w:r>
    </w:p>
    <w:p w14:paraId="24EFA08A" w14:textId="77777777" w:rsidR="00BC0FA3" w:rsidRDefault="00000000">
      <w:pPr>
        <w:pStyle w:val="Bibliography"/>
      </w:pPr>
      <w:bookmarkStart w:id="264" w:name="ref-gergen1973social"/>
      <w:bookmarkEnd w:id="263"/>
      <w:r>
        <w:t xml:space="preserve">Gergen, K. J. (1973). Social psychology as history. </w:t>
      </w:r>
      <w:r>
        <w:rPr>
          <w:i/>
          <w:iCs/>
        </w:rPr>
        <w:t>Journal of Personality and Social Psychology</w:t>
      </w:r>
      <w:r>
        <w:t xml:space="preserve">, </w:t>
      </w:r>
      <w:r>
        <w:rPr>
          <w:i/>
          <w:iCs/>
        </w:rPr>
        <w:t>26</w:t>
      </w:r>
      <w:r>
        <w:t>(2), 309.</w:t>
      </w:r>
    </w:p>
    <w:p w14:paraId="17EE8402" w14:textId="77777777" w:rsidR="00BC0FA3" w:rsidRDefault="00000000">
      <w:pPr>
        <w:pStyle w:val="Bibliography"/>
      </w:pPr>
      <w:bookmarkStart w:id="265" w:name="ref-greenwald1998measuring"/>
      <w:bookmarkEnd w:id="264"/>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344B0B35" w14:textId="77777777" w:rsidR="00BC0FA3" w:rsidRDefault="00000000">
      <w:pPr>
        <w:pStyle w:val="Bibliography"/>
      </w:pPr>
      <w:bookmarkStart w:id="266" w:name="ref-hayes1967two"/>
      <w:bookmarkEnd w:id="265"/>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3DF9B8DC" w14:textId="77777777" w:rsidR="00BC0FA3" w:rsidRDefault="00000000">
      <w:pPr>
        <w:pStyle w:val="Bibliography"/>
      </w:pPr>
      <w:bookmarkStart w:id="267" w:name="ref-kenealy1988validation"/>
      <w:bookmarkEnd w:id="266"/>
      <w:r>
        <w:t xml:space="preserve">Kenealy, P. (1988). Validation of a music mood induction procedure: Some preliminary findings. </w:t>
      </w:r>
      <w:r>
        <w:rPr>
          <w:i/>
          <w:iCs/>
        </w:rPr>
        <w:t>Cognition &amp; Emotion</w:t>
      </w:r>
      <w:r>
        <w:t xml:space="preserve">, </w:t>
      </w:r>
      <w:r>
        <w:rPr>
          <w:i/>
          <w:iCs/>
        </w:rPr>
        <w:t>2</w:t>
      </w:r>
      <w:r>
        <w:t>(1), 41–48.</w:t>
      </w:r>
    </w:p>
    <w:p w14:paraId="3035AA23" w14:textId="77777777" w:rsidR="00BC0FA3" w:rsidRDefault="00000000">
      <w:pPr>
        <w:pStyle w:val="Bibliography"/>
      </w:pPr>
      <w:bookmarkStart w:id="268" w:name="ref-kruglanski1975human"/>
      <w:bookmarkEnd w:id="267"/>
      <w:r>
        <w:t xml:space="preserve">Kruglanski, A. W. (1975). The human subject in the psychology experiment: Fact and artifact. </w:t>
      </w:r>
      <w:r>
        <w:rPr>
          <w:i/>
          <w:iCs/>
        </w:rPr>
        <w:t>Advances in Experimental Social Psychology</w:t>
      </w:r>
      <w:r>
        <w:t xml:space="preserve">, </w:t>
      </w:r>
      <w:r>
        <w:rPr>
          <w:i/>
          <w:iCs/>
        </w:rPr>
        <w:t>8</w:t>
      </w:r>
      <w:r>
        <w:t>, 101–147.</w:t>
      </w:r>
    </w:p>
    <w:p w14:paraId="15CCCEDE" w14:textId="77777777" w:rsidR="00BC0FA3" w:rsidRDefault="00000000">
      <w:pPr>
        <w:pStyle w:val="Bibliography"/>
      </w:pPr>
      <w:bookmarkStart w:id="269" w:name="ref-kube2021beliefs"/>
      <w:bookmarkEnd w:id="268"/>
      <w:r>
        <w:lastRenderedPageBreak/>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6D28DF6E" w14:textId="77777777" w:rsidR="00BC0FA3" w:rsidRDefault="00000000">
      <w:pPr>
        <w:pStyle w:val="Bibliography"/>
      </w:pPr>
      <w:bookmarkStart w:id="270" w:name="ref-lovakov2021empirically"/>
      <w:bookmarkEnd w:id="269"/>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5410756C" w14:textId="77777777" w:rsidR="00BC0FA3" w:rsidRDefault="00000000">
      <w:pPr>
        <w:pStyle w:val="Bibliography"/>
      </w:pPr>
      <w:bookmarkStart w:id="271" w:name="ref-masling1966role"/>
      <w:bookmarkEnd w:id="27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167590D2" w14:textId="77777777" w:rsidR="00BC0FA3" w:rsidRDefault="00000000">
      <w:pPr>
        <w:pStyle w:val="Bibliography"/>
      </w:pPr>
      <w:bookmarkStart w:id="272" w:name="ref-milgram1972interpreting"/>
      <w:bookmarkEnd w:id="271"/>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374180F0" w14:textId="77777777" w:rsidR="00BC0FA3" w:rsidRDefault="00000000">
      <w:pPr>
        <w:pStyle w:val="Bibliography"/>
      </w:pPr>
      <w:bookmarkStart w:id="273" w:name="ref-mummolo2019demand"/>
      <w:bookmarkEnd w:id="272"/>
      <w:r>
        <w:t xml:space="preserve">Mummolo, J., &amp; Peterson, E. (2019). Demand effects in survey experiments: An empirical assessment. </w:t>
      </w:r>
      <w:r>
        <w:rPr>
          <w:i/>
          <w:iCs/>
        </w:rPr>
        <w:t>American Political Science Review</w:t>
      </w:r>
      <w:r>
        <w:t xml:space="preserve">, </w:t>
      </w:r>
      <w:r>
        <w:rPr>
          <w:i/>
          <w:iCs/>
        </w:rPr>
        <w:t>113</w:t>
      </w:r>
      <w:r>
        <w:t>(2), 517–529.</w:t>
      </w:r>
    </w:p>
    <w:p w14:paraId="66FC36F3" w14:textId="77777777" w:rsidR="00BC0FA3" w:rsidRDefault="00000000">
      <w:pPr>
        <w:pStyle w:val="Bibliography"/>
      </w:pPr>
      <w:bookmarkStart w:id="274" w:name="ref-orne1959nature"/>
      <w:bookmarkEnd w:id="273"/>
      <w:r>
        <w:t xml:space="preserve">Orne, M. T. (1959). The nature of hypnosis: Artifact and essence. </w:t>
      </w:r>
      <w:r>
        <w:rPr>
          <w:i/>
          <w:iCs/>
        </w:rPr>
        <w:t>The Journal of Abnormal and Social Psychology</w:t>
      </w:r>
      <w:r>
        <w:t xml:space="preserve">, </w:t>
      </w:r>
      <w:r>
        <w:rPr>
          <w:i/>
          <w:iCs/>
        </w:rPr>
        <w:t>58</w:t>
      </w:r>
      <w:r>
        <w:t>(3), 277–299.</w:t>
      </w:r>
    </w:p>
    <w:p w14:paraId="74D4F838" w14:textId="77777777" w:rsidR="00BC0FA3" w:rsidRDefault="00000000">
      <w:pPr>
        <w:pStyle w:val="Bibliography"/>
      </w:pPr>
      <w:bookmarkStart w:id="275" w:name="ref-orne1962social"/>
      <w:bookmarkEnd w:id="274"/>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2943646C" w14:textId="77777777" w:rsidR="00BC0FA3" w:rsidRDefault="00000000">
      <w:pPr>
        <w:pStyle w:val="Bibliography"/>
      </w:pPr>
      <w:bookmarkStart w:id="276" w:name="ref-orne1969demand"/>
      <w:bookmarkEnd w:id="275"/>
      <w:r>
        <w:t xml:space="preserve">Orne, M. T. (1969). Demand characteristics and the concept of quasi-controls. In R. Rosenthal &amp; R. L. Rosnow (Eds.), </w:t>
      </w:r>
      <w:r>
        <w:rPr>
          <w:i/>
          <w:iCs/>
        </w:rPr>
        <w:t>Artifacts in behavioral research</w:t>
      </w:r>
      <w:r>
        <w:t xml:space="preserve"> (pp. 143–179). New York, NY: Academic Press.</w:t>
      </w:r>
    </w:p>
    <w:p w14:paraId="19704240" w14:textId="77777777" w:rsidR="00BC0FA3" w:rsidRDefault="00000000">
      <w:pPr>
        <w:pStyle w:val="Bibliography"/>
      </w:pPr>
      <w:bookmarkStart w:id="277" w:name="ref-riecken1962program"/>
      <w:bookmarkEnd w:id="276"/>
      <w:r>
        <w:lastRenderedPageBreak/>
        <w:t xml:space="preserve">Riecken, H. W. (1962). A program for research on experiments in social psychology. In N. W. Washburne (Ed.), </w:t>
      </w:r>
      <w:r>
        <w:rPr>
          <w:i/>
          <w:iCs/>
        </w:rPr>
        <w:t>Decisions, values and groups</w:t>
      </w:r>
      <w:r>
        <w:t xml:space="preserve"> (Vol. 2, pp. 25–41). New York, NY: Pergamon Press.</w:t>
      </w:r>
    </w:p>
    <w:p w14:paraId="02AA61E0" w14:textId="77777777" w:rsidR="00BC0FA3" w:rsidRDefault="00000000">
      <w:pPr>
        <w:pStyle w:val="Bibliography"/>
      </w:pPr>
      <w:bookmarkStart w:id="278" w:name="ref-rodgers2021evaluating"/>
      <w:bookmarkEnd w:id="277"/>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D7992EF" w14:textId="77777777" w:rsidR="00BC0FA3" w:rsidRDefault="00000000">
      <w:pPr>
        <w:pStyle w:val="Bibliography"/>
      </w:pPr>
      <w:bookmarkStart w:id="279" w:name="ref-rosenberg1969conditions"/>
      <w:bookmarkEnd w:id="278"/>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1C06BC63" w14:textId="77777777" w:rsidR="00BC0FA3" w:rsidRDefault="00000000">
      <w:pPr>
        <w:pStyle w:val="Bibliography"/>
      </w:pPr>
      <w:bookmarkStart w:id="280" w:name="ref-rosnow1973mediation"/>
      <w:bookmarkEnd w:id="279"/>
      <w:r>
        <w:t xml:space="preserve">Rosnow, R. L., &amp; Aiken, L. S. (1973). Mediation of artifacts in behavioral research. </w:t>
      </w:r>
      <w:r>
        <w:rPr>
          <w:i/>
          <w:iCs/>
        </w:rPr>
        <w:t>Journal of Experimental Social Psychology</w:t>
      </w:r>
      <w:r>
        <w:t xml:space="preserve">, </w:t>
      </w:r>
      <w:r>
        <w:rPr>
          <w:i/>
          <w:iCs/>
        </w:rPr>
        <w:t>9</w:t>
      </w:r>
      <w:r>
        <w:t>(3), 181–201.</w:t>
      </w:r>
    </w:p>
    <w:p w14:paraId="4975D91D" w14:textId="77777777" w:rsidR="00BC0FA3" w:rsidRDefault="00000000">
      <w:pPr>
        <w:pStyle w:val="Bibliography"/>
      </w:pPr>
      <w:bookmarkStart w:id="281" w:name="ref-rosnow1997people"/>
      <w:bookmarkEnd w:id="280"/>
      <w:r>
        <w:t xml:space="preserve">Rosnow, R. L., &amp; Rosenthal, R. (1997). </w:t>
      </w:r>
      <w:r>
        <w:rPr>
          <w:i/>
          <w:iCs/>
        </w:rPr>
        <w:t>People studying people: Artifacts and ethics in behavioral research</w:t>
      </w:r>
      <w:r>
        <w:t>. New York, NY: Freeman.</w:t>
      </w:r>
    </w:p>
    <w:p w14:paraId="4916FB63" w14:textId="77777777" w:rsidR="00BC0FA3" w:rsidRDefault="00000000">
      <w:pPr>
        <w:pStyle w:val="Bibliography"/>
      </w:pPr>
      <w:bookmarkStart w:id="282" w:name="ref-schardt2007utilization"/>
      <w:bookmarkEnd w:id="281"/>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1B6D43E" w14:textId="77777777" w:rsidR="00BC0FA3" w:rsidRDefault="00000000">
      <w:pPr>
        <w:pStyle w:val="Bibliography"/>
      </w:pPr>
      <w:bookmarkStart w:id="283" w:name="ref-sharpe2016frightened"/>
      <w:bookmarkEnd w:id="282"/>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DF908BF" w14:textId="77777777" w:rsidR="00BC0FA3" w:rsidRDefault="00000000">
      <w:pPr>
        <w:pStyle w:val="Bibliography"/>
      </w:pPr>
      <w:bookmarkStart w:id="284" w:name="ref-sigall1970cooperative"/>
      <w:bookmarkEnd w:id="283"/>
      <w:r>
        <w:t xml:space="preserve">Sigall, H., Aronson, E., &amp; Van Hoose, T. (1970). The cooperative subject: Myth or reality? </w:t>
      </w:r>
      <w:r>
        <w:rPr>
          <w:i/>
          <w:iCs/>
        </w:rPr>
        <w:t>Journal of Experimental Social Psychology</w:t>
      </w:r>
      <w:r>
        <w:t xml:space="preserve">, </w:t>
      </w:r>
      <w:r>
        <w:rPr>
          <w:i/>
          <w:iCs/>
        </w:rPr>
        <w:t>6</w:t>
      </w:r>
      <w:r>
        <w:t>(1), 1–10.</w:t>
      </w:r>
    </w:p>
    <w:p w14:paraId="45D14008" w14:textId="77777777" w:rsidR="00BC0FA3" w:rsidRDefault="00000000">
      <w:pPr>
        <w:pStyle w:val="Bibliography"/>
      </w:pPr>
      <w:bookmarkStart w:id="285" w:name="ref-standing2008demonstration"/>
      <w:bookmarkEnd w:id="284"/>
      <w:r>
        <w:lastRenderedPageBreak/>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792590A" w14:textId="77777777" w:rsidR="00BC0FA3" w:rsidRDefault="00000000">
      <w:pPr>
        <w:pStyle w:val="Bibliography"/>
      </w:pPr>
      <w:bookmarkStart w:id="286" w:name="ref-stanley2014meta"/>
      <w:bookmarkEnd w:id="285"/>
      <w:r>
        <w:t xml:space="preserve">Stanley, T. D., &amp; Doucouliagos, H. (2014). Meta-regression approximations to reduce publication selection bias. </w:t>
      </w:r>
      <w:r>
        <w:rPr>
          <w:i/>
          <w:iCs/>
        </w:rPr>
        <w:t>Research Synthesis Methods</w:t>
      </w:r>
      <w:r>
        <w:t xml:space="preserve">, </w:t>
      </w:r>
      <w:r>
        <w:rPr>
          <w:i/>
          <w:iCs/>
        </w:rPr>
        <w:t>5</w:t>
      </w:r>
      <w:r>
        <w:t>(1), 60–78.</w:t>
      </w:r>
    </w:p>
    <w:p w14:paraId="146E77DA" w14:textId="77777777" w:rsidR="00BC0FA3" w:rsidRDefault="00000000">
      <w:pPr>
        <w:pStyle w:val="Bibliography"/>
      </w:pPr>
      <w:bookmarkStart w:id="287" w:name="ref-strohmetz2008research"/>
      <w:bookmarkEnd w:id="28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6CF8A7E8" w14:textId="77777777" w:rsidR="00BC0FA3" w:rsidRDefault="00000000">
      <w:pPr>
        <w:pStyle w:val="Bibliography"/>
      </w:pPr>
      <w:bookmarkStart w:id="288" w:name="ref-vevea1995general"/>
      <w:bookmarkEnd w:id="287"/>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A4E5496" w14:textId="77777777" w:rsidR="00BC0FA3" w:rsidRPr="009015E9" w:rsidRDefault="00000000">
      <w:pPr>
        <w:pStyle w:val="Bibliography"/>
        <w:rPr>
          <w:lang w:val="fr-FR"/>
          <w:rPrChange w:id="289" w:author="Nicholas Alvaro Coles" w:date="2023-04-11T15:13:00Z">
            <w:rPr/>
          </w:rPrChange>
        </w:rPr>
      </w:pPr>
      <w:bookmarkStart w:id="290" w:name="ref-yarkoni2017choosing"/>
      <w:bookmarkEnd w:id="288"/>
      <w:r>
        <w:t xml:space="preserve">Yarkoni, T., &amp; Westfall, J. (2017). Choosing prediction over explanation in psychology: Lessons from machine learning. </w:t>
      </w:r>
      <w:r w:rsidRPr="009015E9">
        <w:rPr>
          <w:i/>
          <w:iCs/>
          <w:lang w:val="fr-FR"/>
          <w:rPrChange w:id="291" w:author="Nicholas Alvaro Coles" w:date="2023-04-11T15:13:00Z">
            <w:rPr>
              <w:i/>
              <w:iCs/>
            </w:rPr>
          </w:rPrChange>
        </w:rPr>
        <w:t xml:space="preserve">Perspectives on </w:t>
      </w:r>
      <w:proofErr w:type="spellStart"/>
      <w:r w:rsidRPr="009015E9">
        <w:rPr>
          <w:i/>
          <w:iCs/>
          <w:lang w:val="fr-FR"/>
          <w:rPrChange w:id="292" w:author="Nicholas Alvaro Coles" w:date="2023-04-11T15:13:00Z">
            <w:rPr>
              <w:i/>
              <w:iCs/>
            </w:rPr>
          </w:rPrChange>
        </w:rPr>
        <w:t>Psychological</w:t>
      </w:r>
      <w:proofErr w:type="spellEnd"/>
      <w:r w:rsidRPr="009015E9">
        <w:rPr>
          <w:i/>
          <w:iCs/>
          <w:lang w:val="fr-FR"/>
          <w:rPrChange w:id="293" w:author="Nicholas Alvaro Coles" w:date="2023-04-11T15:13:00Z">
            <w:rPr>
              <w:i/>
              <w:iCs/>
            </w:rPr>
          </w:rPrChange>
        </w:rPr>
        <w:t xml:space="preserve"> Science</w:t>
      </w:r>
      <w:r w:rsidRPr="009015E9">
        <w:rPr>
          <w:lang w:val="fr-FR"/>
          <w:rPrChange w:id="294" w:author="Nicholas Alvaro Coles" w:date="2023-04-11T15:13:00Z">
            <w:rPr/>
          </w:rPrChange>
        </w:rPr>
        <w:t xml:space="preserve">, </w:t>
      </w:r>
      <w:r w:rsidRPr="009015E9">
        <w:rPr>
          <w:i/>
          <w:iCs/>
          <w:lang w:val="fr-FR"/>
          <w:rPrChange w:id="295" w:author="Nicholas Alvaro Coles" w:date="2023-04-11T15:13:00Z">
            <w:rPr>
              <w:i/>
              <w:iCs/>
            </w:rPr>
          </w:rPrChange>
        </w:rPr>
        <w:t>12</w:t>
      </w:r>
      <w:r w:rsidRPr="009015E9">
        <w:rPr>
          <w:lang w:val="fr-FR"/>
          <w:rPrChange w:id="296" w:author="Nicholas Alvaro Coles" w:date="2023-04-11T15:13:00Z">
            <w:rPr/>
          </w:rPrChange>
        </w:rPr>
        <w:t>(6), 1100–1122.</w:t>
      </w:r>
    </w:p>
    <w:p w14:paraId="4A0FC825" w14:textId="77777777" w:rsidR="00BC0FA3" w:rsidRDefault="00000000">
      <w:pPr>
        <w:pStyle w:val="Bibliography"/>
      </w:pPr>
      <w:bookmarkStart w:id="297" w:name="ref-zion2018mindsets"/>
      <w:bookmarkEnd w:id="290"/>
      <w:r w:rsidRPr="009015E9">
        <w:rPr>
          <w:lang w:val="fr-FR"/>
          <w:rPrChange w:id="298" w:author="Nicholas Alvaro Coles" w:date="2023-04-11T15:13:00Z">
            <w:rPr/>
          </w:rPrChange>
        </w:rPr>
        <w:t xml:space="preserve">Zion, S. R., &amp; </w:t>
      </w:r>
      <w:proofErr w:type="spellStart"/>
      <w:r w:rsidRPr="009015E9">
        <w:rPr>
          <w:lang w:val="fr-FR"/>
          <w:rPrChange w:id="299" w:author="Nicholas Alvaro Coles" w:date="2023-04-11T15:13:00Z">
            <w:rPr/>
          </w:rPrChange>
        </w:rPr>
        <w:t>Crum</w:t>
      </w:r>
      <w:proofErr w:type="spellEnd"/>
      <w:r w:rsidRPr="009015E9">
        <w:rPr>
          <w:lang w:val="fr-FR"/>
          <w:rPrChange w:id="300" w:author="Nicholas Alvaro Coles" w:date="2023-04-11T15:13: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248"/>
      <w:bookmarkEnd w:id="250"/>
      <w:bookmarkEnd w:id="297"/>
    </w:p>
    <w:sectPr w:rsidR="00BC0FA3"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540DC" w14:textId="77777777" w:rsidR="00DA69FC" w:rsidRDefault="00DA69FC">
      <w:pPr>
        <w:spacing w:before="0" w:after="0" w:line="240" w:lineRule="auto"/>
      </w:pPr>
      <w:r>
        <w:separator/>
      </w:r>
    </w:p>
  </w:endnote>
  <w:endnote w:type="continuationSeparator" w:id="0">
    <w:p w14:paraId="3DE5ECF7" w14:textId="77777777" w:rsidR="00DA69FC" w:rsidRDefault="00DA69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CA75B" w14:textId="77777777" w:rsidR="00DA69FC" w:rsidRDefault="00DA69FC">
      <w:r>
        <w:separator/>
      </w:r>
    </w:p>
  </w:footnote>
  <w:footnote w:type="continuationSeparator" w:id="0">
    <w:p w14:paraId="0CC0D5A7" w14:textId="77777777" w:rsidR="00DA69FC" w:rsidRDefault="00DA69FC">
      <w:r>
        <w:continuationSeparator/>
      </w:r>
    </w:p>
  </w:footnote>
  <w:footnote w:id="1">
    <w:p w14:paraId="54B12657" w14:textId="77777777" w:rsidR="00BC0FA3"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B18AD06" w14:textId="77777777" w:rsidR="00BC0FA3"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5FBCEBD"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36DDF0"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D2428B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3B6526"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E2FBB2A"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2BFB5E" w14:textId="77777777" w:rsidR="00DA0F6A" w:rsidRDefault="00000000" w:rsidP="00DA0F6A">
    <w:pPr>
      <w:pStyle w:val="Header"/>
      <w:ind w:right="360"/>
    </w:pPr>
    <w:r>
      <w:t>Running head: DEMAND CHARACTERISTICS META-ANALYSIS</w:t>
    </w:r>
  </w:p>
  <w:p w14:paraId="4A573F6E"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E740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72A49C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241715082">
    <w:abstractNumId w:val="13"/>
  </w:num>
  <w:num w:numId="2" w16cid:durableId="1080176521">
    <w:abstractNumId w:val="13"/>
  </w:num>
  <w:num w:numId="3" w16cid:durableId="826823834">
    <w:abstractNumId w:val="14"/>
  </w:num>
  <w:num w:numId="4" w16cid:durableId="967662463">
    <w:abstractNumId w:val="1"/>
  </w:num>
  <w:num w:numId="5" w16cid:durableId="1055663453">
    <w:abstractNumId w:val="2"/>
  </w:num>
  <w:num w:numId="6" w16cid:durableId="1056389672">
    <w:abstractNumId w:val="3"/>
  </w:num>
  <w:num w:numId="7" w16cid:durableId="1486816511">
    <w:abstractNumId w:val="4"/>
  </w:num>
  <w:num w:numId="8" w16cid:durableId="1011299125">
    <w:abstractNumId w:val="9"/>
  </w:num>
  <w:num w:numId="9" w16cid:durableId="984238425">
    <w:abstractNumId w:val="5"/>
  </w:num>
  <w:num w:numId="10" w16cid:durableId="1950309414">
    <w:abstractNumId w:val="6"/>
  </w:num>
  <w:num w:numId="11" w16cid:durableId="1356955467">
    <w:abstractNumId w:val="7"/>
  </w:num>
  <w:num w:numId="12" w16cid:durableId="425463893">
    <w:abstractNumId w:val="8"/>
  </w:num>
  <w:num w:numId="13" w16cid:durableId="1783959357">
    <w:abstractNumId w:val="10"/>
  </w:num>
  <w:num w:numId="14" w16cid:durableId="1431509639">
    <w:abstractNumId w:val="14"/>
  </w:num>
  <w:num w:numId="15" w16cid:durableId="1335498934">
    <w:abstractNumId w:val="0"/>
  </w:num>
  <w:num w:numId="16" w16cid:durableId="2010910038">
    <w:abstractNumId w:val="0"/>
  </w:num>
  <w:num w:numId="17" w16cid:durableId="1543785531">
    <w:abstractNumId w:val="11"/>
  </w:num>
  <w:num w:numId="18" w16cid:durableId="1813905571">
    <w:abstractNumId w:val="12"/>
  </w:num>
  <w:num w:numId="19" w16cid:durableId="147417320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0FA3"/>
    <w:rsid w:val="00567785"/>
    <w:rsid w:val="005D38F5"/>
    <w:rsid w:val="005D3DBF"/>
    <w:rsid w:val="006600CB"/>
    <w:rsid w:val="009015E9"/>
    <w:rsid w:val="009B0EDA"/>
    <w:rsid w:val="009F3452"/>
    <w:rsid w:val="00BC0FA3"/>
    <w:rsid w:val="00C53666"/>
    <w:rsid w:val="00C8096F"/>
    <w:rsid w:val="00CD26A7"/>
    <w:rsid w:val="00DA69FC"/>
    <w:rsid w:val="00F324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94703"/>
  <w15:docId w15:val="{FE653EA2-296F-46D1-BA7D-FA323C1B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9015E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sf.io/3hkre/"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ncoles@stanford.edu"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osf.io/3hkre/"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osf.io/3hkre/"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48</Pages>
  <Words>10924</Words>
  <Characters>62272</Characters>
  <Application>Microsoft Office Word</Application>
  <DocSecurity>0</DocSecurity>
  <Lines>518</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73050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5</cp:revision>
  <dcterms:created xsi:type="dcterms:W3CDTF">2023-04-11T21:54:00Z</dcterms:created>
  <dcterms:modified xsi:type="dcterms:W3CDTF">2023-04-11T23:29:00Z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available at http://github.com/ColesNicholas/metaware.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ies>
</file>