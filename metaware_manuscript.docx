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68298" w14:textId="77777777" w:rsidR="00082DDE" w:rsidRDefault="00000000">
      <w:pPr>
        <w:pStyle w:val="Title"/>
      </w:pPr>
      <w:r>
        <w:t>A quantitative review of demand characteristics and their underlying mechanisms</w:t>
      </w:r>
    </w:p>
    <w:p w14:paraId="458CEDDD" w14:textId="77777777" w:rsidR="00082DDE" w:rsidRPr="009766ED" w:rsidRDefault="00000000">
      <w:pPr>
        <w:pStyle w:val="Author"/>
        <w:rPr>
          <w:lang w:val="es-ES"/>
          <w:rPrChange w:id="0" w:author="Nicholas Alvaro Coles" w:date="2024-01-19T08:09:00Z">
            <w:rPr/>
          </w:rPrChange>
        </w:rPr>
      </w:pPr>
      <w:r w:rsidRPr="009766ED">
        <w:rPr>
          <w:lang w:val="es-ES"/>
          <w:rPrChange w:id="1" w:author="Nicholas Alvaro Coles" w:date="2024-01-19T08:09:00Z">
            <w:rPr/>
          </w:rPrChange>
        </w:rPr>
        <w:t>Nicholas A. Coles</w:t>
      </w:r>
      <w:r w:rsidRPr="009766ED">
        <w:rPr>
          <w:vertAlign w:val="superscript"/>
          <w:lang w:val="es-ES"/>
          <w:rPrChange w:id="2" w:author="Nicholas Alvaro Coles" w:date="2024-01-19T08:09:00Z">
            <w:rPr>
              <w:vertAlign w:val="superscript"/>
            </w:rPr>
          </w:rPrChange>
        </w:rPr>
        <w:t>1</w:t>
      </w:r>
      <w:r w:rsidRPr="009766ED">
        <w:rPr>
          <w:lang w:val="es-ES"/>
          <w:rPrChange w:id="3" w:author="Nicholas Alvaro Coles" w:date="2024-01-19T08:09:00Z">
            <w:rPr/>
          </w:rPrChange>
        </w:rPr>
        <w:t> &amp; Michael C. Frank</w:t>
      </w:r>
      <w:r w:rsidRPr="009766ED">
        <w:rPr>
          <w:vertAlign w:val="superscript"/>
          <w:lang w:val="es-ES"/>
          <w:rPrChange w:id="4" w:author="Nicholas Alvaro Coles" w:date="2024-01-19T08:09:00Z">
            <w:rPr>
              <w:vertAlign w:val="superscript"/>
            </w:rPr>
          </w:rPrChange>
        </w:rPr>
        <w:t>2</w:t>
      </w:r>
    </w:p>
    <w:p w14:paraId="4A8E1FA9" w14:textId="77777777" w:rsidR="00082DDE" w:rsidRDefault="00000000">
      <w:pPr>
        <w:pStyle w:val="Author"/>
      </w:pPr>
      <w:r>
        <w:rPr>
          <w:vertAlign w:val="superscript"/>
        </w:rPr>
        <w:t>1</w:t>
      </w:r>
      <w:r>
        <w:t xml:space="preserve"> Center for the Study of Language and Information, Stanford University</w:t>
      </w:r>
    </w:p>
    <w:p w14:paraId="49617135" w14:textId="77777777" w:rsidR="00082DDE" w:rsidRDefault="00000000">
      <w:pPr>
        <w:pStyle w:val="Author"/>
      </w:pPr>
      <w:r>
        <w:rPr>
          <w:vertAlign w:val="superscript"/>
        </w:rPr>
        <w:t>2</w:t>
      </w:r>
      <w:r>
        <w:t xml:space="preserve"> Department of Psychology, Stanford University</w:t>
      </w:r>
    </w:p>
    <w:p w14:paraId="3A40DDCA" w14:textId="77777777" w:rsidR="00082DDE" w:rsidRDefault="00000000">
      <w:pPr>
        <w:pStyle w:val="BodyText"/>
      </w:pPr>
      <w:r>
        <w:t>                                                                                                                                                    </w:t>
      </w:r>
    </w:p>
    <w:p w14:paraId="6589588F" w14:textId="77777777" w:rsidR="00082DDE" w:rsidRDefault="00000000">
      <w:pPr>
        <w:pStyle w:val="BodyText"/>
      </w:pPr>
      <w:r>
        <w:t> </w:t>
      </w:r>
    </w:p>
    <w:p w14:paraId="61175F68" w14:textId="77777777" w:rsidR="00082DDE" w:rsidRDefault="00000000">
      <w:pPr>
        <w:pStyle w:val="BodyText"/>
      </w:pPr>
      <w:r>
        <w:t> </w:t>
      </w:r>
    </w:p>
    <w:p w14:paraId="58B4037A" w14:textId="77777777" w:rsidR="00082DDE" w:rsidRDefault="00000000">
      <w:pPr>
        <w:pStyle w:val="BodyText"/>
      </w:pPr>
      <w:r>
        <w:t> </w:t>
      </w:r>
    </w:p>
    <w:p w14:paraId="0CF65257" w14:textId="77777777" w:rsidR="00082DDE" w:rsidRDefault="00000000">
      <w:pPr>
        <w:pStyle w:val="BodyText"/>
      </w:pPr>
      <w:r>
        <w:t> </w:t>
      </w:r>
    </w:p>
    <w:p w14:paraId="60C1801C" w14:textId="77777777" w:rsidR="00082DDE" w:rsidRDefault="00000000">
      <w:pPr>
        <w:pStyle w:val="BodyText"/>
      </w:pPr>
      <w:r>
        <w:t> </w:t>
      </w:r>
    </w:p>
    <w:p w14:paraId="7A5CAE53" w14:textId="77777777" w:rsidR="00082DDE" w:rsidRDefault="00000000">
      <w:pPr>
        <w:pStyle w:val="BodyText"/>
      </w:pPr>
      <w:r>
        <w:t> </w:t>
      </w:r>
    </w:p>
    <w:p w14:paraId="5098A588" w14:textId="77777777" w:rsidR="00082DDE" w:rsidRDefault="00000000">
      <w:pPr>
        <w:pStyle w:val="Author"/>
      </w:pPr>
      <w:r>
        <w:lastRenderedPageBreak/>
        <w:t>Author note</w:t>
      </w:r>
    </w:p>
    <w:p w14:paraId="0B132428" w14:textId="5899747D" w:rsidR="00082DDE" w:rsidRDefault="00000000">
      <w:pPr>
        <w:pStyle w:val="BodyText"/>
      </w:pPr>
      <w:r>
        <w:t>All materials, data</w:t>
      </w:r>
      <w:ins w:id="5" w:author="Nicholas Alvaro Coles" w:date="2024-01-19T08:25:00Z">
        <w:r w:rsidR="003E2640">
          <w:t xml:space="preserve"> (raw and processed)</w:t>
        </w:r>
      </w:ins>
      <w:r>
        <w:t xml:space="preserve">, code, and pre-registrations (for Studies 1 and 2) are openly available at </w:t>
      </w:r>
      <w:hyperlink r:id="rId7">
        <w:r>
          <w:rPr>
            <w:rStyle w:val="Hyperlink"/>
          </w:rPr>
          <w:t>https://osf</w:t>
        </w:r>
        <w:r>
          <w:rPr>
            <w:rStyle w:val="Hyperlink"/>
          </w:rPr>
          <w:t>.</w:t>
        </w:r>
        <w:r>
          <w:rPr>
            <w:rStyle w:val="Hyperlink"/>
          </w:rPr>
          <w:t>io/3hkre/</w:t>
        </w:r>
      </w:hyperlink>
      <w:r>
        <w:t>. This work was supported by the John Templeton Foundation (grant # 62295). The funder had no role in the preparation of the manuscript or decision to publish. We thank (1) Morgan H. Wyatt for assistance with the meta-analysis and code review, (2) Anjie Cao for assistance with code review, and (3) John Borghi for assistance developing the literature search strategy.</w:t>
      </w:r>
    </w:p>
    <w:p w14:paraId="785ECC86" w14:textId="77777777" w:rsidR="00082DDE" w:rsidRDefault="00000000">
      <w:pPr>
        <w:pStyle w:val="BodyText"/>
      </w:pPr>
      <w:r>
        <w:t>The authors made the following contributions. Nicholas A. Coles: Conceptualization, Data Curation, Formal Analysis, Investigation, Methodology, Project administration, Software, Supervision, Visualization, Writing - Original Draft Preparation, Writing - Review &amp; Editing; Michael C. Frank: Formal Analysis, Investigation, Methodology, Project administration, Resources, Software, Supervision, Visualization, Writing - Review &amp; Editing.</w:t>
      </w:r>
    </w:p>
    <w:p w14:paraId="67D92125" w14:textId="77777777" w:rsidR="00082DDE" w:rsidRDefault="00000000">
      <w:pPr>
        <w:pStyle w:val="BodyText"/>
      </w:pPr>
      <w:r>
        <w:t xml:space="preserve">Correspondence concerning this article should be addressed to Nicholas A. Coles, Cordura Hall, 210 Panama St, Stanford, CA 94305. E-mail: </w:t>
      </w:r>
      <w:hyperlink r:id="rId8">
        <w:r>
          <w:rPr>
            <w:rStyle w:val="Hyperlink"/>
          </w:rPr>
          <w:t>ncoles@stanford.edu</w:t>
        </w:r>
      </w:hyperlink>
    </w:p>
    <w:p w14:paraId="0FD97B03" w14:textId="77777777" w:rsidR="00082DDE" w:rsidRDefault="00000000">
      <w:pPr>
        <w:pStyle w:val="h1-pagebreak"/>
      </w:pPr>
      <w:r>
        <w:lastRenderedPageBreak/>
        <w:t>Abstract</w:t>
      </w:r>
    </w:p>
    <w:p w14:paraId="2550CB27" w14:textId="016969D1" w:rsidR="00082DDE" w:rsidRDefault="00000000">
      <w:pPr>
        <w:pStyle w:val="BodyText"/>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experimental tests of demand effects by manipulating the hypothesis communicated to participants. </w:t>
      </w:r>
      <w:ins w:id="6" w:author="Nicholas Alvaro Coles" w:date="2024-01-19T08:10:00Z">
        <w:r w:rsidR="009766ED">
          <w:t>T</w:t>
        </w:r>
        <w:r w:rsidR="009766ED">
          <w:t>hree-level meta-analysis</w:t>
        </w:r>
        <w:r w:rsidR="009766ED" w:rsidDel="009766ED">
          <w:t xml:space="preserve"> </w:t>
        </w:r>
      </w:ins>
      <w:del w:id="7" w:author="Nicholas Alvaro Coles" w:date="2024-01-19T08:10:00Z">
        <w:r w:rsidDel="009766ED">
          <w:delText xml:space="preserve">Results </w:delText>
        </w:r>
      </w:del>
      <w:r>
        <w:t>indicated that demand characteristics tend to produce small overall increases in hypothesis-consistent responding (</w:t>
      </w:r>
      <w:r>
        <w:rPr>
          <w:i/>
          <w:iCs/>
        </w:rPr>
        <w:t>d</w:t>
      </w:r>
      <w:r>
        <w:t xml:space="preserve"> = 0.22, 95% CI [0.11, 0.33]). However, </w:t>
      </w:r>
      <w:ins w:id="8" w:author="Nicholas Alvaro Coles" w:date="2024-01-19T08:13:00Z">
        <w:r w:rsidR="009766ED">
          <w:t xml:space="preserve">the </w:t>
        </w:r>
      </w:ins>
      <w:del w:id="9" w:author="Nicholas Alvaro Coles" w:date="2024-01-19T08:13:00Z">
        <w:r w:rsidDel="009766ED">
          <w:delText xml:space="preserve">these </w:delText>
        </w:r>
      </w:del>
      <w:r>
        <w:t xml:space="preserve">effects were extremely heterogeneous (between-study </w:t>
      </w:r>
      <m:oMath>
        <m:r>
          <w:rPr>
            <w:rFonts w:ascii="Cambria Math" w:hAnsi="Cambria Math"/>
          </w:rPr>
          <m:t>τ</m:t>
        </m:r>
      </m:oMath>
      <w:r>
        <w:t xml:space="preserve"> = 0.31; within-study </w:t>
      </w:r>
      <m:oMath>
        <m:r>
          <w:rPr>
            <w:rFonts w:ascii="Cambria Math" w:hAnsi="Cambria Math"/>
          </w:rPr>
          <m:t>σ</m:t>
        </m:r>
      </m:oMath>
      <w:r>
        <w:t xml:space="preserve"> = 0.20), with the estimated distribution of true effects ranging from </w:t>
      </w:r>
      <w:r>
        <w:rPr>
          <w:i/>
          <w:iCs/>
        </w:rPr>
        <w:t>d</w:t>
      </w:r>
      <w:r>
        <w:t xml:space="preserve"> = 1.98 (a massive increase in hypothesis-consistent responding) to </w:t>
      </w:r>
      <w:r>
        <w:rPr>
          <w:i/>
          <w:iCs/>
        </w:rPr>
        <w:t>d</w:t>
      </w:r>
      <w:r>
        <w:t xml:space="preserve"> = -1.44 (a massive increase in hypothesis-</w:t>
      </w:r>
      <w:r>
        <w:rPr>
          <w:i/>
          <w:iCs/>
        </w:rPr>
        <w:t>in</w:t>
      </w:r>
      <w:r>
        <w:t xml:space="preserve">consistent responding). Contrary to conventional motivation accounts, we did not find evidence that demand effects were driven by </w:t>
      </w:r>
      <w:ins w:id="10" w:author="Nicholas Alvaro Coles" w:date="2024-01-19T08:13:00Z">
        <w:r w:rsidR="009766ED">
          <w:t xml:space="preserve">post-hoc measures of </w:t>
        </w:r>
      </w:ins>
      <w:r>
        <w:t xml:space="preserve">participants’ motivation or opportunity to adjust their responses. We did, however, find robust evidence for accounts that emphasize the role of participants’ expectancies about the hypothesized effects. Similar findings emerged in a </w:t>
      </w:r>
      <w:del w:id="11" w:author="Nicholas Alvaro Coles" w:date="2024-01-19T08:11:00Z">
        <w:r w:rsidDel="009766ED">
          <w:delText xml:space="preserve">direct </w:delText>
        </w:r>
      </w:del>
      <w:ins w:id="12" w:author="Nicholas Alvaro Coles" w:date="2024-01-19T08:11:00Z">
        <w:r w:rsidR="009766ED">
          <w:t>close</w:t>
        </w:r>
        <w:r w:rsidR="009766ED">
          <w:t xml:space="preserve"> </w:t>
        </w:r>
      </w:ins>
      <w:r>
        <w:t>replication of one recent study included in the meta-analysis. Taken together, results underscore the importance – and challenges – of understanding and controlling for demand characteristics in experimental design.</w:t>
      </w:r>
    </w:p>
    <w:p w14:paraId="278E5F53" w14:textId="77777777" w:rsidR="00082DDE" w:rsidRDefault="00000000">
      <w:pPr>
        <w:pStyle w:val="BodyText"/>
      </w:pPr>
      <w:r>
        <w:rPr>
          <w:i/>
          <w:iCs/>
        </w:rPr>
        <w:t>Keywords:</w:t>
      </w:r>
      <w:r>
        <w:t xml:space="preserve"> demand characteristics, expectancies, placebo, confounds, research methods, meta-analysis</w:t>
      </w:r>
    </w:p>
    <w:p w14:paraId="1BEBC9EC" w14:textId="77777777" w:rsidR="00082DDE" w:rsidRDefault="00000000">
      <w:pPr>
        <w:pStyle w:val="h1-pagebreak"/>
      </w:pPr>
      <w:r>
        <w:lastRenderedPageBreak/>
        <w:t>A quantitative review of demand characteristics and their underlying mechanisms</w:t>
      </w:r>
    </w:p>
    <w:p w14:paraId="3FAE233F" w14:textId="77777777" w:rsidR="00082DDE" w:rsidRDefault="00000000">
      <w:pPr>
        <w:pStyle w:val="BodyText"/>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 </w:t>
      </w:r>
      <w:r>
        <w:rPr>
          <w:i/>
          <w:iCs/>
        </w:rPr>
        <w:t>methodological artifact</w:t>
      </w:r>
      <w:r>
        <w:t>.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Sometimes the artifact seems to matter, other times it doesn’t – and its underlying mechanisms are poorly understood.</w:t>
      </w:r>
    </w:p>
    <w:p w14:paraId="168B10CA" w14:textId="77777777" w:rsidR="00082DDE" w:rsidRDefault="00000000">
      <w:pPr>
        <w:pStyle w:val="BodyText"/>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 </w:t>
      </w:r>
      <w:r>
        <w:rPr>
          <w:i/>
          <w:iCs/>
        </w:rPr>
        <w:t>demand characteristics</w:t>
      </w:r>
      <w:r>
        <w:t>.</w:t>
      </w:r>
    </w:p>
    <w:p w14:paraId="700FD43F" w14:textId="77777777" w:rsidR="00082DDE" w:rsidRDefault="00000000">
      <w:pPr>
        <w:pStyle w:val="BodyText"/>
      </w:pPr>
      <w:r>
        <w:t xml:space="preserve">In a seminal paper, Martin Orne (1962) argued that human subjects are perceptive to demand characteristics – “cues which convey an experimental hypothesis” – and generally use these cues to help the experimenter confirm their hypothesis (1962, p. 779). Orne initially focused on evidence that demand characteristics can lead to false positives, such as patients exhibiting sham symptoms of hypnosis (Orne, 1959). However,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w:t>
      </w:r>
      <w:r>
        <w:lastRenderedPageBreak/>
        <w:t xml:space="preserve">relationships. For example, the effects of facial poses on self-reported emotion can be amplified </w:t>
      </w:r>
      <w:r>
        <w:rPr>
          <w:i/>
          <w:iCs/>
        </w:rPr>
        <w:t>or</w:t>
      </w:r>
      <w:r>
        <w:t xml:space="preserve"> attenuated 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direct manipulations of demand characteristics consistently failed to impact participants’ responses (Mummolo &amp; Peterson, 2019).</w:t>
      </w:r>
    </w:p>
    <w:p w14:paraId="2A4E5DF0" w14:textId="77777777" w:rsidR="00082DDE" w:rsidRDefault="00000000">
      <w:pPr>
        <w:pStyle w:val="BodyText"/>
      </w:pPr>
      <w:r>
        <w:t>As this brief review shows, demand characteristics are uncomfortably close to the mysterious methodological artifact described in the opening of the paper. Demand effects are a literal textbook methodological concern in experimental psychology (Sharpe &amp; Whelton, 2016), but their magnitude, direction, and consistency remain unclear. In the present paper, we use meta-analysis and replication to take stock of what we know about demand characteristics. We begin by briefly reviewing mechanisms commonly theorized to underlie their effects.</w:t>
      </w:r>
    </w:p>
    <w:p w14:paraId="1B768D24" w14:textId="77777777" w:rsidR="00082DDE" w:rsidRDefault="00000000">
      <w:pPr>
        <w:pStyle w:val="Heading2"/>
      </w:pPr>
      <w:bookmarkStart w:id="13" w:name="Xa0d64ece604650f58e403bddeb4af76aa562f5e"/>
      <w:r>
        <w:t>How do demand characteristics alter participant responses?</w:t>
      </w:r>
    </w:p>
    <w:p w14:paraId="2E116676" w14:textId="77777777" w:rsidR="00082DDE" w:rsidRDefault="00000000">
      <w:pPr>
        <w:pStyle w:val="FirstParagraph"/>
      </w:pPr>
      <w:r>
        <w:t>Historically, there has been little agreement about how demand characteristics alter participant responses. A detailed review of such disagreements is outside the scope of our quantitative review (but see Corneille &amp; Lush, 2022 for a comprehensive survey). We focus instead on two broad classes of commonly discussed mechanisms: motivations and expectancies.</w:t>
      </w:r>
    </w:p>
    <w:p w14:paraId="6C94822C" w14:textId="77777777" w:rsidR="00082DDE" w:rsidRDefault="00000000">
      <w:pPr>
        <w:pStyle w:val="Heading2"/>
      </w:pPr>
      <w:bookmarkStart w:id="14" w:name="motivation-accounts"/>
      <w:bookmarkEnd w:id="13"/>
      <w:r>
        <w:t>Motivation accounts</w:t>
      </w:r>
    </w:p>
    <w:p w14:paraId="1852D2DD" w14:textId="77777777" w:rsidR="00082DDE" w:rsidRDefault="00000000">
      <w:pPr>
        <w:pStyle w:val="FirstParagraph"/>
      </w:pPr>
      <w:r>
        <w:t xml:space="preserve">Broadly speaking, </w:t>
      </w:r>
      <w:r>
        <w:rPr>
          <w:i/>
          <w:iCs/>
        </w:rPr>
        <w:t>motivation accounts</w:t>
      </w:r>
      <w:r>
        <w:t xml:space="preserve"> posit that demand effects are mediated by participants’ motivation (or lack thereof) to provide hypothesis-consistent responses (Rosnow &amp; Aiken, 1973; Strohmetz, 2008). One of the most influential motivation accounts of demand characteristics was developed by Rosnow and Rosenthal (1997), who proposed three key </w:t>
      </w:r>
      <w:r>
        <w:lastRenderedPageBreak/>
        <w:t>moderators: (1) receptivity to cues, (2) motivation to provide hypothesis-consistent responses, and (3) opportunity to alter responses (Figure 1). To start, Rosnow and Rosenthal (1997) reasoned that participants must be receptive to demand characteristics for there to be response bias (see also Rosnow &amp; Aiken, 1973; Strohmetz, 2008). As an extreme example, imagine that a researcher hands an infant a sheet of paper that precisely explains the study hypothesis. Demand characteristics are certainly present, but they are not predicted to have an impact because the infant is not receptive to the cues. We mention this moderator for the sake of comprehensiveness, but we will largely focus the rest of the paper on the two other proposed moderators: motivation and opportunity.</w:t>
      </w:r>
    </w:p>
    <w:p w14:paraId="3C702BF2" w14:textId="77777777" w:rsidR="00082DDE" w:rsidRDefault="00000000">
      <w:pPr>
        <w:pStyle w:val="BodyText"/>
      </w:pPr>
      <w:r>
        <w:t xml:space="preserve">If and when participants noticed demand characteristics, Rosnow and Rosenthal (1997) theorized that subsequent changes in participants’ responses would then be driven by their motivation (or lack thereof) to provide hypothesis-consistent responses. Early work on demand characteristics was marked by diebates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Rosnow and Rosenthal (1997), however, advanced these ideas by demonstrating that participants have </w:t>
      </w:r>
      <w:r>
        <w:rPr>
          <w:i/>
          <w:iCs/>
        </w:rPr>
        <w:t>multiple</w:t>
      </w:r>
      <w:r>
        <w:t xml:space="preserve"> shifting motivations in mind when they conceptualize their roles as subjects (Rosnow &amp; Rosenthal, 1997).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Rosenthal (1997), thus, suggested that participants in any given context can be characterized as being overall motivated to either: (a) non-acquiesce (i.e., not change their responses based on </w:t>
      </w:r>
      <w:r>
        <w:lastRenderedPageBreak/>
        <w:t>knowledge about the hypothesis), (b) acquiesce (i.e., provide hypothesis-consistent responses), or (c) counter-acquiesce (i.e., provide hypothesis-inconsistent responses).</w:t>
      </w:r>
    </w:p>
    <w:p w14:paraId="3652BD94" w14:textId="77777777" w:rsidR="00082DDE" w:rsidRDefault="00000000">
      <w:pPr>
        <w:pStyle w:val="BodyText"/>
      </w:pPr>
      <w:r>
        <w:t>If participants are motivated to adjust their response, Rosnow and Rosenthal (1997) theorized that subsequent changes in participants’ responses would then be driven by their ability to alter the outcome of interest. For example, participants can more readily alter responses to self-report measures of prejudice, as opposed to reaction-time-based measures like the Implicit Association Test (Greenwald, McGhee, &amp; Schwartz, 1998). Taking this third moderator – opportunity – into account, Rosnow and Rosenthal concluded that demand characteristics only produce response biases when participants (1) notice the cues, (2) are motivated to adjust their responses, and (3) can adjust their responses.</w:t>
      </w:r>
      <w:r>
        <w:rPr>
          <w:rStyle w:val="FootnoteReference"/>
        </w:rPr>
        <w:footnoteReference w:id="1"/>
      </w:r>
      <w:r>
        <w:t xml:space="preserve"> This influential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expectancies.</w:t>
      </w:r>
    </w:p>
    <w:p w14:paraId="1F3FA85D" w14:textId="77777777" w:rsidR="00082DDE" w:rsidRDefault="00000000">
      <w:pPr>
        <w:pStyle w:val="Heading2"/>
      </w:pPr>
      <w:bookmarkStart w:id="15" w:name="expectancy-accounts"/>
      <w:bookmarkEnd w:id="14"/>
      <w:r>
        <w:lastRenderedPageBreak/>
        <w:t>Expectancy accounts</w:t>
      </w:r>
    </w:p>
    <w:p w14:paraId="682ACA34" w14:textId="77777777" w:rsidR="00082DDE" w:rsidRDefault="00000000">
      <w:pPr>
        <w:pStyle w:val="FirstParagraph"/>
      </w:pPr>
      <w:r>
        <w:t xml:space="preserve">Whereas motivation accounts emphasize the role of participants’ motivation to provide hypothesis-consistent responses, </w:t>
      </w:r>
      <w:r>
        <w:rPr>
          <w:i/>
          <w:iCs/>
        </w:rPr>
        <w:t>expectancy accounts</w:t>
      </w:r>
      <w:r>
        <w:t xml:space="preserve"> developed in related work on placebo (Stewart-Williams &amp; Podd, 2004) and mindset (Zion &amp; Crum, 2018) effects raise a different possibility: demand effects may be mediated by the extent to which participants expect the hypothesized effect to emerge. As an example of this distinction, imagine that a participant knows that a researcher expects an intervention to boost mood. On one hand, a motivation account might predict that participants will intentionally adjust their mood reports because they are motivated to help the experimenter confirm their hypothesis (an idea sometimes referred to as a “good subject effect”). On the other hand, an expectancy account might predict that participants will unintentionally experience a change in mood due to the activation and/or shaping of expectancies.</w:t>
      </w:r>
    </w:p>
    <w:p w14:paraId="4C9C259A" w14:textId="77777777" w:rsidR="00082DDE" w:rsidRDefault="00000000">
      <w:pPr>
        <w:pStyle w:val="BodyText"/>
      </w:pPr>
      <w:r>
        <w:t>In a review on placebo effects, Stewart-Williams and Podd (2004) provided a framework that can be extended to demand effects. In this framework, they suggested that placebo effects can be driven both by previously-learned associations (e.g., via classical conditioning) and newly presented information (e.g., demand characteristics). Although Stewart-Williams and Podd (2004) never mentioned demand characteristics, demand effects are conceptually similar to what they describe as “nonpharmacological placebo effects in humans,” which they hypothesized are “mediated entirely by expectancies” (p. 338).</w:t>
      </w:r>
    </w:p>
    <w:p w14:paraId="1D5B5053" w14:textId="77777777" w:rsidR="00082DDE" w:rsidRDefault="00000000">
      <w:pPr>
        <w:pStyle w:val="Heading2"/>
      </w:pPr>
      <w:bookmarkStart w:id="16" w:name="hybrid-accounts"/>
      <w:bookmarkEnd w:id="15"/>
      <w:r>
        <w:t>Hybrid accounts</w:t>
      </w:r>
    </w:p>
    <w:p w14:paraId="53254FA7" w14:textId="77777777" w:rsidR="00082DDE" w:rsidRDefault="00000000">
      <w:pPr>
        <w:pStyle w:val="FirstParagraph"/>
      </w:pPr>
      <w:r>
        <w:t xml:space="preserve">A third possibility recently discussed by Coles, Gaertner, et al. (2022) is that demand effects are mediated by </w:t>
      </w:r>
      <w:r>
        <w:rPr>
          <w:i/>
          <w:iCs/>
        </w:rPr>
        <w:t>both</w:t>
      </w:r>
      <w:r>
        <w:t xml:space="preserve"> motivation- and expectancy-based mechanisms. Consistent with this reasoning, Coles, Gaertner, et al. (2022) found that participants’ expectations about facial </w:t>
      </w:r>
      <w:r>
        <w:lastRenderedPageBreak/>
        <w:t>feedback effects did not always match the hypothesis communicated in the demand characteristics manipulation; Some participants, for example, said they believed facial feedback effects were real despite being told that the researcher hypothesized the opposite. Furthermore, both the communicated hypothesis and measures of participants’ expectations moderated the effects of posed expressions on emotion. This finding bolsters claims that demand characteristics can impact participants responses via both motivation- and expectancy-based mechanisms, the latter which may operate even when participants have neither the motivation nor the opportunity to adjust their responses.</w:t>
      </w:r>
    </w:p>
    <w:p w14:paraId="596D88CB" w14:textId="77777777" w:rsidR="00082DDE" w:rsidRDefault="00000000">
      <w:pPr>
        <w:pStyle w:val="CaptionedFigure"/>
      </w:pPr>
      <w:r>
        <w:rPr>
          <w:noProof/>
        </w:rPr>
        <w:drawing>
          <wp:inline distT="0" distB="0" distL="0" distR="0" wp14:anchorId="01F511DB" wp14:editId="31BAAC0B">
            <wp:extent cx="5969000" cy="4353858"/>
            <wp:effectExtent l="0" t="0" r="0" b="0"/>
            <wp:docPr id="27" name="Picture" descr="Figure 1.  Examples of expectancy (Stewart-Williams &amp; Podd, 2004), motivation (Rosnow and Rosenthal, 1997) and hybrid (Coles, Gaertner, et al., 2022) frameworks for conceptualizing how demand characteristics can lead to increases (green), decreases (red), or no shift (light grey) in hypothesis-consistent responding."/>
            <wp:cNvGraphicFramePr/>
            <a:graphic xmlns:a="http://schemas.openxmlformats.org/drawingml/2006/main">
              <a:graphicData uri="http://schemas.openxmlformats.org/drawingml/2006/picture">
                <pic:pic xmlns:pic="http://schemas.openxmlformats.org/drawingml/2006/picture">
                  <pic:nvPicPr>
                    <pic:cNvPr id="28" name="Picture" descr="images/metaware_framework.png"/>
                    <pic:cNvPicPr>
                      <a:picLocks noChangeAspect="1" noChangeArrowheads="1"/>
                    </pic:cNvPicPr>
                  </pic:nvPicPr>
                  <pic:blipFill>
                    <a:blip r:embed="rId9"/>
                    <a:stretch>
                      <a:fillRect/>
                    </a:stretch>
                  </pic:blipFill>
                  <pic:spPr bwMode="auto">
                    <a:xfrm>
                      <a:off x="0" y="0"/>
                      <a:ext cx="5969000" cy="4353858"/>
                    </a:xfrm>
                    <a:prstGeom prst="rect">
                      <a:avLst/>
                    </a:prstGeom>
                    <a:noFill/>
                    <a:ln w="9525">
                      <a:noFill/>
                      <a:headEnd/>
                      <a:tailEnd/>
                    </a:ln>
                  </pic:spPr>
                </pic:pic>
              </a:graphicData>
            </a:graphic>
          </wp:inline>
        </w:drawing>
      </w:r>
    </w:p>
    <w:p w14:paraId="5A25A664" w14:textId="77777777" w:rsidR="00082DDE" w:rsidRDefault="00000000">
      <w:pPr>
        <w:pStyle w:val="ImageCaption"/>
      </w:pPr>
      <w:r>
        <w:t xml:space="preserve">Figure 1: Examples of expectancy (Stewart-Williams &amp; Podd, 2004), motivation (Rosnow and Rosenthal, 1997) and hybrid (Coles, Gaertner, et al., 2022) frameworks for conceptualizing how </w:t>
      </w:r>
      <w:r>
        <w:lastRenderedPageBreak/>
        <w:t>demand characteristics can lead to increases (green), decreases (red), or no shift (light grey) in hypothesis-consistent responding.</w:t>
      </w:r>
    </w:p>
    <w:p w14:paraId="716D3194" w14:textId="77777777" w:rsidR="00082DDE" w:rsidRDefault="00000000">
      <w:pPr>
        <w:pStyle w:val="Heading2"/>
      </w:pPr>
      <w:bookmarkStart w:id="17" w:name="the-current-paper"/>
      <w:bookmarkEnd w:id="16"/>
      <w:r>
        <w:t>The current paper</w:t>
      </w:r>
    </w:p>
    <w:p w14:paraId="0513E026" w14:textId="74DFE266" w:rsidR="00082DDE" w:rsidRDefault="00000000">
      <w:pPr>
        <w:pStyle w:val="FirstParagraph"/>
      </w:pPr>
      <w:r>
        <w:t xml:space="preserve">The goal of the current paper is to take stock of the literature on demand characteristics: what is the overall expected effect, how reliable is the effect, and what types of study features and psychological processes moderate the effect? In Study 1, we report a meta-analysis of strict experimental tests of the effects of demand characteristics. We then examine several study features (e.g., whether participants are paid) that may moderate these effects. In Study 2, we report an extension of the meta-analysis that examines whether observed effect size variability can be explained by factors commonly discussed in motivation accounts (i.e., motivation and opportunity to adjust responses) and expectancy accounts (i.e., expectations about the hypothesized effect). To conduct this moderation analysis, we derived estimates of these </w:t>
      </w:r>
      <w:del w:id="18" w:author="Nicholas Alvaro Coles" w:date="2024-01-19T08:16:00Z">
        <w:r w:rsidDel="009766ED">
          <w:delText xml:space="preserve">factors </w:delText>
        </w:r>
      </w:del>
      <w:ins w:id="19" w:author="Nicholas Alvaro Coles" w:date="2024-01-19T08:16:00Z">
        <w:r w:rsidR="009766ED">
          <w:t>constructs</w:t>
        </w:r>
        <w:r w:rsidR="009766ED">
          <w:t xml:space="preserve"> </w:t>
        </w:r>
      </w:ins>
      <w:r>
        <w:t>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hypothesized effect would occur. We also examined how well these raters could predict the effects of demand characteristic manipulations in the meta-analysis.</w:t>
      </w:r>
    </w:p>
    <w:p w14:paraId="668ABC23" w14:textId="77777777" w:rsidR="00082DDE" w:rsidRDefault="00000000">
      <w:pPr>
        <w:pStyle w:val="BodyText"/>
      </w:pPr>
      <w:r>
        <w:t xml:space="preserve">Although meta-analysis allows us to bring a large body of data to bear on questions about demand characteristics, heterogeneity and an inability to directly measure motivation and expectations in the existing literature limit any conclusions (Simonsohn, Simmons, &amp; Nelson, 2022). Thus, in Study 3, we report a replication experiment that re-examines motivation and expectancy accounts. In this replication, we manipulated demand characteristics in an experiment on the effects of facial poses on emotional experience (Coles, Larsen, &amp; Lench, 2019; Coles, </w:t>
      </w:r>
      <w:r>
        <w:lastRenderedPageBreak/>
        <w:t>March, et al., 2022). We then examined the extent to which the effect was moderated by motivation to adjust responses, opportunity to adjust responses, and expectations about the hypothesized effect – allowing us to gather measurements directly related to motivation and expectancy accounts of demand effects.</w:t>
      </w:r>
    </w:p>
    <w:p w14:paraId="73607C9A" w14:textId="77777777" w:rsidR="00082DDE" w:rsidRDefault="00000000">
      <w:pPr>
        <w:pStyle w:val="Heading1"/>
      </w:pPr>
      <w:bookmarkStart w:id="20" w:name="study-1"/>
      <w:bookmarkEnd w:id="17"/>
      <w:r>
        <w:t>Study 1</w:t>
      </w:r>
    </w:p>
    <w:p w14:paraId="579923BE" w14:textId="77777777" w:rsidR="00082DDE" w:rsidRDefault="00000000">
      <w:pPr>
        <w:pStyle w:val="FirstParagraph"/>
      </w:pPr>
      <w:r>
        <w:t>Study 1 was designed to provide a quantitative synthesis of demand effects via meta-analysis.</w:t>
      </w:r>
    </w:p>
    <w:p w14:paraId="28FD1D58" w14:textId="77777777" w:rsidR="00082DDE" w:rsidRDefault="00000000">
      <w:pPr>
        <w:pStyle w:val="Heading2"/>
      </w:pPr>
      <w:bookmarkStart w:id="21" w:name="methodology"/>
      <w:r>
        <w:t>Methodology</w:t>
      </w:r>
    </w:p>
    <w:p w14:paraId="115B9356" w14:textId="77777777" w:rsidR="00082DDE" w:rsidRDefault="00000000">
      <w:pPr>
        <w:pStyle w:val="FirstParagraph"/>
      </w:pPr>
      <w:r>
        <w:t xml:space="preserve">We defined the scope of the meta-analysis using the Population, Intervention, Comparison, Outcome framework (Schardt, Adams, Owens, Keitz, &amp; Fontelo, 2007). Our population-of-interest was human subjects participating in non-clinical studies. We excluded clinical studies so that we could focus on research that better isolates the discipline (experimental psychology) and mechanisms (motivation accounts) most </w:t>
      </w:r>
      <w:r>
        <w:rPr>
          <w:i/>
          <w:iCs/>
        </w:rPr>
        <w:t>conventionally</w:t>
      </w:r>
      <w:r>
        <w:t xml:space="preserve"> discussed in the demand characteristics literature. Given that there is a sizable literature on placebo effects, excluding clinical studies also improved the feasibility of the meta-analysis.</w:t>
      </w:r>
    </w:p>
    <w:p w14:paraId="012FFFF8" w14:textId="77777777" w:rsidR="00082DDE"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potentially boundless conceptual space where any systematic change in a research design might </w:t>
      </w:r>
      <w:r>
        <w:lastRenderedPageBreak/>
        <w:t>be considered a test of demand characteristics. To bound and simplify the conceptual space, we focused on explicit manipulations of the hypothesis communicated to participants.</w:t>
      </w:r>
    </w:p>
    <w:p w14:paraId="297B89A3" w14:textId="77777777" w:rsidR="00082DDE"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035C0311" w14:textId="77777777" w:rsidR="00082DDE" w:rsidRDefault="00000000">
      <w:pPr>
        <w:pStyle w:val="Heading3"/>
        <w:framePr w:wrap="around"/>
      </w:pPr>
      <w:bookmarkStart w:id="22" w:name="literature-search"/>
      <w:r>
        <w:t>Literature search.</w:t>
      </w:r>
    </w:p>
    <w:p w14:paraId="7BEE61C6" w14:textId="77777777" w:rsidR="00082DDE"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14:paraId="0329F324" w14:textId="77777777" w:rsidR="00082DDE" w:rsidRDefault="00000000">
      <w:pPr>
        <w:pStyle w:val="BodyText"/>
      </w:pPr>
      <w:r>
        <w:t>On January 12, 2022, we searched APA PsycInfo using broad search terms: “demand characteristics” OR “hypothesis awareness”. Our search went as far back as 1840, which yielded 851 records. We also released a call for unpublished studies on the Society for Personality and Social Psychology Open Forum; Twitter; the Facebook Psychological Methods Discussion group; and the Facebook PsychMAP group. This call yielded 3 additional records. In total, 97 of the records were unpublished.</w:t>
      </w:r>
    </w:p>
    <w:p w14:paraId="7B614DDE" w14:textId="77777777" w:rsidR="00082DDE" w:rsidRDefault="00000000">
      <w:pPr>
        <w:pStyle w:val="Heading3"/>
        <w:framePr w:wrap="around"/>
      </w:pPr>
      <w:bookmarkStart w:id="23" w:name="screening"/>
      <w:bookmarkEnd w:id="22"/>
      <w:r>
        <w:t>Screening.</w:t>
      </w:r>
    </w:p>
    <w:p w14:paraId="5EF53AC8" w14:textId="77777777" w:rsidR="00082DDE" w:rsidRDefault="00000000">
      <w:pPr>
        <w:pStyle w:val="FirstParagraph"/>
      </w:pPr>
      <w:r>
        <w:t>To be eligible for inclusion in the meta-analysis, the following criteria must have been met:</w:t>
      </w:r>
    </w:p>
    <w:p w14:paraId="00DCE240" w14:textId="77777777" w:rsidR="00082DDE" w:rsidRDefault="00000000">
      <w:pPr>
        <w:numPr>
          <w:ilvl w:val="0"/>
          <w:numId w:val="18"/>
        </w:numPr>
      </w:pPr>
      <w:r>
        <w:t xml:space="preserve">The researcher manipulated what participants were told about the effect of an independent variable on a dependent variable. This criterion included both </w:t>
      </w:r>
      <w:r>
        <w:rPr>
          <w:i/>
          <w:iCs/>
        </w:rPr>
        <w:t>positive demand</w:t>
      </w:r>
      <w:r>
        <w:t xml:space="preserve"> (participants told that the dependent variable will increase), </w:t>
      </w:r>
      <w:r>
        <w:rPr>
          <w:i/>
          <w:iCs/>
        </w:rPr>
        <w:t>negative demand</w:t>
      </w:r>
      <w:r>
        <w:t xml:space="preserve"> (participants </w:t>
      </w:r>
      <w:r>
        <w:lastRenderedPageBreak/>
        <w:t xml:space="preserve">told that the dependent variable will decrease) and </w:t>
      </w:r>
      <w:r>
        <w:rPr>
          <w:i/>
          <w:iCs/>
        </w:rPr>
        <w:t>nil demand</w:t>
      </w:r>
      <w:r>
        <w:t xml:space="preserve"> (participants told the dependent variable will be unaffected) conditions. Often, these conditions were compared to a </w:t>
      </w:r>
      <w:r>
        <w:rPr>
          <w:i/>
          <w:iCs/>
        </w:rPr>
        <w:t>control</w:t>
      </w:r>
      <w:r>
        <w:t xml:space="preserve"> condition, where participants were not told about an effect of an independent variable on a dependent variable.</w:t>
      </w:r>
      <w:r>
        <w:rPr>
          <w:rStyle w:val="FootnoteReference"/>
        </w:rPr>
        <w:footnoteReference w:id="2"/>
      </w:r>
    </w:p>
    <w:p w14:paraId="34E071B0" w14:textId="77777777" w:rsidR="00082DDE" w:rsidRDefault="00000000">
      <w:pPr>
        <w:numPr>
          <w:ilvl w:val="0"/>
          <w:numId w:val="18"/>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21764EDF" w14:textId="77777777" w:rsidR="00082DDE" w:rsidRDefault="00000000">
      <w:pPr>
        <w:numPr>
          <w:ilvl w:val="0"/>
          <w:numId w:val="18"/>
        </w:numPr>
      </w:pPr>
      <w:r>
        <w:t>Information necessary for computing at least one effect size was included.</w:t>
      </w:r>
    </w:p>
    <w:p w14:paraId="52BC8F80" w14:textId="77777777" w:rsidR="00082DDE"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32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-212.57).</w:t>
      </w:r>
    </w:p>
    <w:p w14:paraId="26D9F276" w14:textId="77777777" w:rsidR="00082DDE" w:rsidRDefault="00000000">
      <w:pPr>
        <w:pStyle w:val="Heading3"/>
        <w:framePr w:wrap="around"/>
      </w:pPr>
      <w:bookmarkStart w:id="24" w:name="effect-size-index"/>
      <w:bookmarkEnd w:id="23"/>
      <w:r>
        <w:lastRenderedPageBreak/>
        <w:t>Effect size index.</w:t>
      </w:r>
    </w:p>
    <w:p w14:paraId="123769A5" w14:textId="77777777" w:rsidR="00082DDE"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72DC8B12" w14:textId="77777777" w:rsidR="00082DDE" w:rsidRDefault="00000000">
      <w:pPr>
        <w:pStyle w:val="BodyText"/>
      </w:pPr>
      <w:r>
        <w:t xml:space="preserve">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 In other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11D03138" w14:textId="77777777" w:rsidR="00082DDE" w:rsidRDefault="00000000">
      <w:pPr>
        <w:pStyle w:val="BodyText"/>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7AFCF899" w14:textId="77777777" w:rsidR="00082DDE" w:rsidRDefault="00000000">
      <w:pPr>
        <w:pStyle w:val="BodyText"/>
      </w:pPr>
      <w:r>
        <w:t xml:space="preserve">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w:t>
      </w:r>
      <w:r>
        <w:lastRenderedPageBreak/>
        <w:t xml:space="preserve">Malcolm, 2017), (3) </w:t>
      </w:r>
      <w:r>
        <w:rPr>
          <w:i/>
          <w:iCs/>
        </w:rPr>
        <w:t>F</w:t>
      </w:r>
      <w:r>
        <w:t xml:space="preserve">-values, or (4) </w:t>
      </w:r>
      <w:r>
        <w:rPr>
          <w:i/>
          <w:iCs/>
        </w:rPr>
        <w:t>p</w:t>
      </w:r>
      <w:r>
        <w:t xml:space="preserve">-values. In instances where this information was not 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55D9FBD1" w14:textId="77777777" w:rsidR="00082DDE"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p w14:paraId="269E730B" w14:textId="77777777" w:rsidR="00082DDE" w:rsidRDefault="00000000">
      <w:pPr>
        <w:pStyle w:val="BodyText"/>
      </w:pPr>
      <w:r>
        <w:t>Nearly all studies (85%) contained multiple effect sizes of interest. For example, the full design in Coles, Gaertner,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27B038FA" w14:textId="77777777" w:rsidR="00082DDE" w:rsidRDefault="00000000">
      <w:pPr>
        <w:pStyle w:val="Heading3"/>
        <w:framePr w:wrap="around"/>
      </w:pPr>
      <w:bookmarkStart w:id="25" w:name="potential-study-feature-moderators"/>
      <w:bookmarkEnd w:id="24"/>
      <w:r>
        <w:t>Potential study feature moderators.</w:t>
      </w:r>
    </w:p>
    <w:p w14:paraId="2E868957" w14:textId="77777777" w:rsidR="00082DDE" w:rsidRDefault="00000000">
      <w:pPr>
        <w:pStyle w:val="FirstParagraph"/>
      </w:pPr>
      <w:r>
        <w:t>We coded several study feature moderators that may help explain variability in demand effects:</w:t>
      </w:r>
    </w:p>
    <w:p w14:paraId="7A4FA31F" w14:textId="77777777" w:rsidR="00082DDE" w:rsidRDefault="00000000">
      <w:pPr>
        <w:numPr>
          <w:ilvl w:val="0"/>
          <w:numId w:val="19"/>
        </w:numPr>
      </w:pPr>
      <w:r>
        <w:rPr>
          <w:i/>
          <w:iCs/>
        </w:rPr>
        <w:t>Control vs. non-control group comparison group.</w:t>
      </w:r>
      <w:r>
        <w:t xml:space="preserve"> Demand effects should presumably be additive. For example, imagine a study where the effect of a task is either (a) not </w:t>
      </w:r>
      <w:r>
        <w:lastRenderedPageBreak/>
        <w:t>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5C31D844" w14:textId="77777777" w:rsidR="00082DDE" w:rsidRDefault="00000000">
      <w:pPr>
        <w:numPr>
          <w:ilvl w:val="0"/>
          <w:numId w:val="19"/>
        </w:numPr>
      </w:pPr>
      <w:r>
        <w:rPr>
          <w:i/>
          <w:iCs/>
        </w:rPr>
        <w:t>Positive, negative, or nil demand manipulation.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7F429A37" w14:textId="77777777" w:rsidR="00082DDE" w:rsidRDefault="00000000">
      <w:pPr>
        <w:numPr>
          <w:ilvl w:val="0"/>
          <w:numId w:val="19"/>
        </w:numPr>
      </w:pPr>
      <w:r>
        <w:rPr>
          <w:i/>
          <w:iCs/>
        </w:rPr>
        <w:t>Participant pool.</w:t>
      </w:r>
      <w:r>
        <w:t xml:space="preserve"> Whether students, non-students (e.g., MTurk workers), or a mix of students and non-students were sampled.</w:t>
      </w:r>
    </w:p>
    <w:p w14:paraId="3923374D" w14:textId="77777777" w:rsidR="00082DDE" w:rsidRDefault="00000000">
      <w:pPr>
        <w:numPr>
          <w:ilvl w:val="0"/>
          <w:numId w:val="19"/>
        </w:numPr>
      </w:pPr>
      <w:r>
        <w:rPr>
          <w:i/>
          <w:iCs/>
        </w:rPr>
        <w:t>Setting.</w:t>
      </w:r>
      <w:r>
        <w:t xml:space="preserve"> Whether the study was conducted online or in-person.</w:t>
      </w:r>
    </w:p>
    <w:p w14:paraId="170D609D" w14:textId="77777777" w:rsidR="00082DDE" w:rsidRDefault="00000000">
      <w:pPr>
        <w:numPr>
          <w:ilvl w:val="0"/>
          <w:numId w:val="19"/>
        </w:numPr>
      </w:pPr>
      <w:r>
        <w:rPr>
          <w:i/>
          <w:iCs/>
        </w:rPr>
        <w:t>Study design.</w:t>
      </w:r>
      <w:r>
        <w:t xml:space="preserve"> Whether demand characteristics were manipulation within- vs. between-subjects.</w:t>
      </w:r>
    </w:p>
    <w:p w14:paraId="77402021" w14:textId="77777777" w:rsidR="00082DDE" w:rsidRDefault="00000000">
      <w:pPr>
        <w:numPr>
          <w:ilvl w:val="0"/>
          <w:numId w:val="19"/>
        </w:numPr>
      </w:pPr>
      <w:r>
        <w:rPr>
          <w:i/>
          <w:iCs/>
        </w:rPr>
        <w:t>Payment.</w:t>
      </w:r>
      <w:r>
        <w:t xml:space="preserve"> Whether participants were paid or unpaid.</w:t>
      </w:r>
    </w:p>
    <w:p w14:paraId="721D7B8F" w14:textId="77777777" w:rsidR="00082DDE" w:rsidRDefault="00000000">
      <w:pPr>
        <w:pStyle w:val="Heading3"/>
        <w:framePr w:wrap="around"/>
      </w:pPr>
      <w:bookmarkStart w:id="26" w:name="meta-analytic-approach"/>
      <w:bookmarkEnd w:id="25"/>
      <w:r>
        <w:t>Meta-analytic approach.</w:t>
      </w:r>
    </w:p>
    <w:p w14:paraId="701A1A9A" w14:textId="77777777" w:rsidR="00082DDE"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xml:space="preserve">. To separate variability in these true effects from mere sampling </w:t>
      </w:r>
      <w:r>
        <w:lastRenderedPageBreak/>
        <w:t>error, 3LMA models three sources of variability: sampling error of individual studies (level 1), variability within studies (level 2), and variability between studies (level 3; often referred to as “random effects”).</w:t>
      </w:r>
    </w:p>
    <w:p w14:paraId="347B7750" w14:textId="77777777" w:rsidR="00082DDE" w:rsidRDefault="00000000">
      <w:pPr>
        <w:pStyle w:val="BodyText"/>
      </w:pPr>
      <w:r>
        <w:t xml:space="preserve">We fit all models using the metafor package (Viechtbauer, 2010) in R (version 4.1.2, R Core Team, 2021), with effect sizes weighted based on their inverse-variance. To estimate the overall effect size, we fit an intercept-only 3LMA model. Unless otherwise specified, we conducted moderator analyses by separately entering dummy-coded categorical factors into a new model. Doing so allowed us to avoid issues of collinearity. To test the significance of each moderators, we used model comparison </w:t>
      </w:r>
      <w:r>
        <w:rPr>
          <w:i/>
          <w:iCs/>
        </w:rPr>
        <w:t>F</w:t>
      </w:r>
      <w:r>
        <w:t>-tests. To estimate effect sizes within each subgroup of the moderator, we used model-derived estimates.</w:t>
      </w:r>
    </w:p>
    <w:p w14:paraId="7F9D0B28" w14:textId="77777777" w:rsidR="00082DDE" w:rsidRDefault="00000000">
      <w:pPr>
        <w:pStyle w:val="Heading4"/>
        <w:framePr w:wrap="around"/>
      </w:pPr>
      <w:bookmarkStart w:id="27" w:name="publication-bias-analyses"/>
      <w:r>
        <w:t>Publication bias analyses.</w:t>
      </w:r>
    </w:p>
    <w:p w14:paraId="46C1E83B" w14:textId="77777777" w:rsidR="00082DDE"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17F6EC17" w14:textId="77777777" w:rsidR="00082DDE"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t>
      </w:r>
      <w:r>
        <w:lastRenderedPageBreak/>
        <w:t>we examined two funnel plots: one with all effect sizes and one with the dependent effect sizes aggregated</w:t>
      </w:r>
      <w:r>
        <w:rPr>
          <w:rStyle w:val="FootnoteReference"/>
        </w:rPr>
        <w:footnoteReference w:id="3"/>
      </w:r>
      <w:r>
        <w:t>.</w:t>
      </w:r>
    </w:p>
    <w:p w14:paraId="76CBDADC" w14:textId="77777777" w:rsidR="00082DDE" w:rsidRDefault="00000000">
      <w:pPr>
        <w:pStyle w:val="BodyText"/>
      </w:pPr>
      <w:r>
        <w:t>Second, we conducted precision-effect tests (Stanley &amp; Doucouliagos, 2014). In precision-effect tests, the relationship between observed effect sizes and their standard errors – which is typically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05982615" w14:textId="77777777" w:rsidR="00082DDE" w:rsidRDefault="00000000">
      <w:pPr>
        <w:pStyle w:val="BodyText"/>
      </w:pPr>
      <w:r>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38F9A65B" w14:textId="77777777" w:rsidR="00082DDE" w:rsidRDefault="00000000">
      <w:pPr>
        <w:pStyle w:val="BodyText"/>
      </w:pPr>
      <w:r>
        <w:lastRenderedPageBreak/>
        <w:t>As a sensitivity analysis, we included publication status (published or unpublished) as a dummy-coded moderator. This moderator allowed us to estimate the difference in the magnitude of published vs. unpublished effects.</w:t>
      </w:r>
    </w:p>
    <w:p w14:paraId="5C6FC9C6" w14:textId="77777777" w:rsidR="00082DDE" w:rsidRDefault="00000000">
      <w:pPr>
        <w:pStyle w:val="Heading3"/>
        <w:framePr w:wrap="around"/>
      </w:pPr>
      <w:bookmarkStart w:id="28" w:name="transparency-and-openness"/>
      <w:bookmarkEnd w:id="26"/>
      <w:bookmarkEnd w:id="27"/>
      <w:r>
        <w:t>Transparency and openness.</w:t>
      </w:r>
    </w:p>
    <w:p w14:paraId="479C8D2B" w14:textId="7D201EEE" w:rsidR="00082DDE" w:rsidRDefault="00000000">
      <w:pPr>
        <w:pStyle w:val="FirstParagraph"/>
      </w:pPr>
      <w:r>
        <w:t>All materials, data</w:t>
      </w:r>
      <w:ins w:id="29" w:author="Nicholas Alvaro Coles" w:date="2024-01-19T08:23:00Z">
        <w:r w:rsidR="003E2640">
          <w:t xml:space="preserve"> (raw and processed)</w:t>
        </w:r>
      </w:ins>
      <w:r>
        <w:t xml:space="preserve">, and code are openly available at </w:t>
      </w:r>
      <w:hyperlink r:id="rId10">
        <w:r>
          <w:rPr>
            <w:rStyle w:val="Hyperlink"/>
          </w:rPr>
          <w:t>https://osf.io/3hkre/</w:t>
        </w:r>
      </w:hyperlink>
      <w:r>
        <w:t>. This link also contains the pre-registration plan and documented amendments. Sample size was determined by the availability of relevant records. All code (including the script used to generate a computationally reproducible manuscript) has been checked for reproducibility. Ethics approval was not requested because no new data were collected.</w:t>
      </w:r>
    </w:p>
    <w:p w14:paraId="5BE07519" w14:textId="77777777" w:rsidR="00082DDE" w:rsidRDefault="00000000">
      <w:pPr>
        <w:pStyle w:val="Heading2"/>
      </w:pPr>
      <w:bookmarkStart w:id="30" w:name="results"/>
      <w:bookmarkEnd w:id="21"/>
      <w:bookmarkEnd w:id="28"/>
      <w:r>
        <w:t>Results</w:t>
      </w:r>
    </w:p>
    <w:p w14:paraId="4CF92F0D" w14:textId="77777777" w:rsidR="00082DDE" w:rsidRDefault="00000000">
      <w:pPr>
        <w:pStyle w:val="FirstParagraph"/>
      </w:pPr>
      <w:r>
        <w:t xml:space="preserve">Overall, results indicated that explicit manipulations of demand characteristics cause participants’ responses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3.89,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0E8EDFF1" w14:textId="77777777" w:rsidR="00082DDE" w:rsidRDefault="00000000">
      <w:pPr>
        <w:pStyle w:val="CaptionedFigure"/>
      </w:pPr>
      <w:r>
        <w:rPr>
          <w:noProof/>
        </w:rPr>
        <w:lastRenderedPageBreak/>
        <w:drawing>
          <wp:inline distT="0" distB="0" distL="0" distR="0" wp14:anchorId="6166DF4A" wp14:editId="4290FAB1">
            <wp:extent cx="5963478" cy="6422207"/>
            <wp:effectExtent l="0" t="0" r="0" b="0"/>
            <wp:docPr id="42" name="Picture" descr="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3" name="Picture" descr="metaware_manuscript_files/figure-docx/forest-1.png"/>
                    <pic:cNvPicPr>
                      <a:picLocks noChangeAspect="1" noChangeArrowheads="1"/>
                    </pic:cNvPicPr>
                  </pic:nvPicPr>
                  <pic:blipFill>
                    <a:blip r:embed="rId11"/>
                    <a:stretch>
                      <a:fillRect/>
                    </a:stretch>
                  </pic:blipFill>
                  <pic:spPr bwMode="auto">
                    <a:xfrm>
                      <a:off x="0" y="0"/>
                      <a:ext cx="5963478" cy="6422207"/>
                    </a:xfrm>
                    <a:prstGeom prst="rect">
                      <a:avLst/>
                    </a:prstGeom>
                    <a:noFill/>
                    <a:ln w="9525">
                      <a:noFill/>
                      <a:headEnd/>
                      <a:tailEnd/>
                    </a:ln>
                  </pic:spPr>
                </pic:pic>
              </a:graphicData>
            </a:graphic>
          </wp:inline>
        </w:drawing>
      </w:r>
    </w:p>
    <w:p w14:paraId="1A31C857" w14:textId="77777777" w:rsidR="00082DDE" w:rsidRDefault="00000000">
      <w:pPr>
        <w:pStyle w:val="ImageCaption"/>
      </w:pPr>
      <w:r>
        <w:t>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02DF7665" w14:textId="77777777" w:rsidR="00082DDE" w:rsidRDefault="00000000">
      <w:pPr>
        <w:pStyle w:val="BodyText"/>
      </w:pPr>
      <w:r>
        <w:lastRenderedPageBreak/>
        <w:t xml:space="preserve">As a reminder, rather than assume that there is a single true effect of demand characteristics, 3LMA assumes that there are </w:t>
      </w:r>
      <w:r>
        <w:rPr>
          <w:i/>
          <w:iCs/>
        </w:rPr>
        <w:t>multiple true effects.</w:t>
      </w:r>
      <w:r>
        <w:t xml:space="preserve"> Consistent with this assumption, observed variability in demand effects drastically exceeded what would be expected from sampling error alone (between-study </w:t>
      </w:r>
      <m:oMath>
        <m:r>
          <w:rPr>
            <w:rFonts w:ascii="Cambria Math" w:hAnsi="Cambria Math"/>
          </w:rPr>
          <m:t>τ</m:t>
        </m:r>
      </m:oMath>
      <w:r>
        <w:t xml:space="preserve"> = 0.31; within-study </w:t>
      </w:r>
      <m:oMath>
        <m:r>
          <w:rPr>
            <w:rFonts w:ascii="Cambria Math" w:hAnsi="Cambria Math"/>
          </w:rPr>
          <m:t>σ</m:t>
        </m:r>
      </m:oMath>
      <w:r>
        <w:t xml:space="preserve"> = 0.20; </w:t>
      </w:r>
      <m:oMath>
        <m:r>
          <w:rPr>
            <w:rFonts w:ascii="Cambria Math" w:hAnsi="Cambria Math"/>
          </w:rPr>
          <m:t>Q</m:t>
        </m:r>
      </m:oMath>
      <w:r>
        <w:t xml:space="preserve">(195) = 904.45, </w:t>
      </w:r>
      <m:oMath>
        <m:r>
          <w:rPr>
            <w:rFonts w:ascii="Cambria Math" w:hAnsi="Cambria Math"/>
          </w:rPr>
          <m:t>p</m:t>
        </m:r>
      </m:oMath>
      <w:r>
        <w:t xml:space="preserve"> &lt; .001). 3LMA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2, this estimated distribution suggests that demand effects can range from approximately </w:t>
      </w:r>
      <m:oMath>
        <m:r>
          <w:rPr>
            <w:rFonts w:ascii="Cambria Math" w:hAnsi="Cambria Math"/>
          </w:rPr>
          <m:t>d</m:t>
        </m:r>
      </m:oMath>
      <w:r>
        <w:t xml:space="preserve"> = -1.44 to </w:t>
      </w:r>
      <m:oMath>
        <m:r>
          <w:rPr>
            <w:rFonts w:ascii="Cambria Math" w:hAnsi="Cambria Math"/>
          </w:rPr>
          <m:t>d</m:t>
        </m:r>
      </m:oMath>
      <w:r>
        <w:t xml:space="preserve"> = 1.98 — covering the range of most conceivable effects in psychology. As a heuristic, we arbitrarily classified any effect size less than 0.10 standard deviation in either direction as “negligible”. Based on this classification, the recreated distribution suggested that demand characteristics most often produce hypothesis-consistent shifts (63%), but sometimes produce negligible shifts (18%) or shifts in the </w:t>
      </w:r>
      <w:r>
        <w:rPr>
          <w:i/>
          <w:iCs/>
        </w:rPr>
        <w:t>opposite</w:t>
      </w:r>
      <w:r>
        <w:t xml:space="preserve"> direction of the communicated hypothesis (19%).</w:t>
      </w:r>
    </w:p>
    <w:p w14:paraId="51CDAA6D" w14:textId="77777777" w:rsidR="00082DDE" w:rsidRDefault="00000000">
      <w:pPr>
        <w:pStyle w:val="Heading3"/>
        <w:framePr w:wrap="around"/>
      </w:pPr>
      <w:bookmarkStart w:id="31" w:name="moderator-analyses"/>
      <w:r>
        <w:t>Moderator analyses.</w:t>
      </w:r>
    </w:p>
    <w:p w14:paraId="5A0FF81B" w14:textId="77777777" w:rsidR="00082DDE" w:rsidRDefault="00000000">
      <w:pPr>
        <w:pStyle w:val="CaptionedFigure"/>
      </w:pPr>
      <w:r>
        <w:rPr>
          <w:noProof/>
        </w:rPr>
        <w:lastRenderedPageBreak/>
        <w:drawing>
          <wp:inline distT="0" distB="0" distL="0" distR="0" wp14:anchorId="4EEE25DA" wp14:editId="212EF5F6">
            <wp:extent cx="5963478" cy="3440468"/>
            <wp:effectExtent l="0" t="0" r="0" b="0"/>
            <wp:docPr id="45" name="Picture" descr="Figure 3.  For each moderator, we fit a separate 3LMA and subsequently derived subgroup mean effect sizes (dots) and their 95% confidence intervals (error bars)."/>
            <wp:cNvGraphicFramePr/>
            <a:graphic xmlns:a="http://schemas.openxmlformats.org/drawingml/2006/main">
              <a:graphicData uri="http://schemas.openxmlformats.org/drawingml/2006/picture">
                <pic:pic xmlns:pic="http://schemas.openxmlformats.org/drawingml/2006/picture">
                  <pic:nvPicPr>
                    <pic:cNvPr id="46" name="Picture" descr="metaware_manuscript_files/figure-docx/modforest-1.png"/>
                    <pic:cNvPicPr>
                      <a:picLocks noChangeAspect="1" noChangeArrowheads="1"/>
                    </pic:cNvPicPr>
                  </pic:nvPicPr>
                  <pic:blipFill>
                    <a:blip r:embed="rId12"/>
                    <a:stretch>
                      <a:fillRect/>
                    </a:stretch>
                  </pic:blipFill>
                  <pic:spPr bwMode="auto">
                    <a:xfrm>
                      <a:off x="0" y="0"/>
                      <a:ext cx="5963478" cy="3440468"/>
                    </a:xfrm>
                    <a:prstGeom prst="rect">
                      <a:avLst/>
                    </a:prstGeom>
                    <a:noFill/>
                    <a:ln w="9525">
                      <a:noFill/>
                      <a:headEnd/>
                      <a:tailEnd/>
                    </a:ln>
                  </pic:spPr>
                </pic:pic>
              </a:graphicData>
            </a:graphic>
          </wp:inline>
        </w:drawing>
      </w:r>
    </w:p>
    <w:p w14:paraId="31AE12DB" w14:textId="77777777" w:rsidR="00082DDE" w:rsidRDefault="00000000">
      <w:pPr>
        <w:pStyle w:val="ImageCaption"/>
      </w:pPr>
      <w:r>
        <w:t>Figure 3: For each moderator, we fit a separate 3LMA and subsequently derived subgroup mean effect sizes (dots) and their 95% confidence intervals (error bars).</w:t>
      </w:r>
    </w:p>
    <w:p w14:paraId="7E161660" w14:textId="77777777" w:rsidR="00082DDE" w:rsidRDefault="00000000">
      <w:pPr>
        <w:pStyle w:val="BodyText"/>
      </w:pPr>
      <w:r>
        <w:t>When variability in effect sizes exceeds what would be expected from sampling error alone, it suggests the presence of moderators. Next, we examine six potential study-level moderators.</w:t>
      </w:r>
    </w:p>
    <w:p w14:paraId="30655145" w14:textId="77777777" w:rsidR="00082DDE" w:rsidRDefault="00000000">
      <w:pPr>
        <w:pStyle w:val="BodyText"/>
      </w:pPr>
      <w:r>
        <w:t xml:space="preserve">Results indicated that the effects of demand characteristics tended to differ by participant pool, </w:t>
      </w:r>
      <m:oMath>
        <m:r>
          <w:rPr>
            <w:rFonts w:ascii="Cambria Math" w:hAnsi="Cambria Math"/>
          </w:rPr>
          <m:t>F</m:t>
        </m:r>
      </m:oMath>
      <w:r>
        <w:t xml:space="preserve">(2, 183) = 3.04, </w:t>
      </w:r>
      <m:oMath>
        <m:r>
          <w:rPr>
            <w:rFonts w:ascii="Cambria Math" w:hAnsi="Cambria Math"/>
          </w:rPr>
          <m:t>p</m:t>
        </m:r>
      </m:oMath>
      <w:r>
        <w:t xml:space="preserve"> = .050. As shown in Figure 3, effects were generally positive and medium-to-large in studies with students (</w:t>
      </w:r>
      <m:oMath>
        <m:r>
          <w:rPr>
            <w:rFonts w:ascii="Cambria Math" w:hAnsi="Cambria Math"/>
          </w:rPr>
          <m:t>d</m:t>
        </m:r>
      </m:oMath>
      <w:r>
        <w:t xml:space="preserve"> = 0.31, 95% CI [0.18, 0.44], </w:t>
      </w:r>
      <m:oMath>
        <m:r>
          <w:rPr>
            <w:rFonts w:ascii="Cambria Math" w:hAnsi="Cambria Math"/>
          </w:rPr>
          <m:t>p</m:t>
        </m:r>
      </m:oMath>
      <w:r>
        <w:t xml:space="preserve"> &lt; .001), and near-zero in studies with non-students (</w:t>
      </w:r>
      <m:oMath>
        <m:r>
          <w:rPr>
            <w:rFonts w:ascii="Cambria Math" w:hAnsi="Cambria Math"/>
          </w:rPr>
          <m:t>d</m:t>
        </m:r>
      </m:oMath>
      <w:r>
        <w:t xml:space="preserve"> = 0.04, 95% CI [-0.15, 0.23], </w:t>
      </w:r>
      <m:oMath>
        <m:r>
          <w:rPr>
            <w:rFonts w:ascii="Cambria Math" w:hAnsi="Cambria Math"/>
          </w:rPr>
          <m:t>p</m:t>
        </m:r>
      </m:oMath>
      <w:r>
        <w:t xml:space="preserve"> = .689) or a mix of students and non-students (</w:t>
      </w:r>
      <m:oMath>
        <m:r>
          <w:rPr>
            <w:rFonts w:ascii="Cambria Math" w:hAnsi="Cambria Math"/>
          </w:rPr>
          <m:t>d</m:t>
        </m:r>
      </m:oMath>
      <w:r>
        <w:t xml:space="preserve"> = 0.04, 95% CI [-0.38, 0.47], </w:t>
      </w:r>
      <m:oMath>
        <m:r>
          <w:rPr>
            <w:rFonts w:ascii="Cambria Math" w:hAnsi="Cambria Math"/>
          </w:rPr>
          <m:t>p</m:t>
        </m:r>
      </m:oMath>
      <w:r>
        <w:t xml:space="preserve"> = .837). The effects of demand characteristics also tended to be slightly more positive for in-person (</w:t>
      </w:r>
      <m:oMath>
        <m:r>
          <w:rPr>
            <w:rFonts w:ascii="Cambria Math" w:hAnsi="Cambria Math"/>
          </w:rPr>
          <m:t>d</m:t>
        </m:r>
      </m:oMath>
      <w:r>
        <w:t xml:space="preserve"> = 0.29, 95% CI [0.16, 0.42], </w:t>
      </w:r>
      <m:oMath>
        <m:r>
          <w:rPr>
            <w:rFonts w:ascii="Cambria Math" w:hAnsi="Cambria Math"/>
          </w:rPr>
          <m:t>p</m:t>
        </m:r>
      </m:oMath>
      <w:r>
        <w:t xml:space="preserve"> &lt; .001) </w:t>
      </w:r>
      <w:r>
        <w:lastRenderedPageBreak/>
        <w:t>vs. online (</w:t>
      </w:r>
      <m:oMath>
        <m:r>
          <w:rPr>
            <w:rFonts w:ascii="Cambria Math" w:hAnsi="Cambria Math"/>
          </w:rPr>
          <m:t>d</m:t>
        </m:r>
      </m:oMath>
      <w:r>
        <w:t xml:space="preserve"> = 0.12, 95% CI [-0.07, 0.31], </w:t>
      </w:r>
      <m:oMath>
        <m:r>
          <w:rPr>
            <w:rFonts w:ascii="Cambria Math" w:hAnsi="Cambria Math"/>
          </w:rPr>
          <m:t>p</m:t>
        </m:r>
      </m:oMath>
      <w:r>
        <w:t xml:space="preserve"> = .211) studies; however, this difference was not significant, </w:t>
      </w:r>
      <m:oMath>
        <m:r>
          <w:rPr>
            <w:rFonts w:ascii="Cambria Math" w:hAnsi="Cambria Math"/>
          </w:rPr>
          <m:t>F</m:t>
        </m:r>
      </m:oMath>
      <w:r>
        <w:t xml:space="preserve">(1, 190) = 2.22, </w:t>
      </w:r>
      <m:oMath>
        <m:r>
          <w:rPr>
            <w:rFonts w:ascii="Cambria Math" w:hAnsi="Cambria Math"/>
          </w:rPr>
          <m:t>p</m:t>
        </m:r>
      </m:oMath>
      <w:r>
        <w:t xml:space="preserve"> = .138 (Figure 3).</w:t>
      </w:r>
    </w:p>
    <w:p w14:paraId="39EB893A" w14:textId="4C2EF79C" w:rsidR="00082DDE" w:rsidRDefault="00000000">
      <w:pPr>
        <w:pStyle w:val="BodyText"/>
      </w:pPr>
      <w:r>
        <w:t>The effects of demand characteristics were additive. Compared to instances where a demand characteristic condition was compared to a control group (</w:t>
      </w:r>
      <m:oMath>
        <m:r>
          <w:rPr>
            <w:rFonts w:ascii="Cambria Math" w:hAnsi="Cambria Math"/>
          </w:rPr>
          <m:t>d</m:t>
        </m:r>
      </m:oMath>
      <w:r>
        <w:t xml:space="preserve"> = 0.16, 95% CI [0.04, 0.27], </w:t>
      </w:r>
      <m:oMath>
        <m:r>
          <w:rPr>
            <w:rFonts w:ascii="Cambria Math" w:hAnsi="Cambria Math"/>
          </w:rPr>
          <m:t>p</m:t>
        </m:r>
      </m:oMath>
      <w:r>
        <w:t xml:space="preserve"> = .010),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194) = 19.80, </w:t>
      </w:r>
      <m:oMath>
        <m:r>
          <w:rPr>
            <w:rFonts w:ascii="Cambria Math" w:hAnsi="Cambria Math"/>
          </w:rPr>
          <m:t>p</m:t>
        </m:r>
      </m:oMath>
      <w:r>
        <w:t xml:space="preserve"> &lt; .001. Instances where a demand characteristic condition was compared to a control group allowed us to additionally test whether participants respond more strongly to positive, nil, or negative demand characteristics. Results indicated that they do, </w:t>
      </w:r>
      <m:oMath>
        <m:r>
          <w:rPr>
            <w:rFonts w:ascii="Cambria Math" w:hAnsi="Cambria Math"/>
          </w:rPr>
          <m:t>F</m:t>
        </m:r>
      </m:oMath>
      <w:r>
        <w:t xml:space="preserve">(2, 132) = 5.52, </w:t>
      </w:r>
      <m:oMath>
        <m:r>
          <w:rPr>
            <w:rFonts w:ascii="Cambria Math" w:hAnsi="Cambria Math"/>
          </w:rPr>
          <m:t>p</m:t>
        </m:r>
      </m:oMath>
      <w:r>
        <w:t xml:space="preserve"> = .005. As shown in Figure 3, the</w:t>
      </w:r>
      <w:del w:id="32" w:author="Nicholas Alvaro Coles" w:date="2024-01-19T08:24:00Z">
        <w:r w:rsidDel="003E2640">
          <w:delText xml:space="preserve"> effec</w:delText>
        </w:r>
      </w:del>
      <w:ins w:id="33" w:author="Nicholas Alvaro Coles" w:date="2024-01-19T08:24:00Z">
        <w:r w:rsidR="003E2640">
          <w:pgNum/>
        </w:r>
        <w:proofErr w:type="spellStart"/>
        <w:r w:rsidR="003E2640">
          <w:t>ffect</w:t>
        </w:r>
      </w:ins>
      <w:r>
        <w:t>t</w:t>
      </w:r>
      <w:proofErr w:type="spellEnd"/>
      <w:r>
        <w:t xml:space="preserve">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0.15, 95% CI [0.01, 0.30], </w:t>
      </w:r>
      <m:oMath>
        <m:r>
          <w:rPr>
            <w:rFonts w:ascii="Cambria Math" w:hAnsi="Cambria Math"/>
          </w:rPr>
          <m:t>p</m:t>
        </m:r>
      </m:oMath>
      <w:r>
        <w:t xml:space="preserve"> = .041). In other words, participants’ responses most strongly shift when researchers communicate that they hypothesize </w:t>
      </w:r>
      <w:r>
        <w:rPr>
          <w:i/>
          <w:iCs/>
        </w:rPr>
        <w:t>no</w:t>
      </w:r>
      <w:r>
        <w:t xml:space="preserve"> change in response</w:t>
      </w:r>
    </w:p>
    <w:p w14:paraId="1BFC42A6" w14:textId="77777777" w:rsidR="00082DDE" w:rsidRDefault="00000000">
      <w:pPr>
        <w:pStyle w:val="BodyText"/>
      </w:pPr>
      <w:r>
        <w:t>We did not find that the effects of demand characteristics tended to differ depending on whether they were 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.435), </w:t>
      </w:r>
      <m:oMath>
        <m:r>
          <w:rPr>
            <w:rFonts w:ascii="Cambria Math" w:hAnsi="Cambria Math"/>
          </w:rPr>
          <m:t>F</m:t>
        </m:r>
      </m:oMath>
      <w:r>
        <w:t xml:space="preserve">(1, 194) = 1.66, </w:t>
      </w:r>
      <m:oMath>
        <m:r>
          <w:rPr>
            <w:rFonts w:ascii="Cambria Math" w:hAnsi="Cambria Math"/>
          </w:rPr>
          <m:t>p</m:t>
        </m:r>
      </m:oMath>
      <w:r>
        <w:t xml:space="preserve"> = .199 (Figure 3). We also did not find that the effects of demand characteristics differed depending on whether participants were unpaid (</w:t>
      </w:r>
      <m:oMath>
        <m:r>
          <w:rPr>
            <w:rFonts w:ascii="Cambria Math" w:hAnsi="Cambria Math"/>
          </w:rPr>
          <m:t>d</m:t>
        </m:r>
      </m:oMath>
      <w:r>
        <w:t xml:space="preserve"> = 0.22, 95% CI [0.10, 0.34], </w:t>
      </w:r>
      <m:oMath>
        <m:r>
          <w:rPr>
            <w:rFonts w:ascii="Cambria Math" w:hAnsi="Cambria Math"/>
          </w:rPr>
          <m:t>p</m:t>
        </m:r>
      </m:oMath>
      <w:r>
        <w:t xml:space="preserve"> &lt; .001) vs. paid (</w:t>
      </w:r>
      <m:oMath>
        <m:r>
          <w:rPr>
            <w:rFonts w:ascii="Cambria Math" w:hAnsi="Cambria Math"/>
          </w:rPr>
          <m:t>d</m:t>
        </m:r>
      </m:oMath>
      <w:r>
        <w:t xml:space="preserve"> = 0.16, 95% CI [-0.02, 0.33], </w:t>
      </w:r>
      <m:oMath>
        <m:r>
          <w:rPr>
            <w:rFonts w:ascii="Cambria Math" w:hAnsi="Cambria Math"/>
          </w:rPr>
          <m:t>p</m:t>
        </m:r>
      </m:oMath>
      <w:r>
        <w:t xml:space="preserve"> = .085), </w:t>
      </w:r>
      <m:oMath>
        <m:r>
          <w:rPr>
            <w:rFonts w:ascii="Cambria Math" w:hAnsi="Cambria Math"/>
          </w:rPr>
          <m:t>F</m:t>
        </m:r>
      </m:oMath>
      <w:r>
        <w:t xml:space="preserve">(1, 193) = 0.33, </w:t>
      </w:r>
      <m:oMath>
        <m:r>
          <w:rPr>
            <w:rFonts w:ascii="Cambria Math" w:hAnsi="Cambria Math"/>
          </w:rPr>
          <m:t>p</m:t>
        </m:r>
      </m:oMath>
      <w:r>
        <w:t xml:space="preserve"> = .565 (Figure 3).</w:t>
      </w:r>
    </w:p>
    <w:p w14:paraId="3795A635" w14:textId="77777777" w:rsidR="00082DDE" w:rsidRDefault="00000000">
      <w:pPr>
        <w:pStyle w:val="Heading3"/>
        <w:framePr w:wrap="around"/>
      </w:pPr>
      <w:bookmarkStart w:id="34" w:name="X4d2f8228bdffda6a1bb824165ec8bac5cd8c7b9"/>
      <w:bookmarkEnd w:id="31"/>
      <w:r>
        <w:t>Estimating demand effects in specific study contexts.</w:t>
      </w:r>
    </w:p>
    <w:p w14:paraId="0316192C" w14:textId="77777777" w:rsidR="00082DDE" w:rsidRDefault="00000000">
      <w:pPr>
        <w:pStyle w:val="CaptionedFigure"/>
      </w:pPr>
      <w:r>
        <w:rPr>
          <w:noProof/>
        </w:rPr>
        <w:lastRenderedPageBreak/>
        <w:drawing>
          <wp:inline distT="0" distB="0" distL="0" distR="0" wp14:anchorId="219EA913" wp14:editId="5EC8F50C">
            <wp:extent cx="5963478" cy="2752374"/>
            <wp:effectExtent l="0" t="0" r="0" b="0"/>
            <wp:docPr id="49" name="Picture" descr="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
            <wp:cNvGraphicFramePr/>
            <a:graphic xmlns:a="http://schemas.openxmlformats.org/drawingml/2006/main">
              <a:graphicData uri="http://schemas.openxmlformats.org/drawingml/2006/picture">
                <pic:pic xmlns:pic="http://schemas.openxmlformats.org/drawingml/2006/picture">
                  <pic:nvPicPr>
                    <pic:cNvPr id="50" name="Picture" descr="metaware_manuscript_files/figure-docx/predplot-1.png"/>
                    <pic:cNvPicPr>
                      <a:picLocks noChangeAspect="1" noChangeArrowheads="1"/>
                    </pic:cNvPicPr>
                  </pic:nvPicPr>
                  <pic:blipFill>
                    <a:blip r:embed="rId13"/>
                    <a:stretch>
                      <a:fillRect/>
                    </a:stretch>
                  </pic:blipFill>
                  <pic:spPr bwMode="auto">
                    <a:xfrm>
                      <a:off x="0" y="0"/>
                      <a:ext cx="5963478" cy="2752374"/>
                    </a:xfrm>
                    <a:prstGeom prst="rect">
                      <a:avLst/>
                    </a:prstGeom>
                    <a:noFill/>
                    <a:ln w="9525">
                      <a:noFill/>
                      <a:headEnd/>
                      <a:tailEnd/>
                    </a:ln>
                  </pic:spPr>
                </pic:pic>
              </a:graphicData>
            </a:graphic>
          </wp:inline>
        </w:drawing>
      </w:r>
    </w:p>
    <w:p w14:paraId="01D05F44" w14:textId="77777777" w:rsidR="00082DDE" w:rsidRDefault="00000000">
      <w:pPr>
        <w:pStyle w:val="ImageCaption"/>
      </w:pPr>
      <w:r>
        <w:t>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w:t>
      </w:r>
    </w:p>
    <w:p w14:paraId="31E3629D" w14:textId="77777777" w:rsidR="00082DDE" w:rsidRDefault="00000000">
      <w:pPr>
        <w:pStyle w:val="BodyText"/>
      </w:pPr>
      <w:r>
        <w:t>Our openly-available data allow researchers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14:paraId="7B4AE044" w14:textId="77777777" w:rsidR="00082DDE" w:rsidRDefault="00000000">
      <w:pPr>
        <w:pStyle w:val="BodyText"/>
      </w:pPr>
      <w:r>
        <w:t xml:space="preserve">First, we estimated the overall impact of demand characteristics in what we call a “classic experimental setting”: studies that (a) are run in-person, (b) sample students, (c) do not offer participant payment, and (d) are testing for a positive effect (i.e., positive demand). In this context, demand characteristics are estimated to produce, on average, a small increase in hypothesis-consistent responding, </w:t>
      </w:r>
      <m:oMath>
        <m:r>
          <w:rPr>
            <w:rFonts w:ascii="Cambria Math" w:hAnsi="Cambria Math"/>
          </w:rPr>
          <m:t>d</m:t>
        </m:r>
      </m:oMath>
      <w:r>
        <w:t xml:space="preserve"> = 0.19, 95% CI [0.05, 0.33, </w:t>
      </w:r>
      <m:oMath>
        <m:r>
          <w:rPr>
            <w:rFonts w:ascii="Cambria Math" w:hAnsi="Cambria Math"/>
          </w:rPr>
          <m:t>p</m:t>
        </m:r>
      </m:oMath>
      <w:r>
        <w:t xml:space="preserve"> = .008] (Figure 4). Second, we </w:t>
      </w:r>
      <w:r>
        <w:lastRenderedPageBreak/>
        <w:t xml:space="preserve">estimated the overall impact of demand characteristics in an “online worker experimental context”: studies that (a) are run online, (b) sample non-students, (c) offer participant payment, and (d) test for a positive effect. Here, we did not find that demand characteristics, on average, produce changes in participants’ responses, </w:t>
      </w:r>
      <m:oMath>
        <m:r>
          <w:rPr>
            <w:rFonts w:ascii="Cambria Math" w:hAnsi="Cambria Math"/>
          </w:rPr>
          <m:t>d</m:t>
        </m:r>
      </m:oMath>
      <w:r>
        <w:t xml:space="preserve"> = 0.03, 95% CI [-0.14, 0.20], </w:t>
      </w:r>
      <m:oMath>
        <m:r>
          <w:rPr>
            <w:rFonts w:ascii="Cambria Math" w:hAnsi="Cambria Math"/>
          </w:rPr>
          <m:t>p</m:t>
        </m:r>
      </m:oMath>
      <w:r>
        <w:t xml:space="preserve"> = 0.71 (Figure 4).</w:t>
      </w:r>
    </w:p>
    <w:p w14:paraId="028A94F5" w14:textId="77777777" w:rsidR="00082DDE" w:rsidRDefault="00000000">
      <w:pPr>
        <w:pStyle w:val="Heading3"/>
        <w:framePr w:wrap="around"/>
      </w:pPr>
      <w:bookmarkStart w:id="35" w:name="publication-bias-analyses-1"/>
      <w:bookmarkEnd w:id="34"/>
      <w:r>
        <w:t>Publication bias analyses.</w:t>
      </w:r>
    </w:p>
    <w:p w14:paraId="19811F0C" w14:textId="77777777" w:rsidR="00082DDE" w:rsidRDefault="00000000">
      <w:pPr>
        <w:pStyle w:val="FirstParagraph"/>
      </w:pPr>
      <w:r>
        <w:t>Overall, publication bias analyses were inconclusive. A funnel plot containing all effect sizes indicated that publication bias favored instances where participants’ responses shifted in a hypothesis-consistent manner. However, a funnel plot where non-independent effect sizes were aggregated indicated the opposite: that publication bias favored non-significant or hypothesis-inconsistent shifts in participants’ responses.</w:t>
      </w:r>
    </w:p>
    <w:p w14:paraId="0990D101" w14:textId="77777777" w:rsidR="00082DDE" w:rsidRDefault="00000000">
      <w:pPr>
        <w:pStyle w:val="BodyText"/>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yielded a non-significant estimate of publication bias that favored hypothesis-consistent shifts in participants’ responses, </w:t>
      </w:r>
      <m:oMath>
        <m:r>
          <w:rPr>
            <w:rFonts w:ascii="Cambria Math" w:hAnsi="Cambria Math"/>
          </w:rPr>
          <m:t>β</m:t>
        </m:r>
      </m:oMath>
      <w:r>
        <w:t xml:space="preserve"> = 0.53, 95% CI [-0.20, 1.26], </w:t>
      </w:r>
      <m:oMath>
        <m:r>
          <w:rPr>
            <w:rFonts w:ascii="Cambria Math" w:hAnsi="Cambria Math"/>
          </w:rPr>
          <m:t>p</m:t>
        </m:r>
      </m:oMath>
      <w:r>
        <w:t xml:space="preserve"> = .153. The bias-corrected overall effect size estimate did not significantly differ from zero, </w:t>
      </w:r>
      <m:oMath>
        <m:r>
          <w:rPr>
            <w:rFonts w:ascii="Cambria Math" w:hAnsi="Cambria Math"/>
          </w:rPr>
          <m:t>d</m:t>
        </m:r>
      </m:oMath>
      <w:r>
        <w:t xml:space="preserve"> = 0.09, 95% CI [-0.12, 0.30], </w:t>
      </w:r>
      <m:oMath>
        <m:r>
          <w:rPr>
            <w:rFonts w:ascii="Cambria Math" w:hAnsi="Cambria Math"/>
          </w:rPr>
          <m:t>p</m:t>
        </m:r>
      </m:oMath>
      <w:r>
        <w:t xml:space="preserve"> = .385. On the other hand, two-level precision-effect tests with aggregated dependent effect size estimates yielded an opposite pattern: that there was a slight (but not statistically significant) preference for non-significant or hypothesis-inconsistent shifts in participants’ responses, </w:t>
      </w:r>
      <m:oMath>
        <m:r>
          <w:rPr>
            <w:rFonts w:ascii="Cambria Math" w:hAnsi="Cambria Math"/>
          </w:rPr>
          <m:t>β</m:t>
        </m:r>
      </m:oMath>
      <w:r>
        <w:t xml:space="preserve"> = -0.35, 95% CI [-1.39, 0.69], </w:t>
      </w:r>
      <m:oMath>
        <m:r>
          <w:rPr>
            <w:rFonts w:ascii="Cambria Math" w:hAnsi="Cambria Math"/>
          </w:rPr>
          <m:t>p</m:t>
        </m:r>
      </m:oMath>
      <w:r>
        <w:t xml:space="preserve"> = .506. The bias-corrected overall effect size estimate was virtually unchanged, </w:t>
      </w:r>
      <m:oMath>
        <m:r>
          <w:rPr>
            <w:rFonts w:ascii="Cambria Math" w:hAnsi="Cambria Math"/>
          </w:rPr>
          <m:t>d</m:t>
        </m:r>
      </m:oMath>
      <w:r>
        <w:t xml:space="preserve"> = 0.23, 95% CI [0.02, 0.45], </w:t>
      </w:r>
      <m:oMath>
        <m:r>
          <w:rPr>
            <w:rFonts w:ascii="Cambria Math" w:hAnsi="Cambria Math"/>
          </w:rPr>
          <m:t>p</m:t>
        </m:r>
      </m:oMath>
      <w:r>
        <w:t xml:space="preserve"> = .035. In other words, depending on how dependencies were handled, precision-effect tests yielded opposite conclusions about the direction of publication bias and the significance of the bias-corrected overall effect of demand characteristics.</w:t>
      </w:r>
    </w:p>
    <w:p w14:paraId="13AEBBFA" w14:textId="77777777" w:rsidR="00082DDE" w:rsidRDefault="00000000">
      <w:pPr>
        <w:pStyle w:val="BodyText"/>
      </w:pPr>
      <w:r>
        <w:lastRenderedPageBreak/>
        <w:t xml:space="preserve">Weight-function modeling suggested that better fit was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A comparison of unpublished (</w:t>
      </w:r>
      <m:oMath>
        <m:r>
          <w:rPr>
            <w:rFonts w:ascii="Cambria Math" w:hAnsi="Cambria Math"/>
          </w:rPr>
          <m:t>d</m:t>
        </m:r>
      </m:oMath>
      <w:r>
        <w:t xml:space="preserve"> = 0.46, 95% CI [0.00, 0.91], </w:t>
      </w:r>
      <m:oMath>
        <m:r>
          <w:rPr>
            <w:rFonts w:ascii="Cambria Math" w:hAnsi="Cambria Math"/>
          </w:rPr>
          <m:t>p</m:t>
        </m:r>
      </m:oMath>
      <w:r>
        <w:t xml:space="preserve"> = .051) and published (</w:t>
      </w:r>
      <m:oMath>
        <m:r>
          <w:rPr>
            <w:rFonts w:ascii="Cambria Math" w:hAnsi="Cambria Math"/>
          </w:rPr>
          <m:t>d</m:t>
        </m:r>
      </m:oMath>
      <w:r>
        <w:t xml:space="preserve"> = 0.21, 95% CI [0.09, 0.32], </w:t>
      </w:r>
      <m:oMath>
        <m:r>
          <w:rPr>
            <w:rFonts w:ascii="Cambria Math" w:hAnsi="Cambria Math"/>
          </w:rPr>
          <m:t>p</m:t>
        </m:r>
      </m:oMath>
      <w:r>
        <w:t xml:space="preserve"> = .001) studies yielded a similar pattern, although the difference was not significant, </w:t>
      </w:r>
      <m:oMath>
        <m:r>
          <w:rPr>
            <w:rFonts w:ascii="Cambria Math" w:hAnsi="Cambria Math"/>
          </w:rPr>
          <m:t>F</m:t>
        </m:r>
      </m:oMath>
      <w:r>
        <w:t xml:space="preserve">(1, 194) = 1.08, </w:t>
      </w:r>
      <m:oMath>
        <m:r>
          <w:rPr>
            <w:rFonts w:ascii="Cambria Math" w:hAnsi="Cambria Math"/>
          </w:rPr>
          <m:t>p</m:t>
        </m:r>
      </m:oMath>
      <w:r>
        <w:t xml:space="preserve"> = .299.</w:t>
      </w:r>
    </w:p>
    <w:p w14:paraId="316E2A88" w14:textId="77777777" w:rsidR="00082DDE" w:rsidRDefault="00000000">
      <w:pPr>
        <w:pStyle w:val="CaptionedFigure"/>
      </w:pPr>
      <w:r>
        <w:rPr>
          <w:noProof/>
        </w:rPr>
        <w:drawing>
          <wp:inline distT="0" distB="0" distL="0" distR="0" wp14:anchorId="5E6DC192" wp14:editId="33A7F3AD">
            <wp:extent cx="5963478" cy="3440468"/>
            <wp:effectExtent l="0" t="0" r="0" b="0"/>
            <wp:docPr id="53" name="Picture" descr="Figure 5.  Raw (Panel A) or aggregated (Panel B) effect sizes plot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54" name="Picture" descr="metaware_manuscript_files/figure-docx/funnel-1.png"/>
                    <pic:cNvPicPr>
                      <a:picLocks noChangeAspect="1" noChangeArrowheads="1"/>
                    </pic:cNvPicPr>
                  </pic:nvPicPr>
                  <pic:blipFill>
                    <a:blip r:embed="rId14"/>
                    <a:stretch>
                      <a:fillRect/>
                    </a:stretch>
                  </pic:blipFill>
                  <pic:spPr bwMode="auto">
                    <a:xfrm>
                      <a:off x="0" y="0"/>
                      <a:ext cx="5963478" cy="3440468"/>
                    </a:xfrm>
                    <a:prstGeom prst="rect">
                      <a:avLst/>
                    </a:prstGeom>
                    <a:noFill/>
                    <a:ln w="9525">
                      <a:noFill/>
                      <a:headEnd/>
                      <a:tailEnd/>
                    </a:ln>
                  </pic:spPr>
                </pic:pic>
              </a:graphicData>
            </a:graphic>
          </wp:inline>
        </w:drawing>
      </w:r>
    </w:p>
    <w:p w14:paraId="6A626C89" w14:textId="77777777" w:rsidR="00082DDE" w:rsidRDefault="00000000">
      <w:pPr>
        <w:pStyle w:val="ImageCaption"/>
      </w:pPr>
      <w:r>
        <w:t>Figure 5: Raw (Panel A) or aggregated (Panel B) effect sizes plotted against their corresponding standard errors.</w:t>
      </w:r>
    </w:p>
    <w:p w14:paraId="5CEAA866" w14:textId="77777777" w:rsidR="00082DDE" w:rsidRDefault="00000000">
      <w:pPr>
        <w:pStyle w:val="Heading2"/>
      </w:pPr>
      <w:bookmarkStart w:id="36" w:name="discussion"/>
      <w:bookmarkEnd w:id="30"/>
      <w:bookmarkEnd w:id="35"/>
      <w:r>
        <w:t>Discussion</w:t>
      </w:r>
    </w:p>
    <w:p w14:paraId="314B28B9" w14:textId="77777777" w:rsidR="00082DDE" w:rsidRDefault="00000000">
      <w:pPr>
        <w:pStyle w:val="FirstParagraph"/>
      </w:pPr>
      <w:r>
        <w:t xml:space="preserve">Overall, explicit manipulations of demand characteristics caused participants’ responses to shift in a manner consistent with the communicated hypothesis. However, high levels of heterogeneity were observed. As an illustration, we estimated the true distribution of demand </w:t>
      </w:r>
      <w:r>
        <w:lastRenderedPageBreak/>
        <w:t>effects, which suggested that 63% of demand characteristic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Moderator analyses revealed two study features that were associated with more hypothesis-consistent shifts in responses: (1) sampling student populations, and (2) communicating that the researchers hypothesizes there will be </w:t>
      </w:r>
      <w:r>
        <w:rPr>
          <w:i/>
          <w:iCs/>
        </w:rPr>
        <w:t>no</w:t>
      </w:r>
      <w:r>
        <w:t xml:space="preserve"> shift in responses (i.e., using nil demand manipulations).</w:t>
      </w:r>
    </w:p>
    <w:p w14:paraId="2B66089E" w14:textId="77777777" w:rsidR="00082DDE" w:rsidRDefault="00000000">
      <w:pPr>
        <w:pStyle w:val="BodyText"/>
      </w:pPr>
      <w:r>
        <w:t>More practically, we estimated that demand characteristics produce small increases in hypothesis-consistent responding in “classic experimental settings”: in-person studies testing positive effects with unpaid student samples. In contrast, when these studies are run online with paid workers – an “online worker experimental setting” – we estimated that demand effects are near zero. However, these results are ultimately preliminary given the high heterogeneity and inconsistent evidence of the direction and impact of publication bias.</w:t>
      </w:r>
    </w:p>
    <w:p w14:paraId="04654CD9" w14:textId="77777777" w:rsidR="00082DDE" w:rsidRDefault="00000000">
      <w:pPr>
        <w:pStyle w:val="BodyText"/>
      </w:pPr>
      <w:r>
        <w:t xml:space="preserve">Study 1 provides preliminary insights on the magnitude, consistency, and contextual moderators of demand effects. However, it was not designed to examine mechanisms often discussed in motivation and expectancy accounts of demand characteristics. For example, consider our finding that demand characteristics tend to produce more hypothesis-consistent shifts in responses when students (vs. workers) are sampled. If this is true, it may occur because students are more motivated to help the experimenter confirm their hypothesis (motivation account). Alternatively, it may occur because students are more likely to </w:t>
      </w:r>
      <w:r>
        <w:rPr>
          <w:i/>
          <w:iCs/>
        </w:rPr>
        <w:t>believe</w:t>
      </w:r>
      <w:r>
        <w:t xml:space="preserve"> the communicated hypothesis (expectancy account).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p w14:paraId="3D41E431" w14:textId="77777777" w:rsidR="00082DDE" w:rsidRDefault="00000000">
      <w:pPr>
        <w:pStyle w:val="Heading1"/>
      </w:pPr>
      <w:bookmarkStart w:id="37" w:name="study-2"/>
      <w:bookmarkEnd w:id="20"/>
      <w:bookmarkEnd w:id="36"/>
      <w:r>
        <w:lastRenderedPageBreak/>
        <w:t>Study 2</w:t>
      </w:r>
    </w:p>
    <w:p w14:paraId="23DC10F5" w14:textId="77777777" w:rsidR="00082DDE" w:rsidRDefault="00000000">
      <w:pPr>
        <w:pStyle w:val="FirstParagraph"/>
      </w:pPr>
      <w:r>
        <w:t>Study 2 was designed to examine whether observed variability in effect sizes can be explained by mechanisms often discussed in motivation accounts (i.e., motivation and opportunity to adjust responses) and expectancy accounts (i.e., expectations about the hypothesized effect; Figure 1). Unfortunately, these factors were rarely measured in the studies included in the meta-analysis. We thus estimated their values by soliciting judgments from a set of naïve raters. Using these measurements, we then tested their moderating role by entering them separately into new meta-regression models. Also through meta-regression, we examined whether this new set of raters could retroactively predict the effects of the demand characteristic manipulations in the Study 1 meta-analysis.</w:t>
      </w:r>
    </w:p>
    <w:p w14:paraId="4C8342B9" w14:textId="77777777" w:rsidR="00082DDE" w:rsidRDefault="00000000">
      <w:pPr>
        <w:pStyle w:val="Heading2"/>
      </w:pPr>
      <w:bookmarkStart w:id="38" w:name="methodology-1"/>
      <w:r>
        <w:t>Methodology</w:t>
      </w:r>
    </w:p>
    <w:p w14:paraId="62A38421" w14:textId="77777777" w:rsidR="00082DDE" w:rsidRDefault="00000000">
      <w:pPr>
        <w:pStyle w:val="FirstParagraph"/>
      </w:pPr>
      <w:r>
        <w:t>For each study in the meta-analysis</w:t>
      </w:r>
      <w:r>
        <w:rPr>
          <w:rStyle w:val="FootnoteReference"/>
        </w:rPr>
        <w:footnoteReference w:id="4"/>
      </w:r>
      <w:r>
        <w:t>,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6).</w:t>
      </w:r>
    </w:p>
    <w:p w14:paraId="3610C66C" w14:textId="77777777" w:rsidR="00082DDE" w:rsidRDefault="00000000">
      <w:pPr>
        <w:pStyle w:val="BodyText"/>
      </w:pPr>
      <w:r>
        <w:t xml:space="preserve">In total, there were 119 vignettes. We did not create vignettes for control conditions because participants were not given information about the experimenter’s hypothesis. Because </w:t>
      </w:r>
      <w:r>
        <w:lastRenderedPageBreak/>
        <w:t>there were no explicit demand characteristics to act upon, we left motivation, belief, and opportunity values blank for this condition.</w:t>
      </w:r>
    </w:p>
    <w:p w14:paraId="3C98EE4F" w14:textId="77777777" w:rsidR="00082DDE" w:rsidRDefault="00000000">
      <w:pPr>
        <w:pStyle w:val="CaptionedFigure"/>
      </w:pPr>
      <w:r>
        <w:rPr>
          <w:noProof/>
        </w:rPr>
        <w:drawing>
          <wp:inline distT="0" distB="0" distL="0" distR="0" wp14:anchorId="4D3C146E" wp14:editId="14E89EF9">
            <wp:extent cx="5969000" cy="3743540"/>
            <wp:effectExtent l="0" t="0" r="0" b="0"/>
            <wp:docPr id="61" name="Picture" descr="Figure 6.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62" name="Picture" descr="images/metaware_vigs.png"/>
                    <pic:cNvPicPr>
                      <a:picLocks noChangeAspect="1" noChangeArrowheads="1"/>
                    </pic:cNvPicPr>
                  </pic:nvPicPr>
                  <pic:blipFill>
                    <a:blip r:embed="rId15"/>
                    <a:stretch>
                      <a:fillRect/>
                    </a:stretch>
                  </pic:blipFill>
                  <pic:spPr bwMode="auto">
                    <a:xfrm>
                      <a:off x="0" y="0"/>
                      <a:ext cx="5969000" cy="3743540"/>
                    </a:xfrm>
                    <a:prstGeom prst="rect">
                      <a:avLst/>
                    </a:prstGeom>
                    <a:noFill/>
                    <a:ln w="9525">
                      <a:noFill/>
                      <a:headEnd/>
                      <a:tailEnd/>
                    </a:ln>
                  </pic:spPr>
                </pic:pic>
              </a:graphicData>
            </a:graphic>
          </wp:inline>
        </w:drawing>
      </w:r>
    </w:p>
    <w:p w14:paraId="51FB14B4" w14:textId="77777777" w:rsidR="00082DDE" w:rsidRDefault="00000000">
      <w:pPr>
        <w:pStyle w:val="ImageCaption"/>
      </w:pPr>
      <w:r>
        <w:t>Figure 6: Vignettes for Standing et al. (2008), which described the key details for each demand characteristic condition (bolded and underlined) and dependent variable (bolded and italicized) combination.</w:t>
      </w:r>
    </w:p>
    <w:p w14:paraId="28562C96" w14:textId="77777777" w:rsidR="00082DDE" w:rsidRDefault="00000000">
      <w:pPr>
        <w:pStyle w:val="BodyText"/>
      </w:pPr>
      <w:r>
        <w:t xml:space="preserve">Using a web-based Qualtrics survey, a convenience sample of 222 undergraduates from Stanford University reviewed 10 randomly selected vignettes in exchange for course credit (49% female; 35% male, 14% did not report gender; 2% transgender or gender non-conforming). 32% of participants reported they were White/Caucasian, 28% Asian, 8% Black/African American, and 7% Native Hawaiian or Other Pacific Islander. 11% of participants indicated that their ethnicity could not be described by any single provided category, and 14% did not report </w:t>
      </w:r>
      <w:r>
        <w:lastRenderedPageBreak/>
        <w:t>ethnicity. The average participant age was 20.20 (</w:t>
      </w:r>
      <m:oMath>
        <m:r>
          <w:rPr>
            <w:rFonts w:ascii="Cambria Math" w:hAnsi="Cambria Math"/>
          </w:rPr>
          <m:t>SD</m:t>
        </m:r>
      </m:oMath>
      <w:r>
        <w:t xml:space="preserve"> = 5.25). Sample size was based on availability of resources (i.e., we collected as much data as possible in a single semester).</w:t>
      </w:r>
    </w:p>
    <w:p w14:paraId="0CF93F40" w14:textId="77777777" w:rsidR="00082DDE" w:rsidRDefault="00000000">
      <w:pPr>
        <w:pStyle w:val="BodyText"/>
      </w:pPr>
      <w:r>
        <w:t>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stated hypothesis (-3 = “extremely motivated to adjust responses to be inconsistent” to 3 = “extremely motivated to adjust responses to be consistent”), (2) be able to adjust their responses on the outcome-of-interest (0 = “extremely incapable” to 4 = “extremely capable), and (3) expect the hypothesized effect to occur (-3 =”strong disbelief” to 3 = “strong belief”). Raters also indicated whether they believed participants would change their responses to confirm the hypothesis. These questions were presented in random order.</w:t>
      </w:r>
    </w:p>
    <w:p w14:paraId="50FC3C09" w14:textId="77777777" w:rsidR="00082DDE" w:rsidRDefault="00000000">
      <w:pPr>
        <w:pStyle w:val="BodyText"/>
      </w:pPr>
      <w:r>
        <w:t>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p w14:paraId="7798118A" w14:textId="77777777" w:rsidR="00082DDE" w:rsidRDefault="00000000">
      <w:pPr>
        <w:pStyle w:val="Heading3"/>
        <w:framePr w:wrap="around"/>
      </w:pPr>
      <w:bookmarkStart w:id="39" w:name="X50ac5346a764638f68a9356056d1f2c3e87ad60"/>
      <w:r>
        <w:t>Accounting for different demand comparisons.</w:t>
      </w:r>
    </w:p>
    <w:p w14:paraId="1FE5C708" w14:textId="77777777" w:rsidR="00082DDE" w:rsidRDefault="00000000">
      <w:pPr>
        <w:pStyle w:val="FirstParagraph"/>
      </w:pPr>
      <w:r>
        <w:t xml:space="preserve">As mentioned before, Cohen’s </w:t>
      </w:r>
      <m:oMath>
        <m:r>
          <w:rPr>
            <w:rFonts w:ascii="Cambria Math" w:hAnsi="Cambria Math"/>
          </w:rPr>
          <m:t>d</m:t>
        </m:r>
      </m:oMath>
      <w:r>
        <w:t xml:space="preserve"> represents the standardized difference between </w:t>
      </w:r>
      <w:r>
        <w:rPr>
          <w:i/>
          <w:iCs/>
        </w:rPr>
        <w:t>two</w:t>
      </w:r>
      <w:r>
        <w:t xml:space="preserve"> 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w:t>
      </w:r>
      <w:r>
        <w:lastRenderedPageBreak/>
        <w:t xml:space="preserve">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 7,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 </w:t>
      </w:r>
      <w:r>
        <w:rPr>
          <w:i/>
          <w:iCs/>
        </w:rPr>
        <w:t>dis</w:t>
      </w:r>
      <w:r>
        <w:t>confirm the hypothesis in the negative demand condition (see Figure 7, Column 2). Summing motivation scores allowed us to accommodate this possibility, and we used the same approach for opportunity and expectation ratings.</w:t>
      </w:r>
    </w:p>
    <w:p w14:paraId="4D1146F6" w14:textId="77777777" w:rsidR="00082DDE"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2ADC2907" w14:textId="77777777" w:rsidR="00082DDE" w:rsidRDefault="00000000">
      <w:pPr>
        <w:pStyle w:val="CaptionedFigure"/>
      </w:pPr>
      <w:r>
        <w:rPr>
          <w:noProof/>
        </w:rPr>
        <w:lastRenderedPageBreak/>
        <w:drawing>
          <wp:inline distT="0" distB="0" distL="0" distR="0" wp14:anchorId="3B277639" wp14:editId="73EF3249">
            <wp:extent cx="2649239" cy="2025888"/>
            <wp:effectExtent l="0" t="0" r="0" b="0"/>
            <wp:docPr id="64" name="Picture"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Separate examples are provided for scenarios where motivation is invariant (Column 1) and variant (Column 2) across demand characteristic manipulations."/>
            <wp:cNvGraphicFramePr/>
            <a:graphic xmlns:a="http://schemas.openxmlformats.org/drawingml/2006/main">
              <a:graphicData uri="http://schemas.openxmlformats.org/drawingml/2006/picture">
                <pic:pic xmlns:pic="http://schemas.openxmlformats.org/drawingml/2006/picture">
                  <pic:nvPicPr>
                    <pic:cNvPr id="65" name="Picture" descr="images/metaware_mods.png"/>
                    <pic:cNvPicPr>
                      <a:picLocks noChangeAspect="1" noChangeArrowheads="1"/>
                    </pic:cNvPicPr>
                  </pic:nvPicPr>
                  <pic:blipFill>
                    <a:blip r:embed="rId16"/>
                    <a:stretch>
                      <a:fillRect/>
                    </a:stretch>
                  </pic:blipFill>
                  <pic:spPr bwMode="auto">
                    <a:xfrm>
                      <a:off x="0" y="0"/>
                      <a:ext cx="2649239" cy="2025888"/>
                    </a:xfrm>
                    <a:prstGeom prst="rect">
                      <a:avLst/>
                    </a:prstGeom>
                    <a:noFill/>
                    <a:ln w="9525">
                      <a:noFill/>
                      <a:headEnd/>
                      <a:tailEnd/>
                    </a:ln>
                  </pic:spPr>
                </pic:pic>
              </a:graphicData>
            </a:graphic>
          </wp:inline>
        </w:drawing>
      </w:r>
    </w:p>
    <w:p w14:paraId="5B1ECD54" w14:textId="77777777" w:rsidR="00082DDE" w:rsidRDefault="00000000">
      <w:pPr>
        <w:pStyle w:val="ImageCaption"/>
      </w:pPr>
      <w:r>
        <w:t>Figure 7: Hypothetical data from a study where a procedure is either described as mood-boosting (positive demand), described as mood-dampening (negative demand), or not described at all (control). Data provides examples of how the effects of demand characteristics (</w:t>
      </w:r>
      <w:r>
        <w:rPr>
          <w:i/>
          <w:iCs/>
        </w:rPr>
        <w:t>d</w:t>
      </w:r>
      <w:r>
        <w:t>) on self-reported mood are moderating by participants’ reports of their motivation to confirm the stated hypothesis (</w:t>
      </w:r>
      <w:r>
        <w:rPr>
          <w:i/>
          <w:iCs/>
        </w:rPr>
        <w:t>m</w:t>
      </w:r>
      <w:r>
        <w:t>). Separate examples are provided for scenarios where motivation is invariant (Column 1) and variant (Column 2) across demand characteristic manipulations.</w:t>
      </w:r>
    </w:p>
    <w:p w14:paraId="47B7FCE9" w14:textId="77777777" w:rsidR="00082DDE" w:rsidRDefault="00000000">
      <w:pPr>
        <w:pStyle w:val="Heading3"/>
        <w:framePr w:wrap="around"/>
      </w:pPr>
      <w:bookmarkStart w:id="40" w:name="rater-forecasts-of-demand-effects"/>
      <w:bookmarkEnd w:id="39"/>
      <w:r>
        <w:t>Rater forecasts of demand effects.</w:t>
      </w:r>
    </w:p>
    <w:p w14:paraId="786E57F9" w14:textId="77777777" w:rsidR="00082DDE" w:rsidRDefault="00000000">
      <w:pPr>
        <w:pStyle w:val="FirstParagraph"/>
      </w:pPr>
      <w:r>
        <w:t>Even if researchers cannot explain how demand characteristics work, it might be valuable to be able to predict their effects (Yarkoni &amp; Westfall, 2017). Orne (1969) suggested that one group that may be particularly good at predicting these effects is participants themselves. To examine this, raters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3C31E9C9" w14:textId="77777777" w:rsidR="00082DDE" w:rsidRDefault="00000000">
      <w:pPr>
        <w:pStyle w:val="Heading3"/>
        <w:framePr w:wrap="around"/>
      </w:pPr>
      <w:bookmarkStart w:id="41" w:name="transparency-and-openness-1"/>
      <w:bookmarkEnd w:id="40"/>
      <w:r>
        <w:t>Transparency and openness.</w:t>
      </w:r>
    </w:p>
    <w:p w14:paraId="61E2A773" w14:textId="486FEF7A" w:rsidR="00082DDE" w:rsidRDefault="00000000">
      <w:pPr>
        <w:pStyle w:val="FirstParagraph"/>
      </w:pPr>
      <w:r>
        <w:t>All materials, data</w:t>
      </w:r>
      <w:ins w:id="42" w:author="Nicholas Alvaro Coles" w:date="2024-01-19T08:24:00Z">
        <w:r w:rsidR="003E2640">
          <w:t xml:space="preserve"> (raw and processed)</w:t>
        </w:r>
      </w:ins>
      <w:r>
        <w:t xml:space="preserve">, and code are openly available at </w:t>
      </w:r>
      <w:hyperlink r:id="rId17">
        <w:r>
          <w:rPr>
            <w:rStyle w:val="Hyperlink"/>
          </w:rPr>
          <w:t>https://osf.io/3hkre/</w:t>
        </w:r>
      </w:hyperlink>
      <w:r>
        <w:t xml:space="preserve">. This link also contains analysis pre-registration plan, as well as documented amendments. Sample size was based on availability of resources (i.e., we </w:t>
      </w:r>
      <w:r>
        <w:lastRenderedPageBreak/>
        <w:t>collected as much data as possible in a single semester). All code has been checked for reproducibility. The study was reviewed and approved by the Stanford University IRB (protocol #: 67335; protocol title: “Research participant experiences”).</w:t>
      </w:r>
    </w:p>
    <w:p w14:paraId="4F3EC20A" w14:textId="77777777" w:rsidR="00082DDE" w:rsidRDefault="00000000">
      <w:pPr>
        <w:pStyle w:val="Heading2"/>
      </w:pPr>
      <w:bookmarkStart w:id="43" w:name="results-1"/>
      <w:bookmarkEnd w:id="38"/>
      <w:bookmarkEnd w:id="41"/>
      <w:r>
        <w:t>Results</w:t>
      </w:r>
    </w:p>
    <w:p w14:paraId="35A6DC9D" w14:textId="77777777" w:rsidR="00082DDE" w:rsidRDefault="00000000">
      <w:pPr>
        <w:pStyle w:val="CaptionedFigure"/>
      </w:pPr>
      <w:r>
        <w:rPr>
          <w:noProof/>
        </w:rPr>
        <w:drawing>
          <wp:inline distT="0" distB="0" distL="0" distR="0" wp14:anchorId="3A690298" wp14:editId="69956698">
            <wp:extent cx="5963478" cy="4128561"/>
            <wp:effectExtent l="0" t="0" r="0" b="0"/>
            <wp:docPr id="71" name="Picture" descr="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
            <wp:cNvGraphicFramePr/>
            <a:graphic xmlns:a="http://schemas.openxmlformats.org/drawingml/2006/main">
              <a:graphicData uri="http://schemas.openxmlformats.org/drawingml/2006/picture">
                <pic:pic xmlns:pic="http://schemas.openxmlformats.org/drawingml/2006/picture">
                  <pic:nvPicPr>
                    <pic:cNvPr id="72" name="Picture" descr="metaware_manuscript_files/figure-docx/modfig-1.png"/>
                    <pic:cNvPicPr>
                      <a:picLocks noChangeAspect="1" noChangeArrowheads="1"/>
                    </pic:cNvPicPr>
                  </pic:nvPicPr>
                  <pic:blipFill>
                    <a:blip r:embed="rId18"/>
                    <a:stretch>
                      <a:fillRect/>
                    </a:stretch>
                  </pic:blipFill>
                  <pic:spPr bwMode="auto">
                    <a:xfrm>
                      <a:off x="0" y="0"/>
                      <a:ext cx="5963478" cy="4128561"/>
                    </a:xfrm>
                    <a:prstGeom prst="rect">
                      <a:avLst/>
                    </a:prstGeom>
                    <a:noFill/>
                    <a:ln w="9525">
                      <a:noFill/>
                      <a:headEnd/>
                      <a:tailEnd/>
                    </a:ln>
                  </pic:spPr>
                </pic:pic>
              </a:graphicData>
            </a:graphic>
          </wp:inline>
        </w:drawing>
      </w:r>
    </w:p>
    <w:p w14:paraId="5D6A4ADA" w14:textId="77777777" w:rsidR="00082DDE" w:rsidRDefault="00000000">
      <w:pPr>
        <w:pStyle w:val="ImageCaption"/>
      </w:pPr>
      <w:r>
        <w:t>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w:t>
      </w:r>
    </w:p>
    <w:p w14:paraId="51C6628A" w14:textId="77777777" w:rsidR="00082DDE" w:rsidRDefault="00000000">
      <w:pPr>
        <w:pStyle w:val="BodyText"/>
      </w:pPr>
      <w:r>
        <w:lastRenderedPageBreak/>
        <w:t xml:space="preserve">We did not find that raters’ predictions were significantly associated with observed demand effects, </w:t>
      </w:r>
      <m:oMath>
        <m:r>
          <w:rPr>
            <w:rFonts w:ascii="Cambria Math" w:hAnsi="Cambria Math"/>
          </w:rPr>
          <m:t>β</m:t>
        </m:r>
      </m:oMath>
      <w:r>
        <w:t xml:space="preserve"> = 0.08, 95% CI [-0.02, 0.18], </w:t>
      </w:r>
      <m:oMath>
        <m:r>
          <w:rPr>
            <w:rFonts w:ascii="Cambria Math" w:hAnsi="Cambria Math"/>
          </w:rPr>
          <m:t>t</m:t>
        </m:r>
      </m:oMath>
      <w:r>
        <w:t xml:space="preserve">(151) = 1.54, </w:t>
      </w:r>
      <m:oMath>
        <m:r>
          <w:rPr>
            <w:rFonts w:ascii="Cambria Math" w:hAnsi="Cambria Math"/>
          </w:rPr>
          <m:t>p</m:t>
        </m:r>
      </m:oMath>
      <w:r>
        <w:t xml:space="preserve"> = .125 (Figure 8, Panel D). In other words, in the absence of theory, it is challenging to predict the impact of demand characteristics. Thus, we next turned our attention to the motivation and expectancy accounts.</w:t>
      </w:r>
    </w:p>
    <w:p w14:paraId="42BF1DB3" w14:textId="77777777" w:rsidR="00082DDE" w:rsidRDefault="00000000">
      <w:pPr>
        <w:pStyle w:val="BodyText"/>
      </w:pPr>
      <w:r>
        <w:t xml:space="preserve">Inconsistent with motivation accounts, we did not find that demand effects were moderated by ratings of motivation, </w:t>
      </w:r>
      <m:oMath>
        <m:r>
          <w:rPr>
            <w:rFonts w:ascii="Cambria Math" w:hAnsi="Cambria Math"/>
          </w:rPr>
          <m:t>β</m:t>
        </m:r>
      </m:oMath>
      <w:r>
        <w:t xml:space="preserve"> = 0.03, 95% CI [-0.08, 0.14], </w:t>
      </w:r>
      <m:oMath>
        <m:r>
          <w:rPr>
            <w:rFonts w:ascii="Cambria Math" w:hAnsi="Cambria Math"/>
          </w:rPr>
          <m:t>t</m:t>
        </m:r>
      </m:oMath>
      <w:r>
        <w:t xml:space="preserve">(151) = 0.54, </w:t>
      </w:r>
      <m:oMath>
        <m:r>
          <w:rPr>
            <w:rFonts w:ascii="Cambria Math" w:hAnsi="Cambria Math"/>
          </w:rPr>
          <m:t>p</m:t>
        </m:r>
      </m:oMath>
      <w:r>
        <w:t xml:space="preserve"> = .589, or opportunity to adjust responses, </w:t>
      </w:r>
      <m:oMath>
        <m:r>
          <w:rPr>
            <w:rFonts w:ascii="Cambria Math" w:hAnsi="Cambria Math"/>
          </w:rPr>
          <m:t>β</m:t>
        </m:r>
      </m:oMath>
      <w:r>
        <w:t xml:space="preserve"> = 0.02, 95% CI [-0.04, 0.09], </w:t>
      </w:r>
      <m:oMath>
        <m:r>
          <w:rPr>
            <w:rFonts w:ascii="Cambria Math" w:hAnsi="Cambria Math"/>
          </w:rPr>
          <m:t>t</m:t>
        </m:r>
      </m:oMath>
      <w:r>
        <w:t xml:space="preserve">(151) = 0.76, </w:t>
      </w:r>
      <m:oMath>
        <m:r>
          <w:rPr>
            <w:rFonts w:ascii="Cambria Math" w:hAnsi="Cambria Math"/>
          </w:rPr>
          <m:t>p</m:t>
        </m:r>
      </m:oMath>
      <w:r>
        <w:t xml:space="preserve"> = .451 (Figure 8, Panels A and B). However, consistent with expectancy accounts, demand effects were positively associated with expectations about whether the hypothesized effect will occur, </w:t>
      </w:r>
      <m:oMath>
        <m:r>
          <w:rPr>
            <w:rFonts w:ascii="Cambria Math" w:hAnsi="Cambria Math"/>
          </w:rPr>
          <m:t>β</m:t>
        </m:r>
      </m:oMath>
      <w:r>
        <w:t xml:space="preserve"> = 0.12, 95% CI [0.03, 0.21], </w:t>
      </w:r>
      <m:oMath>
        <m:r>
          <w:rPr>
            <w:rFonts w:ascii="Cambria Math" w:hAnsi="Cambria Math"/>
          </w:rPr>
          <m:t>t</m:t>
        </m:r>
      </m:oMath>
      <w:r>
        <w:t xml:space="preserve">(151) = 2.52, </w:t>
      </w:r>
      <m:oMath>
        <m:r>
          <w:rPr>
            <w:rFonts w:ascii="Cambria Math" w:hAnsi="Cambria Math"/>
          </w:rPr>
          <m:t>p</m:t>
        </m:r>
      </m:oMath>
      <w:r>
        <w:t xml:space="preserve"> = .013 (Figure 8, Panel C).</w:t>
      </w:r>
    </w:p>
    <w:p w14:paraId="38E34680" w14:textId="77777777" w:rsidR="00082DDE" w:rsidRDefault="00000000">
      <w:pPr>
        <w:pStyle w:val="BodyText"/>
      </w:pPr>
      <w:r>
        <w:t xml:space="preserve">The above results provide evidence of an association between demand effects and expectancies – but fails to provide evidence of an association with motivation. However, follow-up exploratory analyses did not indicate that expectancies are a significantly </w:t>
      </w:r>
      <w:r>
        <w:rPr>
          <w:i/>
          <w:iCs/>
        </w:rPr>
        <w:t>stronger</w:t>
      </w:r>
      <w:r>
        <w:t xml:space="preserve"> predictor of demand effects. To examine this, we fit a 3LMA with (1) the type of mechanism (i.e., motivation or belief) entered as a factor, (2) the value of the mechanism (e.g., motivation or belief ratings), and (3) their higher-order interaction. Results did not indicate that the two-way interaction was significant, </w:t>
      </w:r>
      <w:r>
        <w:rPr>
          <w:i/>
          <w:iCs/>
        </w:rPr>
        <w:t>t</w:t>
      </w:r>
      <w:r>
        <w:t xml:space="preserve">(302) = -0.26, </w:t>
      </w:r>
      <m:oMath>
        <m:r>
          <w:rPr>
            <w:rFonts w:ascii="Cambria Math" w:hAnsi="Cambria Math"/>
          </w:rPr>
          <m:t>p</m:t>
        </m:r>
      </m:oMath>
      <w:r>
        <w:t xml:space="preserve"> = .798. In other words, the difference in significance was not itself statistically significant (Gelman &amp; Stern, 2006).</w:t>
      </w:r>
    </w:p>
    <w:p w14:paraId="02147A9D" w14:textId="77777777" w:rsidR="00082DDE" w:rsidRDefault="00000000">
      <w:pPr>
        <w:pStyle w:val="Heading3"/>
        <w:framePr w:wrap="around"/>
      </w:pPr>
      <w:bookmarkStart w:id="44" w:name="residual-variability"/>
      <w:r>
        <w:t>Residual variability.</w:t>
      </w:r>
    </w:p>
    <w:p w14:paraId="66B091E7" w14:textId="77777777" w:rsidR="00082DDE" w:rsidRDefault="00000000">
      <w:pPr>
        <w:pStyle w:val="FirstParagraph"/>
      </w:pPr>
      <w:r>
        <w:t>To evaluate how much variability in demand effects is currently accounted for by the moderators examined in Studies 1 and 2,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in a model containing only an intercept and (1) a model containing Study 1 moderators (type of demand characteristics manipulation, participant pool, setting, study design, </w:t>
      </w:r>
      <w:r>
        <w:lastRenderedPageBreak/>
        <w:t>and payment), (2) a model containing Study 2 moderators (motivation, opportunity, and expectations), and (3) a model containing both Study 1 and 2 moderators. To ensure comparability, all models included the same set of observations (e.g., any incomplete observations were removed). Results indicated that the Study 1 and 2 moderators respectively accounted for 29.60% and 6.98% of observed variability in demand effects. This might suggest that study features are more powerful predictors of demand effects than the theorized underlying psychological mechanisms; however, we caution against such interpretations given the imperfect ad-hoc measurement of motivations and expectations.</w:t>
      </w:r>
    </w:p>
    <w:p w14:paraId="1EDA45F4" w14:textId="77777777" w:rsidR="00082DDE" w:rsidRDefault="00000000">
      <w:pPr>
        <w:pStyle w:val="BodyText"/>
      </w:pPr>
      <w:r>
        <w:t>Including all moderators increased the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to 34.99%, indicating that the majority of observed variability in demand effects is still unaccounted.</w:t>
      </w:r>
    </w:p>
    <w:p w14:paraId="36BA75DC" w14:textId="77777777" w:rsidR="00082DDE" w:rsidRDefault="00000000">
      <w:pPr>
        <w:pStyle w:val="Heading2"/>
      </w:pPr>
      <w:bookmarkStart w:id="45" w:name="discussion-1"/>
      <w:bookmarkEnd w:id="43"/>
      <w:bookmarkEnd w:id="44"/>
      <w:r>
        <w:t>Discussion</w:t>
      </w:r>
    </w:p>
    <w:p w14:paraId="2A48590E" w14:textId="77777777" w:rsidR="00082DDE" w:rsidRDefault="00000000">
      <w:pPr>
        <w:pStyle w:val="FirstParagraph"/>
      </w:pPr>
      <w:r>
        <w:t>Contrary to a motivation account of demand characteristics (e.g., Rosnow &amp; Rosenthal, 1997), we did not find evidence that demand effects are moderated by ratings of participants’ motivation and opportunity to adjust responses. However, consistent with an expectancy account, we did find that such effects are moderated by participants’ expectations about the hypothesized effect. The difference in significance was not itself statistically significant, bt hte pattern of results was subsequently replicated in Study 3 (described below).</w:t>
      </w:r>
    </w:p>
    <w:p w14:paraId="348D49A6" w14:textId="77777777" w:rsidR="00082DDE" w:rsidRDefault="00000000">
      <w:pPr>
        <w:pStyle w:val="BodyText"/>
      </w:pPr>
      <w:r>
        <w:t xml:space="preserve">In the current study, we estimated motivation, opportunity, and expectation scores using a naïve set of raters. This strategy was necessary because researchers have rarely measured these proposed moderators. However, the approach has several limitations. First, raters may not have had enough information to make an accurate estimate of these factors. For the sake of feasibility, we gave participants a short summary of the study; however, we don’t know how well </w:t>
      </w:r>
      <w:r>
        <w:lastRenderedPageBreak/>
        <w:t>participants could imagine the reality of being in these studies. Indeed, to gauge the impact of demand characteristics, other researchers have provided participants with extensive information about the study – even running them through the full procedure (Orne, 1969). Thus, participants might have provided more valid ratings if they had more information about the studies (e.g., video recreations of the procedures).</w:t>
      </w:r>
    </w:p>
    <w:p w14:paraId="2B4F3DCC" w14:textId="77777777" w:rsidR="00082DDE" w:rsidRDefault="00000000">
      <w:pPr>
        <w:pStyle w:val="BodyText"/>
      </w:pPr>
      <w:r>
        <w:t xml:space="preserve">Second, our specific sample of raters – or maybe even modern-day participants in general – may not be representative of the people sampled in previous research (Gergen, 1973). To test this idea, we re-ran our motivation, opportunity, and expectation moderator analyses focusing only on studies completed in the </w:t>
      </w:r>
      <w:r>
        <w:rPr>
          <w:i/>
          <w:iCs/>
        </w:rPr>
        <w:t>past decade</w:t>
      </w:r>
      <w:r>
        <w:t>. The idea is that doing so helps minimize differences between the participants who completed the original studies and the raters who completed our rating task. The patterns of results in this sensitivity analysis were largely the same as those from the full dataset.</w:t>
      </w:r>
    </w:p>
    <w:p w14:paraId="1A028272" w14:textId="77777777" w:rsidR="00082DDE" w:rsidRDefault="00000000">
      <w:pPr>
        <w:pStyle w:val="BodyText"/>
      </w:pPr>
      <w:r>
        <w:t>To address the two aforementioned limitations via a different strategy, we re-examined the mechanisms underlying demand effects in a small exploratory replication of an experiment in the meta-analysis.</w:t>
      </w:r>
    </w:p>
    <w:p w14:paraId="6D52FFE4" w14:textId="77777777" w:rsidR="00082DDE" w:rsidRDefault="00000000">
      <w:pPr>
        <w:pStyle w:val="Heading1"/>
      </w:pPr>
      <w:bookmarkStart w:id="46" w:name="study-3"/>
      <w:bookmarkEnd w:id="37"/>
      <w:bookmarkEnd w:id="45"/>
      <w:r>
        <w:t>Study 3</w:t>
      </w:r>
    </w:p>
    <w:p w14:paraId="242FBBAD" w14:textId="77777777" w:rsidR="00082DDE" w:rsidRDefault="00000000">
      <w:pPr>
        <w:pStyle w:val="FirstParagraph"/>
      </w:pPr>
      <w:r>
        <w:t>In addition to the vignette rating task, Study 2 participants also completed an exploratory close replication of an experiment in the meta-analysis (Coles, Gaertner, et al., 2022). This experiment examined the extent to which demand characteristics moderate the effect of facial poses on feelings of happiness. The order in which participants completed Studies 2 and 3 was randomized.</w:t>
      </w:r>
    </w:p>
    <w:p w14:paraId="563F9A69" w14:textId="77777777" w:rsidR="00082DDE" w:rsidRDefault="00000000">
      <w:pPr>
        <w:pStyle w:val="Heading2"/>
      </w:pPr>
      <w:bookmarkStart w:id="47" w:name="methodology-2"/>
      <w:r>
        <w:lastRenderedPageBreak/>
        <w:t>Methodology</w:t>
      </w:r>
    </w:p>
    <w:p w14:paraId="6113A1AF" w14:textId="77777777" w:rsidR="00082DDE" w:rsidRDefault="00000000">
      <w:pPr>
        <w:pStyle w:val="FirstParagraph"/>
      </w:pPr>
      <w:r>
        <w:t>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w:t>
      </w:r>
    </w:p>
    <w:p w14:paraId="492E93DC" w14:textId="77777777" w:rsidR="00082DDE" w:rsidRDefault="00000000">
      <w:pPr>
        <w:pStyle w:val="BodyText"/>
      </w:pPr>
      <w:r>
        <w:t>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expected facial feedback effects to emerge. These measures were similar to those used in Study 2. Altogether, the study used a 2 (facial pose: happy or neutral) × 2 (block: first or second) × 2 (demand characteristics: positive demand or nil demand) mixed design, with demand characteristics manipulated between subjects.</w:t>
      </w:r>
    </w:p>
    <w:p w14:paraId="1AEB3E3C" w14:textId="77777777" w:rsidR="00082DDE" w:rsidRDefault="00000000">
      <w:pPr>
        <w:pStyle w:val="Heading3"/>
        <w:framePr w:wrap="around"/>
      </w:pPr>
      <w:bookmarkStart w:id="48" w:name="transparency-and-openness-2"/>
      <w:r>
        <w:t>Transparency and openness.</w:t>
      </w:r>
    </w:p>
    <w:p w14:paraId="4DBF3912" w14:textId="33046535" w:rsidR="00082DDE" w:rsidRDefault="00000000">
      <w:pPr>
        <w:pStyle w:val="FirstParagraph"/>
      </w:pPr>
      <w:r>
        <w:lastRenderedPageBreak/>
        <w:t>All materials (including exploratory items not described in the manuscript), data</w:t>
      </w:r>
      <w:ins w:id="49" w:author="Nicholas Alvaro Coles" w:date="2024-01-19T08:24:00Z">
        <w:r w:rsidR="003E2640">
          <w:t xml:space="preserve"> (raw and processed)</w:t>
        </w:r>
      </w:ins>
      <w:r>
        <w:t xml:space="preserve">, and code are openly available at </w:t>
      </w:r>
      <w:hyperlink r:id="rId19">
        <w:r>
          <w:rPr>
            <w:rStyle w:val="Hyperlink"/>
          </w:rPr>
          <w:t>https://osf.io/3hkre/</w:t>
        </w:r>
      </w:hyperlink>
      <w:r>
        <w:t>. Sample size was based on availability of resources (i.e., we collected as much data as possible in a single semester). Because the study was exploratory, there was no pre-registration. All code has been checked for reproducibility. The study was reviewed and approved by the Stanford University IRB (protocol #: 67335; protocol title: “Research participant experiences”).</w:t>
      </w:r>
    </w:p>
    <w:p w14:paraId="3BFD4700" w14:textId="77777777" w:rsidR="00082DDE" w:rsidRDefault="00000000">
      <w:pPr>
        <w:pStyle w:val="Heading2"/>
      </w:pPr>
      <w:bookmarkStart w:id="50" w:name="results-2"/>
      <w:bookmarkEnd w:id="47"/>
      <w:bookmarkEnd w:id="48"/>
      <w:r>
        <w:t>Results</w:t>
      </w:r>
    </w:p>
    <w:p w14:paraId="7E998E35" w14:textId="77777777" w:rsidR="00082DDE" w:rsidRDefault="00000000">
      <w:pPr>
        <w:pStyle w:val="FirstParagraph"/>
      </w:pPr>
      <w:r>
        <w:t xml:space="preserve">Following Coles, Gaertner, et al. (2022), we used the lme4 R package (Bates, Mächler, Bolker, &amp; Walker, 2015) to fit a mixed-effect regression with (a) facial pose, demand characteristics, and block number entered as effect-coded factors and (b) random-intercepts for participants. </w:t>
      </w:r>
      <w:r>
        <w:rPr>
          <w:i/>
          <w:iCs/>
        </w:rPr>
        <w:t>F</w:t>
      </w:r>
      <w:r>
        <w:t>-values were estimated through ANOVA tables with Type 3 Sums of Squares and Satterthwaite degrees of freedom. Mean-difference scores were estimated using the emmeans R package (Lenth, 2022).</w:t>
      </w:r>
    </w:p>
    <w:p w14:paraId="63F184D5" w14:textId="77777777" w:rsidR="00082DDE" w:rsidRDefault="00000000">
      <w:pPr>
        <w:pStyle w:val="BodyText"/>
      </w:pPr>
      <w:r>
        <w:t xml:space="preserve">Replicating Coles, Gaertner, et al. (2022), participants reported higher levels of happiness after posing happy vs. neutral expressions, </w:t>
      </w:r>
      <w:r>
        <w:rPr>
          <w:i/>
          <w:iCs/>
        </w:rPr>
        <w:t>M</w:t>
      </w:r>
      <w:r>
        <w:rPr>
          <w:i/>
          <w:iCs/>
          <w:vertAlign w:val="subscript"/>
        </w:rPr>
        <w:t>diff</w:t>
      </w:r>
      <w:r>
        <w:t xml:space="preserve"> = 0.71, 95% CI [0.60, 0.82], </w:t>
      </w:r>
      <w:r>
        <w:rPr>
          <w:i/>
          <w:iCs/>
        </w:rPr>
        <w:t>F</w:t>
      </w:r>
      <w:r>
        <w:t xml:space="preserve">(1, 469.32) = 162.38, </w:t>
      </w:r>
      <w:r>
        <w:rPr>
          <w:i/>
          <w:iCs/>
        </w:rPr>
        <w:t>p</w:t>
      </w:r>
      <w:r>
        <w:t xml:space="preserve"> &lt; .001. Also replicating Coles, Gaertner, et al. (2022), this effect was more pronounced in the positive (</w:t>
      </w:r>
      <w:r>
        <w:rPr>
          <w:i/>
          <w:iCs/>
        </w:rPr>
        <w:t>M</w:t>
      </w:r>
      <w:r>
        <w:rPr>
          <w:i/>
          <w:iCs/>
          <w:vertAlign w:val="subscript"/>
        </w:rPr>
        <w:t>diff</w:t>
      </w:r>
      <w:r>
        <w:t xml:space="preserve"> = 0.89, 95% CI [0.75, 1.04]) vs. nil (</w:t>
      </w:r>
      <w:r>
        <w:rPr>
          <w:i/>
          <w:iCs/>
        </w:rPr>
        <w:t>M</w:t>
      </w:r>
      <w:r>
        <w:rPr>
          <w:i/>
          <w:iCs/>
          <w:vertAlign w:val="subscript"/>
        </w:rPr>
        <w:t>diff</w:t>
      </w:r>
      <w:r>
        <w:t xml:space="preserve"> = 0.52, 95% CI [0.36, 0.68]) demand conditions, </w:t>
      </w:r>
      <w:r>
        <w:rPr>
          <w:i/>
          <w:iCs/>
        </w:rPr>
        <w:t>F</w:t>
      </w:r>
      <w:r>
        <w:t xml:space="preserve">(1, 469.32) = 11.30, </w:t>
      </w:r>
      <w:r>
        <w:rPr>
          <w:i/>
          <w:iCs/>
        </w:rPr>
        <w:t>p =</w:t>
      </w:r>
      <w:r>
        <w:t xml:space="preserve"> .001.</w:t>
      </w:r>
    </w:p>
    <w:p w14:paraId="4381C9B4" w14:textId="77777777" w:rsidR="00082DDE" w:rsidRDefault="00000000">
      <w:pPr>
        <w:pStyle w:val="BodyText"/>
      </w:pPr>
      <w:r>
        <w:t xml:space="preserve">Next, we examined the role of motivation, opportunity, and expectations.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w:t>
      </w:r>
      <w:r>
        <w:lastRenderedPageBreak/>
        <w:t xml:space="preserve">for participants. Results indicated that the effect of facial poses on happiness tended to be </w:t>
      </w:r>
      <w:r>
        <w:rPr>
          <w:i/>
          <w:iCs/>
        </w:rPr>
        <w:t>slightly</w:t>
      </w:r>
      <w:r>
        <w:t xml:space="preserve"> larger among participants who reported being more motivated to confirm the hypothesis, </w:t>
      </w:r>
      <m:oMath>
        <m:r>
          <w:rPr>
            <w:rFonts w:ascii="Cambria Math" w:hAnsi="Cambria Math"/>
          </w:rPr>
          <m:t>β</m:t>
        </m:r>
      </m:oMath>
      <w:r>
        <w:t xml:space="preserve"> = 0.04, 95% CI [0.00, 0.09]. However, the estimated moderating relationship was not statistically significant, </w:t>
      </w:r>
      <w:r>
        <w:rPr>
          <w:i/>
          <w:iCs/>
        </w:rPr>
        <w:t>t</w:t>
      </w:r>
      <w:r>
        <w:t xml:space="preserve">(472.40) = 1.86, </w:t>
      </w:r>
      <w:r>
        <w:rPr>
          <w:i/>
          <w:iCs/>
        </w:rPr>
        <w:t>p</w:t>
      </w:r>
      <w:r>
        <w:t xml:space="preserve"> = .063, and was less robust when including participants who did not correctly identify the communicated hypothesis, </w:t>
      </w:r>
      <m:oMath>
        <m:r>
          <w:rPr>
            <w:rFonts w:ascii="Cambria Math" w:hAnsi="Cambria Math"/>
          </w:rPr>
          <m:t>β</m:t>
        </m:r>
      </m:oMath>
      <w:r>
        <w:t xml:space="preserve"> = 0.03, 95% CI [-0.01, 0.07], </w:t>
      </w:r>
      <w:r>
        <w:rPr>
          <w:i/>
          <w:iCs/>
        </w:rPr>
        <w:t>t</w:t>
      </w:r>
      <w:r>
        <w:t xml:space="preserve">(585.46) = 1.57, </w:t>
      </w:r>
      <w:r>
        <w:rPr>
          <w:i/>
          <w:iCs/>
        </w:rPr>
        <w:t>p =</w:t>
      </w:r>
      <w:r>
        <w:t xml:space="preserve"> .117. For ratings of perceived opportunity to adjust responses, we did not find evidence that they moderated the facial pose effect, </w:t>
      </w:r>
      <m:oMath>
        <m:r>
          <w:rPr>
            <w:rFonts w:ascii="Cambria Math" w:hAnsi="Cambria Math"/>
          </w:rPr>
          <m:t>β</m:t>
        </m:r>
      </m:oMath>
      <w:r>
        <w:t xml:space="preserve"> = 0.03, 95% CI [-0.02, 0.08], </w:t>
      </w:r>
      <w:r>
        <w:rPr>
          <w:i/>
          <w:iCs/>
        </w:rPr>
        <w:t>t</w:t>
      </w:r>
      <w:r>
        <w:t xml:space="preserve">(472.15) = 1.36, </w:t>
      </w:r>
      <w:r>
        <w:rPr>
          <w:i/>
          <w:iCs/>
        </w:rPr>
        <w:t>p</w:t>
      </w:r>
      <w:r>
        <w:t xml:space="preserve"> = .175. However, consistent with previous evidence of expectancy effects in facial feedback research (Coles, Gaertner, et al., 2022; Coles, March, et al., 2022), the effect of facial poses tended to be larger among participants who expected the effect to emerge, </w:t>
      </w:r>
      <m:oMath>
        <m:r>
          <w:rPr>
            <w:rFonts w:ascii="Cambria Math" w:hAnsi="Cambria Math"/>
          </w:rPr>
          <m:t>β</m:t>
        </m:r>
      </m:oMath>
      <w:r>
        <w:t xml:space="preserve"> = 0.05, 95% CI[0.01, 0.08], </w:t>
      </w:r>
      <w:r>
        <w:rPr>
          <w:i/>
          <w:iCs/>
        </w:rPr>
        <w:t>t</w:t>
      </w:r>
      <w:r>
        <w:t xml:space="preserve">(472.45) = 2.71, </w:t>
      </w:r>
      <w:r>
        <w:rPr>
          <w:i/>
          <w:iCs/>
        </w:rPr>
        <w:t>p</w:t>
      </w:r>
      <w:r>
        <w:t xml:space="preserve"> = .007.</w:t>
      </w:r>
    </w:p>
    <w:p w14:paraId="6523CE90" w14:textId="77777777" w:rsidR="00082DDE" w:rsidRDefault="00000000">
      <w:pPr>
        <w:pStyle w:val="BodyText"/>
      </w:pPr>
      <w:r>
        <w:t xml:space="preserve">The previous analyses provide evidence that participants’ expectations – and potentially also their motivation to provide hypothesis consistent responses – moderate facial feedback effects. They do not, however, test whether these factors drive the effects of </w:t>
      </w:r>
      <w:r>
        <w:rPr>
          <w:i/>
          <w:iCs/>
        </w:rPr>
        <w:t>demand characteristics</w:t>
      </w:r>
      <w:r>
        <w:t>. In other words, are there three-way interactions between (1) facial poses, (2) demand characteristics, and (3) ratings of motivation, opportunity, and/or belief? To test this, we fit separate mixed-effect regressions containing (a) facial pose and demand characteristics as effect-coded factors, (b) the potential moderator entered mean-centered as a continuous variable, (c) all higher-order interactions, and (d) random intercepts for participants.</w:t>
      </w:r>
    </w:p>
    <w:p w14:paraId="29B851CA" w14:textId="77777777" w:rsidR="00082DDE" w:rsidRDefault="00000000">
      <w:pPr>
        <w:pStyle w:val="BodyText"/>
      </w:pPr>
      <w:r>
        <w:t xml:space="preserve">Results did not indicate that that there was a three-way interaction between facial poses, demand characteristics, and participants’ self-reported motivation to provide hypothesis-consistent responses, </w:t>
      </w:r>
      <m:oMath>
        <m:r>
          <w:rPr>
            <w:rFonts w:ascii="Cambria Math" w:hAnsi="Cambria Math"/>
          </w:rPr>
          <m:t>β</m:t>
        </m:r>
      </m:oMath>
      <w:r>
        <w:t xml:space="preserve"> = 0.03, 95% CI [-0.02, 0.08], </w:t>
      </w:r>
      <w:r>
        <w:rPr>
          <w:i/>
          <w:iCs/>
        </w:rPr>
        <w:t>t</w:t>
      </w:r>
      <w:r>
        <w:t xml:space="preserve">(471.24) = 1.20, </w:t>
      </w:r>
      <w:r>
        <w:rPr>
          <w:i/>
          <w:iCs/>
        </w:rPr>
        <w:t>p</w:t>
      </w:r>
      <w:r>
        <w:t xml:space="preserve"> = .230. We also did not find evidence of a three-way interaction between facial poses, demand characteristics, and </w:t>
      </w:r>
      <w:r>
        <w:lastRenderedPageBreak/>
        <w:t xml:space="preserve">participants’ self-reported opportunity to adjust responses, </w:t>
      </w:r>
      <m:oMath>
        <m:r>
          <w:rPr>
            <w:rFonts w:ascii="Cambria Math" w:hAnsi="Cambria Math"/>
          </w:rPr>
          <m:t>β</m:t>
        </m:r>
      </m:oMath>
      <w:r>
        <w:t xml:space="preserve"> = 0.00, 95% CI [-0.05, 0.05], </w:t>
      </w:r>
      <w:r>
        <w:rPr>
          <w:i/>
          <w:iCs/>
        </w:rPr>
        <w:t>t</w:t>
      </w:r>
      <w:r>
        <w:t xml:space="preserve">(471.16) = -0.18, </w:t>
      </w:r>
      <w:r>
        <w:rPr>
          <w:i/>
          <w:iCs/>
        </w:rPr>
        <w:t>p</w:t>
      </w:r>
      <w:r>
        <w:t xml:space="preserve"> = .854. We did, however, find evidence of a three-way interaction involving expectations about facial feedback effects. Specifically, the interaction between facial poses and demand characteristics (</w:t>
      </w:r>
      <m:oMath>
        <m:r>
          <w:rPr>
            <w:rFonts w:ascii="Cambria Math" w:hAnsi="Cambria Math"/>
          </w:rPr>
          <m:t>β</m:t>
        </m:r>
      </m:oMath>
      <w:r>
        <w:t xml:space="preserve"> = 0.08, 95% CI[0.02, 0.13], </w:t>
      </w:r>
      <w:r>
        <w:rPr>
          <w:i/>
          <w:iCs/>
        </w:rPr>
        <w:t>t</w:t>
      </w:r>
      <w:r>
        <w:t xml:space="preserve">(471.22) = 2.79, </w:t>
      </w:r>
      <w:r>
        <w:rPr>
          <w:i/>
          <w:iCs/>
        </w:rPr>
        <w:t>p</w:t>
      </w:r>
      <w:r>
        <w:t xml:space="preserve"> = .005) tended to be larger among participants who expected facial feedback effects to occur, </w:t>
      </w:r>
      <m:oMath>
        <m:r>
          <w:rPr>
            <w:rFonts w:ascii="Cambria Math" w:hAnsi="Cambria Math"/>
          </w:rPr>
          <m:t>β</m:t>
        </m:r>
      </m:oMath>
      <w:r>
        <w:t xml:space="preserve"> = 0.06, 95% CI [0.03, 0.10], </w:t>
      </w:r>
      <w:r>
        <w:rPr>
          <w:i/>
          <w:iCs/>
        </w:rPr>
        <w:t>t</w:t>
      </w:r>
      <w:r>
        <w:t xml:space="preserve">(471.31) = 3.62, </w:t>
      </w:r>
      <w:r>
        <w:rPr>
          <w:i/>
          <w:iCs/>
        </w:rPr>
        <w:t>p</w:t>
      </w:r>
      <w:r>
        <w:t xml:space="preserve"> &lt; .001.</w:t>
      </w:r>
    </w:p>
    <w:p w14:paraId="1F26864E" w14:textId="77777777" w:rsidR="00082DDE" w:rsidRDefault="00000000">
      <w:pPr>
        <w:pStyle w:val="BodyText"/>
      </w:pPr>
      <w:r>
        <w:t>To summarize, Study 3 provided little support for a motivation account of demand effects.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support for an expectancy account: facial feedback and demand effects were moderated by expectations about the communicated hypothesis.</w:t>
      </w:r>
    </w:p>
    <w:p w14:paraId="23FB2299" w14:textId="77777777" w:rsidR="00082DDE" w:rsidRDefault="00000000">
      <w:pPr>
        <w:pStyle w:val="Heading1"/>
      </w:pPr>
      <w:bookmarkStart w:id="51" w:name="general-discussion"/>
      <w:bookmarkEnd w:id="46"/>
      <w:bookmarkEnd w:id="50"/>
      <w:r>
        <w:t>General Discussion</w:t>
      </w:r>
    </w:p>
    <w:p w14:paraId="746B0D43" w14:textId="77777777" w:rsidR="00082DDE" w:rsidRDefault="00000000">
      <w:pPr>
        <w:pStyle w:val="FirstParagraph"/>
      </w:pPr>
      <w:r>
        <w:t xml:space="preserve">Demand characteristics are a puzzling methodological artifact in experimental psychology. Using meta-analysis and a replication of a recent study, we sought to consolidate knowledge about the magnitude, reliability, and mechanisms underlying these effects. The meta-analysis revealed that demand characteristics typically led participants to slightly shift their responses in the direction of the communicated hypothesis. However, publication bias analyses were inconclusive, and the estimated effects were heterogeneous. This heterogeneity led us to estimate the true </w:t>
      </w:r>
      <w:r>
        <w:rPr>
          <w:i/>
          <w:iCs/>
        </w:rPr>
        <w:t>distribution</w:t>
      </w:r>
      <w:r>
        <w:t xml:space="preserve"> of demand effects. This distribution suggests that approximately 63% of demand characteristic manipulations produce hypothesis-consistent shifts in participants’ </w:t>
      </w:r>
      <w:r>
        <w:lastRenderedPageBreak/>
        <w:t>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Most worrisome, the estimated distribution of demand effects ranges from approximately </w:t>
      </w:r>
      <m:oMath>
        <m:r>
          <w:rPr>
            <w:rFonts w:ascii="Cambria Math" w:hAnsi="Cambria Math"/>
          </w:rPr>
          <m:t>d</m:t>
        </m:r>
      </m:oMath>
      <w:r>
        <w:t xml:space="preserve"> = -1.44 to </w:t>
      </w:r>
      <m:oMath>
        <m:r>
          <w:rPr>
            <w:rFonts w:ascii="Cambria Math" w:hAnsi="Cambria Math"/>
          </w:rPr>
          <m:t>d</m:t>
        </m:r>
      </m:oMath>
      <w:r>
        <w:t xml:space="preserve"> = 1.98 – remarkable similar to the distribution of theory-relevant effects in experimental psychology (Lovakov &amp; Agadullina, 2021). Thus, to distinguish theory-relevant effects from artifactual demand effects, it is essential that experimental psychologists better understand the latter (Boot, Simons, Stothart, &amp; Stutts, 2013; Corneille &amp; Lush, 2022; Sharpe &amp; Whelton, 2016).</w:t>
      </w:r>
    </w:p>
    <w:p w14:paraId="49E8C0B2" w14:textId="77777777" w:rsidR="00082DDE" w:rsidRDefault="00000000">
      <w:pPr>
        <w:pStyle w:val="BodyText"/>
      </w:pPr>
      <w:r>
        <w:t>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factors – such as student samples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explained.</w:t>
      </w:r>
    </w:p>
    <w:p w14:paraId="01354229" w14:textId="77777777" w:rsidR="00082DDE" w:rsidRDefault="00000000">
      <w:pPr>
        <w:pStyle w:val="BodyText"/>
      </w:pPr>
      <w:r>
        <w:t>Although motivation accounts are popular in in the demand characteristics literature (Cook et al., 1970; Orne, 1962; Riecken, 1962; Rosenberg, 1969; Rosnow &amp; Rosenthal, 1997; Sigall et al., 1970), we found little support for this view. In the Study 2 meta-analysis, we did not find that external ratings of two factors oft-discussed in motivation accounts – motivation and opportunity to adjust responses – moderated demand effects. We found some evidence in Study 3 that motivation (but not opportunity) ratings moderated demand effects, but the evidence was weak.</w:t>
      </w:r>
    </w:p>
    <w:p w14:paraId="7337DC09" w14:textId="77777777" w:rsidR="00082DDE" w:rsidRDefault="00000000">
      <w:pPr>
        <w:pStyle w:val="BodyText"/>
      </w:pPr>
      <w:r>
        <w:lastRenderedPageBreak/>
        <w:t>Consistent with expectancy accounts, our results consistently indicated that participants’ expectations about hypothesized effects partially drive demand effects. This may occur because demand characteristics activate pre-existing beliefs about a phenomenon being investigated. It is also possible that demand characteristics cause participants to update or form new expectations. If true, research on how beliefs are formed, updated, and impact participant responses may help explain the heterogeneous effects of demand characteristic manipulations. For example, if expectations are governed by Bayesian principles (for a review, see Kube &amp; Rozenkrantz, 2021), demand characteristics should exert larger effects in contexts where participants have relatively uncertain pre-existing expectations.</w:t>
      </w:r>
    </w:p>
    <w:p w14:paraId="41012781" w14:textId="77777777" w:rsidR="00082DDE" w:rsidRDefault="00000000">
      <w:pPr>
        <w:pStyle w:val="BodyText"/>
      </w:pPr>
      <w:r>
        <w:t xml:space="preserve">Expectancy effects can certainly be reduced – but it is not clear if they can be fully avoided (Boot et al., 2013). Indeed, participants possess a rich array of pre-existing expectations </w:t>
      </w:r>
      <w:r>
        <w:rPr>
          <w:i/>
          <w:iCs/>
        </w:rPr>
        <w:t>before</w:t>
      </w:r>
      <w:r>
        <w:t xml:space="preserve"> they enter our studies (Dweck, 2012). For example, Coles, Gaertner, et al. (2022) 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Similar observations have been made elsewhere, for example in literature examining the effects of videogame training on cognitive tasks (Boot et al., 2013). In other words, deception about the purpose of the study does not guarantee an unbiased estimate of a mechanism-of-interest. In the real world, the mechanisms that psychologists theorize about may be naturalistically confounded with participants’ beliefs.</w:t>
      </w:r>
    </w:p>
    <w:p w14:paraId="645543F9" w14:textId="77777777" w:rsidR="00082DDE" w:rsidRDefault="00000000">
      <w:pPr>
        <w:pStyle w:val="BodyText"/>
      </w:pPr>
      <w:r>
        <w:t xml:space="preserve">We end on a note of concern. We estimated that experimentally manipulated demand characteristics have a similar distribution of effects as the theory-relevant phenomena that many psychologists study (Lovakov &amp; Agadullina, 2021). These demand effects appear to be most </w:t>
      </w:r>
      <w:r>
        <w:lastRenderedPageBreak/>
        <w:t>reliably predicted by participant expectations about the hypothesized effects (i.e., expectancy effects). Even when specific demand characteristics are eliminated, participants have expectations about the phenomena we study – and these expectations may be naturalistically confounded with the theory-relevant mechanisms we wish to study. Thus, if (a) demand characteristics are present or (b) participants are likely to have pre-existing expectations about the phenomenon being studied, researchers should be wary of concluding that an observed effect is not compromised by methodological artifacts (Boot et al., 2013; Corneille &amp; Lush, 2022).</w:t>
      </w:r>
    </w:p>
    <w:p w14:paraId="361D8591" w14:textId="77777777" w:rsidR="00082DDE" w:rsidRDefault="00000000">
      <w:pPr>
        <w:pStyle w:val="Heading1"/>
      </w:pPr>
      <w:bookmarkStart w:id="52" w:name="references"/>
      <w:bookmarkEnd w:id="51"/>
      <w:r>
        <w:t>References</w:t>
      </w:r>
    </w:p>
    <w:p w14:paraId="2599EAE9" w14:textId="77777777" w:rsidR="00082DDE" w:rsidRDefault="00000000">
      <w:pPr>
        <w:pStyle w:val="Bibliography"/>
      </w:pPr>
      <w:bookmarkStart w:id="53" w:name="ref-allen2012demand"/>
      <w:bookmarkStart w:id="54"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1CD5C151" w14:textId="77777777" w:rsidR="00082DDE" w:rsidRDefault="00000000">
      <w:pPr>
        <w:pStyle w:val="Bibliography"/>
      </w:pPr>
      <w:bookmarkStart w:id="55" w:name="ref-R-lme4"/>
      <w:bookmarkEnd w:id="53"/>
      <w:r>
        <w:t xml:space="preserve">Bates, D., Mächler, M., Bolker, B., &amp; Walker, S. (2015). Fitting linear mixed-effects models using lme4. </w:t>
      </w:r>
      <w:r>
        <w:rPr>
          <w:i/>
          <w:iCs/>
        </w:rPr>
        <w:t>Journal of Statistical Software</w:t>
      </w:r>
      <w:r>
        <w:t xml:space="preserve">, </w:t>
      </w:r>
      <w:r>
        <w:rPr>
          <w:i/>
          <w:iCs/>
        </w:rPr>
        <w:t>67</w:t>
      </w:r>
      <w:r>
        <w:t>(1), 1–48.</w:t>
      </w:r>
    </w:p>
    <w:p w14:paraId="4F65FDA4" w14:textId="77777777" w:rsidR="00082DDE" w:rsidRDefault="00000000">
      <w:pPr>
        <w:pStyle w:val="Bibliography"/>
      </w:pPr>
      <w:bookmarkStart w:id="56" w:name="ref-boot2013pervasive"/>
      <w:bookmarkEnd w:id="55"/>
      <w:r>
        <w:t xml:space="preserve">Boot, W. R., Simons, D. J., Stothart, C., &amp; Stutts, C. (2013). The pervasive problem with placebos in psychology: Why active control groups are not sufficient to rule out placebo effects. </w:t>
      </w:r>
      <w:r>
        <w:rPr>
          <w:i/>
          <w:iCs/>
        </w:rPr>
        <w:t>Perspectives on Psychological Science</w:t>
      </w:r>
      <w:r>
        <w:t xml:space="preserve">, </w:t>
      </w:r>
      <w:r>
        <w:rPr>
          <w:i/>
          <w:iCs/>
        </w:rPr>
        <w:t>8</w:t>
      </w:r>
      <w:r>
        <w:t>(4), 445–454.</w:t>
      </w:r>
    </w:p>
    <w:p w14:paraId="16C065C8" w14:textId="77777777" w:rsidR="00082DDE" w:rsidRDefault="00000000">
      <w:pPr>
        <w:pStyle w:val="Bibliography"/>
      </w:pPr>
      <w:bookmarkStart w:id="57" w:name="ref-borenstein2009effect"/>
      <w:bookmarkEnd w:id="56"/>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6E0D5E07" w14:textId="77777777" w:rsidR="00082DDE" w:rsidRDefault="00000000">
      <w:pPr>
        <w:pStyle w:val="Bibliography"/>
      </w:pPr>
      <w:bookmarkStart w:id="58" w:name="ref-borenstein2011introduction"/>
      <w:bookmarkEnd w:id="57"/>
      <w:r>
        <w:t xml:space="preserve">Borenstein, M., Hedges, L. V., Higgins, J. P., &amp; Rothstein, H. R. (2011). </w:t>
      </w:r>
      <w:r>
        <w:rPr>
          <w:i/>
          <w:iCs/>
        </w:rPr>
        <w:t>Introduction to meta-analysis</w:t>
      </w:r>
      <w:r>
        <w:t>. John Wiley &amp; Sons.</w:t>
      </w:r>
    </w:p>
    <w:p w14:paraId="11DD317A" w14:textId="77777777" w:rsidR="00082DDE" w:rsidRDefault="00000000">
      <w:pPr>
        <w:pStyle w:val="Bibliography"/>
      </w:pPr>
      <w:bookmarkStart w:id="59" w:name="ref-R-weightr"/>
      <w:bookmarkEnd w:id="58"/>
      <w:r>
        <w:lastRenderedPageBreak/>
        <w:t xml:space="preserve">Coburn, K. M., &amp; Vevea, J. L. (2019). </w:t>
      </w:r>
      <w:r>
        <w:rPr>
          <w:i/>
          <w:iCs/>
        </w:rPr>
        <w:t>Weightr: Estimating weight-function models for publication bias</w:t>
      </w:r>
      <w:r>
        <w:t xml:space="preserve">. Retrieved from </w:t>
      </w:r>
      <w:hyperlink r:id="rId20">
        <w:r>
          <w:rPr>
            <w:rStyle w:val="Hyperlink"/>
          </w:rPr>
          <w:t>https://CRAN.R-project.org/package=weightr</w:t>
        </w:r>
      </w:hyperlink>
    </w:p>
    <w:p w14:paraId="6DBFBD68" w14:textId="77777777" w:rsidR="00082DDE" w:rsidRDefault="00000000">
      <w:pPr>
        <w:pStyle w:val="Bibliography"/>
      </w:pPr>
      <w:bookmarkStart w:id="60" w:name="ref-cohen1988statistical"/>
      <w:bookmarkEnd w:id="59"/>
      <w:r>
        <w:t xml:space="preserve">Cohen, J. (2013). </w:t>
      </w:r>
      <w:r>
        <w:rPr>
          <w:i/>
          <w:iCs/>
        </w:rPr>
        <w:t>Statistical power analysis for the behavioral sciences</w:t>
      </w:r>
      <w:r>
        <w:t xml:space="preserve"> (Vol. 2). New York, NY: Lawrence Erlbaum Associates.</w:t>
      </w:r>
    </w:p>
    <w:p w14:paraId="6FD21F70" w14:textId="77777777" w:rsidR="00082DDE" w:rsidRDefault="00000000">
      <w:pPr>
        <w:pStyle w:val="Bibliography"/>
      </w:pPr>
      <w:bookmarkStart w:id="61" w:name="ref-coles2022fact"/>
      <w:bookmarkEnd w:id="60"/>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6B0CF1D0" w14:textId="77777777" w:rsidR="00082DDE" w:rsidRDefault="00000000">
      <w:pPr>
        <w:pStyle w:val="Bibliography"/>
      </w:pPr>
      <w:bookmarkStart w:id="62" w:name="ref-coles2019meta"/>
      <w:bookmarkEnd w:id="61"/>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6AA5A894" w14:textId="77777777" w:rsidR="00082DDE" w:rsidRDefault="00000000">
      <w:pPr>
        <w:pStyle w:val="Bibliography"/>
      </w:pPr>
      <w:bookmarkStart w:id="63" w:name="ref-coles2022multi"/>
      <w:bookmarkEnd w:id="62"/>
      <w:r>
        <w:t xml:space="preserve">Coles, N. A., March, D. S., Marmolejo-Ramos, F., Larsen, J. T., Arinze, N. C., Ndukaihe, I. L., et al.others. (2022). A multi-lab test of the facial feedback hypothesis by the many smiles collaboration. </w:t>
      </w:r>
      <w:r>
        <w:rPr>
          <w:i/>
          <w:iCs/>
        </w:rPr>
        <w:t>Nature Human Behaviour</w:t>
      </w:r>
      <w:r>
        <w:t>, 1–12.</w:t>
      </w:r>
    </w:p>
    <w:p w14:paraId="704124E2" w14:textId="77777777" w:rsidR="00082DDE" w:rsidRDefault="00000000">
      <w:pPr>
        <w:pStyle w:val="Bibliography"/>
      </w:pPr>
      <w:bookmarkStart w:id="64" w:name="ref-cook1970demand"/>
      <w:bookmarkEnd w:id="63"/>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0E30DA41" w14:textId="77777777" w:rsidR="00082DDE" w:rsidRDefault="00000000">
      <w:pPr>
        <w:pStyle w:val="Bibliography"/>
      </w:pPr>
      <w:bookmarkStart w:id="65" w:name="ref-corneille2022sixty"/>
      <w:bookmarkEnd w:id="64"/>
      <w:r>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0331B5AD" w14:textId="77777777" w:rsidR="00082DDE" w:rsidRDefault="00000000">
      <w:pPr>
        <w:pStyle w:val="Bibliography"/>
      </w:pPr>
      <w:bookmarkStart w:id="66" w:name="ref-drevon2017intercoder"/>
      <w:bookmarkEnd w:id="65"/>
      <w:r>
        <w:lastRenderedPageBreak/>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25135AF5" w14:textId="77777777" w:rsidR="00082DDE" w:rsidRDefault="00000000">
      <w:pPr>
        <w:pStyle w:val="Bibliography"/>
      </w:pPr>
      <w:bookmarkStart w:id="67" w:name="ref-dweck2012implicit"/>
      <w:bookmarkEnd w:id="66"/>
      <w:r>
        <w:t xml:space="preserve">Dweck, C. S. (2012). Implicit theories. In P. A. M. V. Lange, A. W. Kruglanski, &amp; T. Higgins (Eds.), </w:t>
      </w:r>
      <w:r>
        <w:rPr>
          <w:i/>
          <w:iCs/>
        </w:rPr>
        <w:t>Handbook of theories of social psychology</w:t>
      </w:r>
      <w:r>
        <w:t xml:space="preserve"> (Vol. 2, pp. 43–61). London: SAGE Publications Ltd.</w:t>
      </w:r>
    </w:p>
    <w:p w14:paraId="729529D1" w14:textId="77777777" w:rsidR="00082DDE" w:rsidRDefault="00000000">
      <w:pPr>
        <w:pStyle w:val="Bibliography"/>
      </w:pPr>
      <w:bookmarkStart w:id="68" w:name="ref-fillenbaun1970more"/>
      <w:bookmarkEnd w:id="67"/>
      <w:r>
        <w:t xml:space="preserve">Fillenbaun, S., &amp; Frey, R. (1970). More on the" faithful" behavior of suspicious subjects. </w:t>
      </w:r>
      <w:r>
        <w:rPr>
          <w:i/>
          <w:iCs/>
        </w:rPr>
        <w:t>Journal of Personality</w:t>
      </w:r>
      <w:r>
        <w:t xml:space="preserve">, </w:t>
      </w:r>
      <w:r>
        <w:rPr>
          <w:i/>
          <w:iCs/>
        </w:rPr>
        <w:t>38</w:t>
      </w:r>
      <w:r>
        <w:t>(1), 43–51.</w:t>
      </w:r>
    </w:p>
    <w:p w14:paraId="5F722C56" w14:textId="77777777" w:rsidR="00082DDE" w:rsidRDefault="00000000">
      <w:pPr>
        <w:pStyle w:val="Bibliography"/>
      </w:pPr>
      <w:bookmarkStart w:id="69" w:name="ref-franco2014publication"/>
      <w:bookmarkEnd w:id="68"/>
      <w:r>
        <w:t xml:space="preserve">Franco, A., Malhotra, N., &amp; Simonovits, G. (2014). Publication bias in the social sciences: Unlocking the file drawer. </w:t>
      </w:r>
      <w:r>
        <w:rPr>
          <w:i/>
          <w:iCs/>
        </w:rPr>
        <w:t>Science</w:t>
      </w:r>
      <w:r>
        <w:t xml:space="preserve">, </w:t>
      </w:r>
      <w:r>
        <w:rPr>
          <w:i/>
          <w:iCs/>
        </w:rPr>
        <w:t>345</w:t>
      </w:r>
      <w:r>
        <w:t>(6203), 1502–1505.</w:t>
      </w:r>
    </w:p>
    <w:p w14:paraId="3A1BD15C" w14:textId="77777777" w:rsidR="00082DDE" w:rsidRDefault="00000000">
      <w:pPr>
        <w:pStyle w:val="Bibliography"/>
      </w:pPr>
      <w:bookmarkStart w:id="70" w:name="ref-gelman2006difference"/>
      <w:bookmarkEnd w:id="69"/>
      <w:r>
        <w:t xml:space="preserve">Gelman, A., &amp; Stern, H. (2006). The difference between" significant" and" not significant" is not itself statistically significant. </w:t>
      </w:r>
      <w:r>
        <w:rPr>
          <w:i/>
          <w:iCs/>
        </w:rPr>
        <w:t>The American Statistician</w:t>
      </w:r>
      <w:r>
        <w:t>, 328–331.</w:t>
      </w:r>
    </w:p>
    <w:p w14:paraId="583B8266" w14:textId="77777777" w:rsidR="00082DDE" w:rsidRDefault="00000000">
      <w:pPr>
        <w:pStyle w:val="Bibliography"/>
      </w:pPr>
      <w:bookmarkStart w:id="71" w:name="ref-gergen1973social"/>
      <w:bookmarkEnd w:id="70"/>
      <w:r>
        <w:t xml:space="preserve">Gergen, K. J. (1973). Social psychology as history. </w:t>
      </w:r>
      <w:r>
        <w:rPr>
          <w:i/>
          <w:iCs/>
        </w:rPr>
        <w:t>Journal of Personality and Social Psychology</w:t>
      </w:r>
      <w:r>
        <w:t xml:space="preserve">, </w:t>
      </w:r>
      <w:r>
        <w:rPr>
          <w:i/>
          <w:iCs/>
        </w:rPr>
        <w:t>26</w:t>
      </w:r>
      <w:r>
        <w:t>(2), 309.</w:t>
      </w:r>
    </w:p>
    <w:p w14:paraId="7E0663EF" w14:textId="77777777" w:rsidR="00082DDE" w:rsidRDefault="00000000">
      <w:pPr>
        <w:pStyle w:val="Bibliography"/>
      </w:pPr>
      <w:bookmarkStart w:id="72" w:name="ref-greenwald1998measuring"/>
      <w:bookmarkEnd w:id="71"/>
      <w:r>
        <w:t xml:space="preserve">Greenwald, A. G., McGhee, D. E., &amp; Schwartz, J. L. (1998). Measuring individual differences in implicit cognition: The implicit association test. </w:t>
      </w:r>
      <w:r>
        <w:rPr>
          <w:i/>
          <w:iCs/>
        </w:rPr>
        <w:t>Journal of Personality and Social Psychology</w:t>
      </w:r>
      <w:r>
        <w:t xml:space="preserve">, </w:t>
      </w:r>
      <w:r>
        <w:rPr>
          <w:i/>
          <w:iCs/>
        </w:rPr>
        <w:t>74</w:t>
      </w:r>
      <w:r>
        <w:t>(6), 1464.</w:t>
      </w:r>
    </w:p>
    <w:p w14:paraId="5634C2B5" w14:textId="77777777" w:rsidR="00082DDE" w:rsidRDefault="00000000">
      <w:pPr>
        <w:pStyle w:val="Bibliography"/>
      </w:pPr>
      <w:bookmarkStart w:id="73" w:name="ref-hayes1967two"/>
      <w:bookmarkEnd w:id="72"/>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411E6F66" w14:textId="77777777" w:rsidR="00082DDE" w:rsidRDefault="00000000">
      <w:pPr>
        <w:pStyle w:val="Bibliography"/>
      </w:pPr>
      <w:bookmarkStart w:id="74" w:name="ref-kenealy1988validation"/>
      <w:bookmarkEnd w:id="73"/>
      <w:r>
        <w:t xml:space="preserve">Kenealy, P. (1988). Validation of a music mood induction procedure: Some preliminary findings. </w:t>
      </w:r>
      <w:r>
        <w:rPr>
          <w:i/>
          <w:iCs/>
        </w:rPr>
        <w:t>Cognition &amp; Emotion</w:t>
      </w:r>
      <w:r>
        <w:t xml:space="preserve">, </w:t>
      </w:r>
      <w:r>
        <w:rPr>
          <w:i/>
          <w:iCs/>
        </w:rPr>
        <w:t>2</w:t>
      </w:r>
      <w:r>
        <w:t>(1), 41–48.</w:t>
      </w:r>
    </w:p>
    <w:p w14:paraId="47A46722" w14:textId="77777777" w:rsidR="00082DDE" w:rsidRPr="009766ED" w:rsidRDefault="00000000">
      <w:pPr>
        <w:pStyle w:val="Bibliography"/>
        <w:rPr>
          <w:lang w:val="fr-FR"/>
          <w:rPrChange w:id="75" w:author="Nicholas Alvaro Coles" w:date="2024-01-19T08:09:00Z">
            <w:rPr/>
          </w:rPrChange>
        </w:rPr>
      </w:pPr>
      <w:bookmarkStart w:id="76" w:name="ref-kube2021beliefs"/>
      <w:bookmarkEnd w:id="74"/>
      <w:r>
        <w:lastRenderedPageBreak/>
        <w:t xml:space="preserve">Kube, T., &amp; Rozenkrantz, L. (2021). When beliefs face reality: An integrative review of belief updating in mental health and illness. </w:t>
      </w:r>
      <w:r w:rsidRPr="009766ED">
        <w:rPr>
          <w:i/>
          <w:iCs/>
          <w:lang w:val="fr-FR"/>
          <w:rPrChange w:id="77" w:author="Nicholas Alvaro Coles" w:date="2024-01-19T08:09:00Z">
            <w:rPr>
              <w:i/>
              <w:iCs/>
            </w:rPr>
          </w:rPrChange>
        </w:rPr>
        <w:t xml:space="preserve">Perspectives on </w:t>
      </w:r>
      <w:proofErr w:type="spellStart"/>
      <w:r w:rsidRPr="009766ED">
        <w:rPr>
          <w:i/>
          <w:iCs/>
          <w:lang w:val="fr-FR"/>
          <w:rPrChange w:id="78" w:author="Nicholas Alvaro Coles" w:date="2024-01-19T08:09:00Z">
            <w:rPr>
              <w:i/>
              <w:iCs/>
            </w:rPr>
          </w:rPrChange>
        </w:rPr>
        <w:t>Psychological</w:t>
      </w:r>
      <w:proofErr w:type="spellEnd"/>
      <w:r w:rsidRPr="009766ED">
        <w:rPr>
          <w:i/>
          <w:iCs/>
          <w:lang w:val="fr-FR"/>
          <w:rPrChange w:id="79" w:author="Nicholas Alvaro Coles" w:date="2024-01-19T08:09:00Z">
            <w:rPr>
              <w:i/>
              <w:iCs/>
            </w:rPr>
          </w:rPrChange>
        </w:rPr>
        <w:t xml:space="preserve"> Science</w:t>
      </w:r>
      <w:r w:rsidRPr="009766ED">
        <w:rPr>
          <w:lang w:val="fr-FR"/>
          <w:rPrChange w:id="80" w:author="Nicholas Alvaro Coles" w:date="2024-01-19T08:09:00Z">
            <w:rPr/>
          </w:rPrChange>
        </w:rPr>
        <w:t xml:space="preserve">, </w:t>
      </w:r>
      <w:r w:rsidRPr="009766ED">
        <w:rPr>
          <w:i/>
          <w:iCs/>
          <w:lang w:val="fr-FR"/>
          <w:rPrChange w:id="81" w:author="Nicholas Alvaro Coles" w:date="2024-01-19T08:09:00Z">
            <w:rPr>
              <w:i/>
              <w:iCs/>
            </w:rPr>
          </w:rPrChange>
        </w:rPr>
        <w:t>16</w:t>
      </w:r>
      <w:r w:rsidRPr="009766ED">
        <w:rPr>
          <w:lang w:val="fr-FR"/>
          <w:rPrChange w:id="82" w:author="Nicholas Alvaro Coles" w:date="2024-01-19T08:09:00Z">
            <w:rPr/>
          </w:rPrChange>
        </w:rPr>
        <w:t>(2), 247–274.</w:t>
      </w:r>
    </w:p>
    <w:p w14:paraId="09155D58" w14:textId="77777777" w:rsidR="00082DDE" w:rsidRDefault="00000000">
      <w:pPr>
        <w:pStyle w:val="Bibliography"/>
      </w:pPr>
      <w:bookmarkStart w:id="83" w:name="ref-larsen2011further"/>
      <w:bookmarkEnd w:id="76"/>
      <w:r w:rsidRPr="009766ED">
        <w:rPr>
          <w:lang w:val="fr-FR"/>
          <w:rPrChange w:id="84" w:author="Nicholas Alvaro Coles" w:date="2024-01-19T08:09:00Z">
            <w:rPr/>
          </w:rPrChange>
        </w:rPr>
        <w:t xml:space="preserve">Larsen, J. T., &amp; McGraw, A. P. (2011). </w:t>
      </w:r>
      <w:r>
        <w:t xml:space="preserve">Further evidence for mixed emotions. </w:t>
      </w:r>
      <w:r>
        <w:rPr>
          <w:i/>
          <w:iCs/>
        </w:rPr>
        <w:t>Journal of Personality and Social Psychology</w:t>
      </w:r>
      <w:r>
        <w:t xml:space="preserve">, </w:t>
      </w:r>
      <w:r>
        <w:rPr>
          <w:i/>
          <w:iCs/>
        </w:rPr>
        <w:t>100</w:t>
      </w:r>
      <w:r>
        <w:t>(6), 1095–1110.</w:t>
      </w:r>
    </w:p>
    <w:p w14:paraId="13AAB238" w14:textId="77777777" w:rsidR="00082DDE" w:rsidRDefault="00000000">
      <w:pPr>
        <w:pStyle w:val="Bibliography"/>
      </w:pPr>
      <w:bookmarkStart w:id="85" w:name="ref-R-emmeans"/>
      <w:bookmarkEnd w:id="83"/>
      <w:r>
        <w:t xml:space="preserve">Lenth, R. V. (2022). </w:t>
      </w:r>
      <w:r>
        <w:rPr>
          <w:i/>
          <w:iCs/>
        </w:rPr>
        <w:t>Emmeans: Estimated marginal means, aka least-squares means</w:t>
      </w:r>
      <w:r>
        <w:t xml:space="preserve">. Retrieved from </w:t>
      </w:r>
      <w:hyperlink r:id="rId21">
        <w:r>
          <w:rPr>
            <w:rStyle w:val="Hyperlink"/>
          </w:rPr>
          <w:t>https://CRAN.R-project.org/package=emmeans</w:t>
        </w:r>
      </w:hyperlink>
    </w:p>
    <w:p w14:paraId="1683B921" w14:textId="77777777" w:rsidR="00082DDE" w:rsidRDefault="00000000">
      <w:pPr>
        <w:pStyle w:val="Bibliography"/>
      </w:pPr>
      <w:bookmarkStart w:id="86" w:name="ref-lovakov2021empirically"/>
      <w:bookmarkEnd w:id="85"/>
      <w:r>
        <w:t xml:space="preserve">Lovakov, A., &amp; Agadullina, E. R. (2021). Empirically derived guidelines for effect size interpretation in social psychology. </w:t>
      </w:r>
      <w:r>
        <w:rPr>
          <w:i/>
          <w:iCs/>
        </w:rPr>
        <w:t>European Journal of Social Psychology</w:t>
      </w:r>
      <w:r>
        <w:t xml:space="preserve">, </w:t>
      </w:r>
      <w:r>
        <w:rPr>
          <w:i/>
          <w:iCs/>
        </w:rPr>
        <w:t>51</w:t>
      </w:r>
      <w:r>
        <w:t>(3), 485–504.</w:t>
      </w:r>
    </w:p>
    <w:p w14:paraId="5661F5F6" w14:textId="77777777" w:rsidR="00082DDE" w:rsidRDefault="00000000">
      <w:pPr>
        <w:pStyle w:val="Bibliography"/>
      </w:pPr>
      <w:bookmarkStart w:id="87" w:name="ref-masling1966role"/>
      <w:bookmarkEnd w:id="86"/>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0725C972" w14:textId="77777777" w:rsidR="00082DDE" w:rsidRDefault="00000000">
      <w:pPr>
        <w:pStyle w:val="Bibliography"/>
      </w:pPr>
      <w:bookmarkStart w:id="88" w:name="ref-mummolo2019demand"/>
      <w:bookmarkEnd w:id="87"/>
      <w:r>
        <w:t xml:space="preserve">Mummolo, J., &amp; Peterson, E. (2019). Demand effects in survey experiments: An empirical assessment. </w:t>
      </w:r>
      <w:r>
        <w:rPr>
          <w:i/>
          <w:iCs/>
        </w:rPr>
        <w:t>American Political Science Review</w:t>
      </w:r>
      <w:r>
        <w:t xml:space="preserve">, </w:t>
      </w:r>
      <w:r>
        <w:rPr>
          <w:i/>
          <w:iCs/>
        </w:rPr>
        <w:t>113</w:t>
      </w:r>
      <w:r>
        <w:t>(2), 517–529.</w:t>
      </w:r>
    </w:p>
    <w:p w14:paraId="4FADBD2E" w14:textId="77777777" w:rsidR="00082DDE" w:rsidRDefault="00000000">
      <w:pPr>
        <w:pStyle w:val="Bibliography"/>
      </w:pPr>
      <w:bookmarkStart w:id="89" w:name="ref-orne1959nature"/>
      <w:bookmarkEnd w:id="88"/>
      <w:r>
        <w:t xml:space="preserve">Orne, M. T. (1959). The nature of hypnosis: Artifact and essence. </w:t>
      </w:r>
      <w:r>
        <w:rPr>
          <w:i/>
          <w:iCs/>
        </w:rPr>
        <w:t>The Journal of Abnormal and Social Psychology</w:t>
      </w:r>
      <w:r>
        <w:t xml:space="preserve">, </w:t>
      </w:r>
      <w:r>
        <w:rPr>
          <w:i/>
          <w:iCs/>
        </w:rPr>
        <w:t>58</w:t>
      </w:r>
      <w:r>
        <w:t>(3), 277–299.</w:t>
      </w:r>
    </w:p>
    <w:p w14:paraId="573F7257" w14:textId="77777777" w:rsidR="00082DDE" w:rsidRDefault="00000000">
      <w:pPr>
        <w:pStyle w:val="Bibliography"/>
      </w:pPr>
      <w:bookmarkStart w:id="90" w:name="ref-orne1962social"/>
      <w:bookmarkEnd w:id="89"/>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38124B46" w14:textId="77777777" w:rsidR="00082DDE" w:rsidRDefault="00000000">
      <w:pPr>
        <w:pStyle w:val="Bibliography"/>
      </w:pPr>
      <w:bookmarkStart w:id="91" w:name="ref-orne1969demand"/>
      <w:bookmarkEnd w:id="90"/>
      <w:r>
        <w:lastRenderedPageBreak/>
        <w:t xml:space="preserve">Orne, M. T. (1969). Demand characteristics and the concept of quasi-controls. In R. Rosenthal &amp; R. L. Rosnow (Eds.), </w:t>
      </w:r>
      <w:r>
        <w:rPr>
          <w:i/>
          <w:iCs/>
        </w:rPr>
        <w:t>Artifacts in behavioral research</w:t>
      </w:r>
      <w:r>
        <w:t xml:space="preserve"> (pp. 143–179). New York, NY: Academic Press.</w:t>
      </w:r>
    </w:p>
    <w:p w14:paraId="30DE83D6" w14:textId="77777777" w:rsidR="00082DDE" w:rsidRDefault="00000000">
      <w:pPr>
        <w:pStyle w:val="Bibliography"/>
      </w:pPr>
      <w:bookmarkStart w:id="92" w:name="ref-R-base"/>
      <w:bookmarkEnd w:id="91"/>
      <w:r>
        <w:t xml:space="preserve">R Core Team. (2021). </w:t>
      </w:r>
      <w:r>
        <w:rPr>
          <w:i/>
          <w:iCs/>
        </w:rPr>
        <w:t>R: A language and environment for statistical computing</w:t>
      </w:r>
      <w:r>
        <w:t xml:space="preserve">. Vienna, Austria: R Foundation for Statistical Computing. Retrieved from </w:t>
      </w:r>
      <w:hyperlink r:id="rId22">
        <w:r>
          <w:rPr>
            <w:rStyle w:val="Hyperlink"/>
          </w:rPr>
          <w:t>https://www.R-project.org/</w:t>
        </w:r>
      </w:hyperlink>
    </w:p>
    <w:p w14:paraId="6374868D" w14:textId="77777777" w:rsidR="00082DDE" w:rsidRDefault="00000000">
      <w:pPr>
        <w:pStyle w:val="Bibliography"/>
      </w:pPr>
      <w:bookmarkStart w:id="93" w:name="ref-riecken1962program"/>
      <w:bookmarkEnd w:id="92"/>
      <w:r>
        <w:t xml:space="preserve">Riecken, H. W. (1962). A program for research on experiments in social psychology. In N. W. Washburne (Ed.), </w:t>
      </w:r>
      <w:r>
        <w:rPr>
          <w:i/>
          <w:iCs/>
        </w:rPr>
        <w:t>Decisions, values and groups</w:t>
      </w:r>
      <w:r>
        <w:t xml:space="preserve"> (Vol. 2, pp. 25–41). New York, NY: Pergamon Press.</w:t>
      </w:r>
    </w:p>
    <w:p w14:paraId="085AB8F3" w14:textId="77777777" w:rsidR="00082DDE" w:rsidRDefault="00000000">
      <w:pPr>
        <w:pStyle w:val="Bibliography"/>
      </w:pPr>
      <w:bookmarkStart w:id="94" w:name="ref-rodgers2021evaluating"/>
      <w:bookmarkEnd w:id="93"/>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1B760112" w14:textId="77777777" w:rsidR="00082DDE" w:rsidRDefault="00000000">
      <w:pPr>
        <w:pStyle w:val="Bibliography"/>
      </w:pPr>
      <w:bookmarkStart w:id="95" w:name="ref-rosenberg1969conditions"/>
      <w:bookmarkEnd w:id="94"/>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1913CB42" w14:textId="77777777" w:rsidR="00082DDE" w:rsidRDefault="00000000">
      <w:pPr>
        <w:pStyle w:val="Bibliography"/>
      </w:pPr>
      <w:bookmarkStart w:id="96" w:name="ref-rosnow1973mediation"/>
      <w:bookmarkEnd w:id="95"/>
      <w:r>
        <w:t xml:space="preserve">Rosnow, R. L., &amp; Aiken, L. S. (1973). Mediation of artifacts in behavioral research. </w:t>
      </w:r>
      <w:r>
        <w:rPr>
          <w:i/>
          <w:iCs/>
        </w:rPr>
        <w:t>Journal of Experimental Social Psychology</w:t>
      </w:r>
      <w:r>
        <w:t xml:space="preserve">, </w:t>
      </w:r>
      <w:r>
        <w:rPr>
          <w:i/>
          <w:iCs/>
        </w:rPr>
        <w:t>9</w:t>
      </w:r>
      <w:r>
        <w:t>(3), 181–201.</w:t>
      </w:r>
    </w:p>
    <w:p w14:paraId="276973E7" w14:textId="77777777" w:rsidR="00082DDE" w:rsidRDefault="00000000">
      <w:pPr>
        <w:pStyle w:val="Bibliography"/>
      </w:pPr>
      <w:bookmarkStart w:id="97" w:name="ref-rosnow1997people"/>
      <w:bookmarkEnd w:id="96"/>
      <w:r>
        <w:t xml:space="preserve">Rosnow, R. L., &amp; Rosenthal, R. (1997). </w:t>
      </w:r>
      <w:r>
        <w:rPr>
          <w:i/>
          <w:iCs/>
        </w:rPr>
        <w:t>People studying people: Artifacts and ethics in behavioral research</w:t>
      </w:r>
      <w:r>
        <w:t>. New York, NY: Freeman.</w:t>
      </w:r>
    </w:p>
    <w:p w14:paraId="13901EFE" w14:textId="77777777" w:rsidR="00082DDE" w:rsidRDefault="00000000">
      <w:pPr>
        <w:pStyle w:val="Bibliography"/>
      </w:pPr>
      <w:bookmarkStart w:id="98" w:name="ref-schardt2007utilization"/>
      <w:bookmarkEnd w:id="97"/>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1B01A0FC" w14:textId="77777777" w:rsidR="00082DDE" w:rsidRDefault="00000000">
      <w:pPr>
        <w:pStyle w:val="Bibliography"/>
      </w:pPr>
      <w:bookmarkStart w:id="99" w:name="ref-sharpe2016frightened"/>
      <w:bookmarkEnd w:id="98"/>
      <w:r>
        <w:lastRenderedPageBreak/>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2889AB8E" w14:textId="77777777" w:rsidR="00082DDE" w:rsidRDefault="00000000">
      <w:pPr>
        <w:pStyle w:val="Bibliography"/>
      </w:pPr>
      <w:bookmarkStart w:id="100" w:name="ref-sigall1970cooperative"/>
      <w:bookmarkEnd w:id="99"/>
      <w:r>
        <w:t xml:space="preserve">Sigall, H., Aronson, E., &amp; Van Hoose, T. (1970). The cooperative subject: Myth or reality? </w:t>
      </w:r>
      <w:r>
        <w:rPr>
          <w:i/>
          <w:iCs/>
        </w:rPr>
        <w:t>Journal of Experimental Social Psychology</w:t>
      </w:r>
      <w:r>
        <w:t xml:space="preserve">, </w:t>
      </w:r>
      <w:r>
        <w:rPr>
          <w:i/>
          <w:iCs/>
        </w:rPr>
        <w:t>6</w:t>
      </w:r>
      <w:r>
        <w:t>(1), 1–10.</w:t>
      </w:r>
    </w:p>
    <w:p w14:paraId="44872F6B" w14:textId="77777777" w:rsidR="00082DDE" w:rsidRDefault="00000000">
      <w:pPr>
        <w:pStyle w:val="Bibliography"/>
      </w:pPr>
      <w:bookmarkStart w:id="101" w:name="ref-simonsohn2022above"/>
      <w:bookmarkEnd w:id="100"/>
      <w:r>
        <w:t xml:space="preserve">Simonsohn, U., Simmons, J., &amp; Nelson, L. D. (2022). Above averaging in literature reviews. </w:t>
      </w:r>
      <w:r>
        <w:rPr>
          <w:i/>
          <w:iCs/>
        </w:rPr>
        <w:t>Nature Reviews Psychology</w:t>
      </w:r>
      <w:r>
        <w:t xml:space="preserve">, </w:t>
      </w:r>
      <w:r>
        <w:rPr>
          <w:i/>
          <w:iCs/>
        </w:rPr>
        <w:t>1</w:t>
      </w:r>
      <w:r>
        <w:t>(10), 551–552.</w:t>
      </w:r>
    </w:p>
    <w:p w14:paraId="1132E4A1" w14:textId="77777777" w:rsidR="00082DDE" w:rsidRDefault="00000000">
      <w:pPr>
        <w:pStyle w:val="Bibliography"/>
      </w:pPr>
      <w:bookmarkStart w:id="102" w:name="ref-standing2008demonstration"/>
      <w:bookmarkEnd w:id="101"/>
      <w:r>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6879B646" w14:textId="77777777" w:rsidR="00082DDE" w:rsidRDefault="00000000">
      <w:pPr>
        <w:pStyle w:val="Bibliography"/>
      </w:pPr>
      <w:bookmarkStart w:id="103" w:name="ref-stanley2014meta"/>
      <w:bookmarkEnd w:id="102"/>
      <w:r>
        <w:t xml:space="preserve">Stanley, T. D., &amp; Doucouliagos, H. (2014). Meta-regression approximations to reduce publication selection bias. </w:t>
      </w:r>
      <w:r>
        <w:rPr>
          <w:i/>
          <w:iCs/>
        </w:rPr>
        <w:t>Research Synthesis Methods</w:t>
      </w:r>
      <w:r>
        <w:t xml:space="preserve">, </w:t>
      </w:r>
      <w:r>
        <w:rPr>
          <w:i/>
          <w:iCs/>
        </w:rPr>
        <w:t>5</w:t>
      </w:r>
      <w:r>
        <w:t>(1), 60–78.</w:t>
      </w:r>
    </w:p>
    <w:p w14:paraId="205287B4" w14:textId="77777777" w:rsidR="00082DDE" w:rsidRDefault="00000000">
      <w:pPr>
        <w:pStyle w:val="Bibliography"/>
      </w:pPr>
      <w:bookmarkStart w:id="104" w:name="ref-stewart2004placebo"/>
      <w:bookmarkEnd w:id="103"/>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192CC9ED" w14:textId="77777777" w:rsidR="00082DDE" w:rsidRDefault="00000000">
      <w:pPr>
        <w:pStyle w:val="Bibliography"/>
      </w:pPr>
      <w:bookmarkStart w:id="105" w:name="ref-strohmetz2008research"/>
      <w:bookmarkEnd w:id="104"/>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664B5227" w14:textId="77777777" w:rsidR="00082DDE" w:rsidRDefault="00000000">
      <w:pPr>
        <w:pStyle w:val="Bibliography"/>
      </w:pPr>
      <w:bookmarkStart w:id="106" w:name="ref-vevea1995general"/>
      <w:bookmarkEnd w:id="105"/>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729B7FD3" w14:textId="77777777" w:rsidR="00082DDE" w:rsidRDefault="00000000">
      <w:pPr>
        <w:pStyle w:val="Bibliography"/>
      </w:pPr>
      <w:bookmarkStart w:id="107" w:name="ref-R-metafor"/>
      <w:bookmarkEnd w:id="106"/>
      <w:r>
        <w:t xml:space="preserve">Viechtbauer, W. (2010). Conducting meta-analyses in R with the metafor package. </w:t>
      </w:r>
      <w:r>
        <w:rPr>
          <w:i/>
          <w:iCs/>
        </w:rPr>
        <w:t>Journal of Statistical Software</w:t>
      </w:r>
      <w:r>
        <w:t xml:space="preserve">, </w:t>
      </w:r>
      <w:r>
        <w:rPr>
          <w:i/>
          <w:iCs/>
        </w:rPr>
        <w:t>36</w:t>
      </w:r>
      <w:r>
        <w:t>(3), 1–48.</w:t>
      </w:r>
    </w:p>
    <w:p w14:paraId="5283C3CD" w14:textId="77777777" w:rsidR="00082DDE" w:rsidRPr="009766ED" w:rsidRDefault="00000000">
      <w:pPr>
        <w:pStyle w:val="Bibliography"/>
        <w:rPr>
          <w:lang w:val="fr-FR"/>
          <w:rPrChange w:id="108" w:author="Nicholas Alvaro Coles" w:date="2024-01-19T08:09:00Z">
            <w:rPr/>
          </w:rPrChange>
        </w:rPr>
      </w:pPr>
      <w:bookmarkStart w:id="109" w:name="ref-yarkoni2017choosing"/>
      <w:bookmarkEnd w:id="107"/>
      <w:r>
        <w:lastRenderedPageBreak/>
        <w:t xml:space="preserve">Yarkoni, T., &amp; Westfall, J. (2017). Choosing prediction over explanation in psychology: Lessons from machine learning. </w:t>
      </w:r>
      <w:r w:rsidRPr="009766ED">
        <w:rPr>
          <w:i/>
          <w:iCs/>
          <w:lang w:val="fr-FR"/>
          <w:rPrChange w:id="110" w:author="Nicholas Alvaro Coles" w:date="2024-01-19T08:09:00Z">
            <w:rPr>
              <w:i/>
              <w:iCs/>
            </w:rPr>
          </w:rPrChange>
        </w:rPr>
        <w:t xml:space="preserve">Perspectives on </w:t>
      </w:r>
      <w:proofErr w:type="spellStart"/>
      <w:r w:rsidRPr="009766ED">
        <w:rPr>
          <w:i/>
          <w:iCs/>
          <w:lang w:val="fr-FR"/>
          <w:rPrChange w:id="111" w:author="Nicholas Alvaro Coles" w:date="2024-01-19T08:09:00Z">
            <w:rPr>
              <w:i/>
              <w:iCs/>
            </w:rPr>
          </w:rPrChange>
        </w:rPr>
        <w:t>Psychological</w:t>
      </w:r>
      <w:proofErr w:type="spellEnd"/>
      <w:r w:rsidRPr="009766ED">
        <w:rPr>
          <w:i/>
          <w:iCs/>
          <w:lang w:val="fr-FR"/>
          <w:rPrChange w:id="112" w:author="Nicholas Alvaro Coles" w:date="2024-01-19T08:09:00Z">
            <w:rPr>
              <w:i/>
              <w:iCs/>
            </w:rPr>
          </w:rPrChange>
        </w:rPr>
        <w:t xml:space="preserve"> Science</w:t>
      </w:r>
      <w:r w:rsidRPr="009766ED">
        <w:rPr>
          <w:lang w:val="fr-FR"/>
          <w:rPrChange w:id="113" w:author="Nicholas Alvaro Coles" w:date="2024-01-19T08:09:00Z">
            <w:rPr/>
          </w:rPrChange>
        </w:rPr>
        <w:t xml:space="preserve">, </w:t>
      </w:r>
      <w:r w:rsidRPr="009766ED">
        <w:rPr>
          <w:i/>
          <w:iCs/>
          <w:lang w:val="fr-FR"/>
          <w:rPrChange w:id="114" w:author="Nicholas Alvaro Coles" w:date="2024-01-19T08:09:00Z">
            <w:rPr>
              <w:i/>
              <w:iCs/>
            </w:rPr>
          </w:rPrChange>
        </w:rPr>
        <w:t>12</w:t>
      </w:r>
      <w:r w:rsidRPr="009766ED">
        <w:rPr>
          <w:lang w:val="fr-FR"/>
          <w:rPrChange w:id="115" w:author="Nicholas Alvaro Coles" w:date="2024-01-19T08:09:00Z">
            <w:rPr/>
          </w:rPrChange>
        </w:rPr>
        <w:t>(6), 1100–1122.</w:t>
      </w:r>
    </w:p>
    <w:p w14:paraId="23FB7CF2" w14:textId="77777777" w:rsidR="00082DDE" w:rsidRDefault="00000000">
      <w:pPr>
        <w:pStyle w:val="Bibliography"/>
      </w:pPr>
      <w:bookmarkStart w:id="116" w:name="ref-zion2018mindsets"/>
      <w:bookmarkEnd w:id="109"/>
      <w:r w:rsidRPr="009766ED">
        <w:rPr>
          <w:lang w:val="fr-FR"/>
          <w:rPrChange w:id="117" w:author="Nicholas Alvaro Coles" w:date="2024-01-19T08:09:00Z">
            <w:rPr/>
          </w:rPrChange>
        </w:rPr>
        <w:t xml:space="preserve">Zion, S. R., &amp; Crum, A. J. (2018). </w:t>
      </w:r>
      <w:r>
        <w:t xml:space="preserve">Mindsets matter: A new framework for harnessing the placebo effect in modern medicine. </w:t>
      </w:r>
      <w:r>
        <w:rPr>
          <w:i/>
          <w:iCs/>
        </w:rPr>
        <w:t>International Review of Neurobiology</w:t>
      </w:r>
      <w:r>
        <w:t xml:space="preserve">, </w:t>
      </w:r>
      <w:r>
        <w:rPr>
          <w:i/>
          <w:iCs/>
        </w:rPr>
        <w:t>138</w:t>
      </w:r>
      <w:r>
        <w:t>, 137–160.</w:t>
      </w:r>
      <w:bookmarkEnd w:id="52"/>
      <w:bookmarkEnd w:id="54"/>
      <w:bookmarkEnd w:id="116"/>
    </w:p>
    <w:sectPr w:rsidR="00082DDE" w:rsidSect="004169D5">
      <w:headerReference w:type="even" r:id="rId23"/>
      <w:headerReference w:type="default" r:id="rId24"/>
      <w:headerReference w:type="first" r:id="rId2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90345" w14:textId="77777777" w:rsidR="004169D5" w:rsidRDefault="004169D5">
      <w:pPr>
        <w:spacing w:before="0" w:after="0" w:line="240" w:lineRule="auto"/>
      </w:pPr>
      <w:r>
        <w:separator/>
      </w:r>
    </w:p>
  </w:endnote>
  <w:endnote w:type="continuationSeparator" w:id="0">
    <w:p w14:paraId="2C7EDB35" w14:textId="77777777" w:rsidR="004169D5" w:rsidRDefault="004169D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5A417" w14:textId="77777777" w:rsidR="004169D5" w:rsidRDefault="004169D5">
      <w:r>
        <w:separator/>
      </w:r>
    </w:p>
  </w:footnote>
  <w:footnote w:type="continuationSeparator" w:id="0">
    <w:p w14:paraId="5A488B91" w14:textId="77777777" w:rsidR="004169D5" w:rsidRDefault="004169D5">
      <w:r>
        <w:continuationSeparator/>
      </w:r>
    </w:p>
  </w:footnote>
  <w:footnote w:id="1">
    <w:p w14:paraId="357E4656" w14:textId="77777777" w:rsidR="00082DDE" w:rsidRDefault="00000000">
      <w:pPr>
        <w:pStyle w:val="FootnoteText"/>
      </w:pPr>
      <w:r>
        <w:rPr>
          <w:rStyle w:val="FootnoteReference"/>
        </w:rPr>
        <w:footnoteRef/>
      </w:r>
      <w:r>
        <w:t xml:space="preserve"> Although outside the scope of our review, it is worth noting that some theorists believe that motivation-based mechanisms can produce demand effects even when participants do not have the opportunity to adjust their responses. For example, Corneille and Lush (2022) suggested that motivated participants can exhibit motivation-driven changes in responses by imagining the hypothesized effect. They also raise the possibility that participants can sometimes be unaware that they produced the effect via imagination, an idea referred to as phenomenological control.</w:t>
      </w:r>
    </w:p>
  </w:footnote>
  <w:footnote w:id="2">
    <w:p w14:paraId="485D1607" w14:textId="77777777" w:rsidR="00082DDE"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3">
    <w:p w14:paraId="3622DAA4" w14:textId="77777777" w:rsidR="00082DDE"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w:t>
      </w:r>
    </w:p>
  </w:footnote>
  <w:footnote w:id="4">
    <w:p w14:paraId="722AA615" w14:textId="77777777" w:rsidR="00082DDE" w:rsidRDefault="00000000">
      <w:pPr>
        <w:pStyle w:val="FootnoteText"/>
      </w:pPr>
      <w:r>
        <w:rPr>
          <w:rStyle w:val="FootnoteReference"/>
        </w:rPr>
        <w:footnoteRef/>
      </w:r>
      <w:r>
        <w:t xml:space="preserve"> For Study 2, we did not create a vignette for Larsen and McGraw (2011) because this record was identified after the study was complete.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4F206BEF"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D99461" w14:textId="77777777"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6D6F4BB6"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B888EA" w14:textId="77777777" w:rsidR="00000000" w:rsidRPr="00A05772" w:rsidRDefault="00000000" w:rsidP="00572FF5">
    <w:pPr>
      <w:pStyle w:val="Header"/>
      <w:ind w:right="357"/>
    </w:pPr>
    <w:r>
      <w:t>DEMAND CHARACTERISTICS QUANTITATIVE REVIEW</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09877EE2" w14:textId="77777777"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1B59FA" w14:textId="77777777" w:rsidR="00000000" w:rsidRDefault="00000000" w:rsidP="00DA0F6A">
    <w:pPr>
      <w:pStyle w:val="Header"/>
      <w:ind w:right="360"/>
    </w:pPr>
    <w:r>
      <w:t>Running head: DEMAND CHARACTERISTICS QUANTITATIVE REVIEW</w:t>
    </w:r>
  </w:p>
  <w:p w14:paraId="6A57964C" w14:textId="77777777" w:rsidR="0000000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00E0EF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73043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980108414">
    <w:abstractNumId w:val="13"/>
  </w:num>
  <w:num w:numId="2" w16cid:durableId="590087643">
    <w:abstractNumId w:val="13"/>
  </w:num>
  <w:num w:numId="3" w16cid:durableId="20668450">
    <w:abstractNumId w:val="14"/>
  </w:num>
  <w:num w:numId="4" w16cid:durableId="469786642">
    <w:abstractNumId w:val="1"/>
  </w:num>
  <w:num w:numId="5" w16cid:durableId="908539391">
    <w:abstractNumId w:val="2"/>
  </w:num>
  <w:num w:numId="6" w16cid:durableId="89281262">
    <w:abstractNumId w:val="3"/>
  </w:num>
  <w:num w:numId="7" w16cid:durableId="769859128">
    <w:abstractNumId w:val="4"/>
  </w:num>
  <w:num w:numId="8" w16cid:durableId="2111580131">
    <w:abstractNumId w:val="9"/>
  </w:num>
  <w:num w:numId="9" w16cid:durableId="1573463294">
    <w:abstractNumId w:val="5"/>
  </w:num>
  <w:num w:numId="10" w16cid:durableId="188026550">
    <w:abstractNumId w:val="6"/>
  </w:num>
  <w:num w:numId="11" w16cid:durableId="1714383273">
    <w:abstractNumId w:val="7"/>
  </w:num>
  <w:num w:numId="12" w16cid:durableId="1347176156">
    <w:abstractNumId w:val="8"/>
  </w:num>
  <w:num w:numId="13" w16cid:durableId="1869756274">
    <w:abstractNumId w:val="10"/>
  </w:num>
  <w:num w:numId="14" w16cid:durableId="1879735510">
    <w:abstractNumId w:val="14"/>
  </w:num>
  <w:num w:numId="15" w16cid:durableId="838886122">
    <w:abstractNumId w:val="0"/>
  </w:num>
  <w:num w:numId="16" w16cid:durableId="420181207">
    <w:abstractNumId w:val="0"/>
  </w:num>
  <w:num w:numId="17" w16cid:durableId="939676548">
    <w:abstractNumId w:val="11"/>
  </w:num>
  <w:num w:numId="18" w16cid:durableId="1958363987">
    <w:abstractNumId w:val="12"/>
  </w:num>
  <w:num w:numId="19" w16cid:durableId="129952753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2DDE"/>
    <w:rsid w:val="00082DDE"/>
    <w:rsid w:val="000860EF"/>
    <w:rsid w:val="003E2640"/>
    <w:rsid w:val="004169D5"/>
    <w:rsid w:val="009766E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9B29B"/>
  <w15:docId w15:val="{7A4CA738-1850-4D77-BD34-2B852E96F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9766ED"/>
    <w:pPr>
      <w:spacing w:after="0"/>
    </w:pPr>
    <w:rPr>
      <w:rFonts w:ascii="Times New Roman" w:hAnsi="Times New Roman"/>
    </w:rPr>
  </w:style>
  <w:style w:type="character" w:styleId="FollowedHyperlink">
    <w:name w:val="FollowedHyperlink"/>
    <w:basedOn w:val="DefaultParagraphFont"/>
    <w:semiHidden/>
    <w:unhideWhenUsed/>
    <w:rsid w:val="003E264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coles@stanford.edu"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RAN.R-project.org/package=emmeans" TargetMode="External"/><Relationship Id="rId7" Type="http://schemas.openxmlformats.org/officeDocument/2006/relationships/hyperlink" Target="https://osf.io/3hkre/" TargetMode="External"/><Relationship Id="rId12" Type="http://schemas.openxmlformats.org/officeDocument/2006/relationships/image" Target="media/image3.png"/><Relationship Id="rId17" Type="http://schemas.openxmlformats.org/officeDocument/2006/relationships/hyperlink" Target="https://osf.io/3hkre/"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CRAN.R-project.org/package=weight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osf.io/3hkre/" TargetMode="External"/><Relationship Id="rId19" Type="http://schemas.openxmlformats.org/officeDocument/2006/relationships/hyperlink" Target="https://osf.io/3hkr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R-project.org/"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49</Pages>
  <Words>11280</Words>
  <Characters>64300</Characters>
  <Application>Microsoft Office Word</Application>
  <DocSecurity>0</DocSecurity>
  <Lines>535</Lines>
  <Paragraphs>150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quantitative review of demand characteristics and their underlying mechanisms</vt:lpstr>
      <vt:lpstr>TITLE</vt:lpstr>
    </vt:vector>
  </TitlesOfParts>
  <Manager/>
  <Company/>
  <LinksUpToDate>false</LinksUpToDate>
  <CharactersWithSpaces>75430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cp:lastModifiedBy>Nicholas Alvaro Coles</cp:lastModifiedBy>
  <cp:revision>2</cp:revision>
  <dcterms:created xsi:type="dcterms:W3CDTF">2024-01-13T00:07:00Z</dcterms:created>
  <dcterms:modified xsi:type="dcterms:W3CDTF">2024-01-19T16:48:00Z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openly available at https://osf.io/3hkre/. This work was supported by the John Templeton Foundation (grant # 62295). The funder had no role in the preparation of the manuscript or decision to publish. We thank (1) Morgan H. Wyatt for assistance with the meta-analysis and code review, (2) Anjie Cao for assistance with code review, and (3) John Borghi for assistance developing the literature search strategy.</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