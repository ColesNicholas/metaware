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53F0C6F1" w:rsidR="002A5CC5" w:rsidRDefault="00034F14">
      <w:pPr>
        <w:pStyle w:val="Title"/>
        <w:rPr>
          <w:ins w:id="0" w:author="Coles, Nicholas A." w:date="2025-05-13T21:25:00Z" w16du:dateUtc="2025-05-14T01:25:00Z"/>
        </w:rPr>
      </w:pPr>
      <w:ins w:id="1" w:author="Coles, Nicholas A." w:date="2025-05-13T21:27:00Z" w16du:dateUtc="2025-05-14T01:27:00Z">
        <w:r>
          <w:t xml:space="preserve">The impact and heterogeneity of demand characteristics: </w:t>
        </w:r>
      </w:ins>
      <w:ins w:id="2" w:author="Coles, Nicholas A." w:date="2025-05-13T21:26:00Z" w16du:dateUtc="2025-05-14T01:26:00Z">
        <w:r w:rsidR="002A5CC5">
          <w:t>A m</w:t>
        </w:r>
      </w:ins>
      <w:del w:id="3" w:author="Coles, Nicholas A." w:date="2025-05-13T21:21:00Z" w16du:dateUtc="2025-05-14T01:21:00Z">
        <w:r w:rsidDel="002A5CC5">
          <w:delText>M</w:delText>
        </w:r>
      </w:del>
      <w:r>
        <w:t>eta-analy</w:t>
      </w:r>
      <w:ins w:id="4" w:author="Coles, Nicholas A." w:date="2025-05-13T21:25:00Z" w16du:dateUtc="2025-05-14T01:25:00Z">
        <w:r w:rsidR="002A5CC5">
          <w:t>sis</w:t>
        </w:r>
      </w:ins>
      <w:ins w:id="5" w:author="Coles, Nicholas A." w:date="2025-05-13T21:26:00Z" w16du:dateUtc="2025-05-14T01:26:00Z">
        <w:r w:rsidR="002A5CC5">
          <w:t xml:space="preserve"> of </w:t>
        </w:r>
      </w:ins>
      <w:ins w:id="6" w:author="Coles, Nicholas A." w:date="2025-05-13T21:27:00Z" w16du:dateUtc="2025-05-14T01:27:00Z">
        <w:r>
          <w:t xml:space="preserve">manipulations of explicit demand </w:t>
        </w:r>
      </w:ins>
      <w:ins w:id="7" w:author="Coles, Nicholas A." w:date="2025-05-16T10:40:00Z" w16du:dateUtc="2025-05-16T14:40:00Z">
        <w:r w:rsidR="007D42E8">
          <w:t>cues</w:t>
        </w:r>
      </w:ins>
    </w:p>
    <w:p w14:paraId="0429AD9D" w14:textId="44AF1B48" w:rsidR="001E6401" w:rsidDel="00034F14" w:rsidRDefault="00000000">
      <w:pPr>
        <w:pStyle w:val="Title"/>
        <w:rPr>
          <w:del w:id="8" w:author="Coles, Nicholas A." w:date="2025-05-13T21:28:00Z" w16du:dateUtc="2025-05-14T01:28:00Z"/>
        </w:rPr>
      </w:pPr>
      <w:del w:id="9" w:author="Coles, Nicholas A." w:date="2025-05-13T21:25:00Z" w16du:dateUtc="2025-05-14T01:25:00Z">
        <w:r w:rsidDel="002A5CC5">
          <w:delText xml:space="preserve">sis </w:delText>
        </w:r>
      </w:del>
      <w:del w:id="10" w:author="Coles, Nicholas A." w:date="2025-05-13T21:28:00Z" w16du:dateUtc="2025-05-14T01:28:00Z">
        <w:r w:rsidDel="00034F14">
          <w:delText xml:space="preserve">suggests that </w:delText>
        </w:r>
      </w:del>
      <w:del w:id="11" w:author="Coles, Nicholas A." w:date="2025-05-13T21:18:00Z" w16du:dateUtc="2025-05-14T01:18:00Z">
        <w:r w:rsidDel="002A5CC5">
          <w:delText xml:space="preserve">the effects of </w:delText>
        </w:r>
      </w:del>
      <w:del w:id="12" w:author="Coles, Nicholas A." w:date="2025-05-13T21:28:00Z" w16du:dateUtc="2025-05-14T01:28:00Z">
        <w:r w:rsidDel="00034F14">
          <w:delText xml:space="preserve">demand characteristics can be consequential, </w:delText>
        </w:r>
      </w:del>
      <w:del w:id="13" w:author="Coles, Nicholas A." w:date="2025-05-13T11:24:00Z" w16du:dateUtc="2025-05-13T15:24:00Z">
        <w:r w:rsidDel="00493571">
          <w:delText>unreliable</w:delText>
        </w:r>
      </w:del>
      <w:del w:id="14" w:author="Coles, Nicholas A." w:date="2025-05-13T21:28:00Z" w16du:dateUtc="2025-05-14T01:28:00Z">
        <w:r w:rsidDel="00034F14">
          <w:delText>, and difficult to explain</w:delText>
        </w:r>
      </w:del>
    </w:p>
    <w:p w14:paraId="09C368FA" w14:textId="4D709388" w:rsidR="001E6401" w:rsidRDefault="00000000">
      <w:pPr>
        <w:pStyle w:val="Title"/>
        <w:pPrChange w:id="15" w:author="Coles, Nicholas A." w:date="2025-05-13T21:28:00Z" w16du:dateUtc="2025-05-14T01:28:00Z">
          <w:pPr>
            <w:pStyle w:val="BodyText"/>
            <w:ind w:firstLine="0"/>
          </w:pPr>
        </w:pPrChange>
      </w:pPr>
      <w:del w:id="16" w:author="Coles, Nicholas A." w:date="2025-05-13T21:28:00Z" w16du:dateUtc="2025-05-14T01:28:00Z">
        <w:r w:rsidDel="00034F14">
          <w:delText>  </w:delText>
        </w:r>
      </w:del>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481391E5" w14:textId="386E3882" w:rsidR="00AF6FBC" w:rsidRDefault="00000000" w:rsidP="00AF6FBC">
      <w:pPr>
        <w:pStyle w:val="BodyText"/>
        <w:rPr>
          <w:ins w:id="17" w:author="Coles, Nicholas A." w:date="2025-05-24T07:18:00Z" w16du:dateUtc="2025-05-24T11:18:00Z"/>
        </w:rPr>
      </w:pPr>
      <w:r>
        <w:t xml:space="preserve">Demand characteristics are a fundamental methodological concern in experimental psychology. Yet, little is known about the direction, magnitude, </w:t>
      </w:r>
      <w:ins w:id="18" w:author="Coles, Nicholas A." w:date="2025-05-24T07:11:00Z" w16du:dateUtc="2025-05-24T11:11:00Z">
        <w:r w:rsidR="00AF6FBC">
          <w:t xml:space="preserve">and </w:t>
        </w:r>
      </w:ins>
      <w:r>
        <w:t>consistency</w:t>
      </w:r>
      <w:del w:id="19" w:author="Coles, Nicholas A." w:date="2025-05-24T07:12:00Z" w16du:dateUtc="2025-05-24T11:12:00Z">
        <w:r w:rsidDel="00AF6FBC">
          <w:delText>, and mechanisms underlying</w:delText>
        </w:r>
      </w:del>
      <w:r>
        <w:t xml:space="preserve"> their effects. We conducted a three-level meta-analysis of 252 effect sizes from 52 studies </w:t>
      </w:r>
      <w:del w:id="20" w:author="Coles, Nicholas A." w:date="2025-05-24T07:12:00Z" w16du:dateUtc="2025-05-24T11:12:00Z">
        <w:r w:rsidDel="00AF6FBC">
          <w:delText xml:space="preserve">that provided experimental tests of demand effects by explicitly manipulating </w:delText>
        </w:r>
      </w:del>
      <w:ins w:id="21" w:author="Coles, Nicholas A." w:date="2025-05-24T07:12:00Z" w16du:dateUtc="2025-05-24T11:12:00Z">
        <w:r w:rsidR="00AF6FBC">
          <w:t xml:space="preserve">manipulated </w:t>
        </w:r>
      </w:ins>
      <w:del w:id="22" w:author="Coles, Nicholas A." w:date="2025-05-24T07:12:00Z" w16du:dateUtc="2025-05-24T11:12:00Z">
        <w:r w:rsidDel="00AF6FBC">
          <w:delText xml:space="preserve">cues about the study hypothesis. </w:delText>
        </w:r>
      </w:del>
      <w:ins w:id="23" w:author="Coles, Nicholas A." w:date="2025-05-24T07:12:00Z" w16du:dateUtc="2025-05-24T11:12:00Z">
        <w:r w:rsidR="00AF6FBC">
          <w:t>explicit demand characteristics (EDCs).</w:t>
        </w:r>
      </w:ins>
      <w:ins w:id="24" w:author="Coles, Nicholas A." w:date="2025-05-24T07:13:00Z" w16du:dateUtc="2025-05-24T11:13:00Z">
        <w:r w:rsidR="00AF6FBC">
          <w:t xml:space="preserve"> On average, </w:t>
        </w:r>
        <w:proofErr w:type="gramStart"/>
        <w:r w:rsidR="00AF6FBC">
          <w:t>EDC’s</w:t>
        </w:r>
        <w:proofErr w:type="gramEnd"/>
        <w:r w:rsidR="00AF6FBC">
          <w:t xml:space="preserve"> led to </w:t>
        </w:r>
      </w:ins>
      <w:del w:id="25" w:author="Coles, Nicholas A." w:date="2025-05-24T07:13:00Z" w16du:dateUtc="2025-05-24T11:13:00Z">
        <w:r w:rsidDel="00AF6FBC">
          <w:delText xml:space="preserve">These manipulations tended to produce </w:delText>
        </w:r>
      </w:del>
      <w:r>
        <w:t>small overall increases in hypothesis-consistent responding (</w:t>
      </w:r>
      <w:r>
        <w:rPr>
          <w:i/>
          <w:iCs/>
        </w:rPr>
        <w:t>g</w:t>
      </w:r>
      <w:r>
        <w:t xml:space="preserve"> = 0.21, 95% CI [0.12, 0.31]). However, </w:t>
      </w:r>
      <w:ins w:id="26" w:author="Coles, Nicholas A." w:date="2025-05-24T07:13:00Z" w16du:dateUtc="2025-05-24T11:13:00Z">
        <w:r w:rsidR="00AF6FBC">
          <w:t xml:space="preserve">the </w:t>
        </w:r>
      </w:ins>
      <w:r>
        <w:t xml:space="preserve">effects were </w:t>
      </w:r>
      <w:del w:id="27" w:author="Coles, Nicholas A." w:date="2025-05-24T07:13:00Z" w16du:dateUtc="2025-05-24T11:13:00Z">
        <w:r w:rsidDel="00AF6FBC">
          <w:delText xml:space="preserve">extremely </w:delText>
        </w:r>
      </w:del>
      <w:r>
        <w:t xml:space="preserve">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w:t>
      </w:r>
      <w:ins w:id="28" w:author="Coles, Nicholas A." w:date="2025-05-24T07:14:00Z" w16du:dateUtc="2025-05-24T11:14:00Z">
        <w:r w:rsidR="00AF6FBC">
          <w:t xml:space="preserve">Consistent with previous theories, the </w:t>
        </w:r>
      </w:ins>
      <w:del w:id="29" w:author="Coles, Nicholas A." w:date="2025-05-24T07:14:00Z" w16du:dateUtc="2025-05-24T11:14:00Z">
        <w:r w:rsidDel="00AF6FBC">
          <w:delText xml:space="preserve">Both the </w:delText>
        </w:r>
      </w:del>
      <w:r>
        <w:t>observed and estimated distribution of these effects suggest</w:t>
      </w:r>
      <w:del w:id="30" w:author="Coles, Nicholas A." w:date="2025-05-24T07:18:00Z" w16du:dateUtc="2025-05-24T11:18:00Z">
        <w:r w:rsidDel="00AF6FBC">
          <w:delText>ed</w:delText>
        </w:r>
      </w:del>
      <w:r>
        <w:t xml:space="preserve"> that demand characteristics can create false positives, false negatives, upward bias, and downward bias. </w:t>
      </w:r>
      <w:ins w:id="31" w:author="Coles, Nicholas A." w:date="2025-05-24T07:18:00Z" w16du:dateUtc="2025-05-24T11:18:00Z">
        <w:r w:rsidR="00AF6FBC">
          <w:t xml:space="preserve">We end our review of these broad set of inferential consequences with recommendations for future research – particularly </w:t>
        </w:r>
        <w:proofErr w:type="gramStart"/>
        <w:r w:rsidR="00AF6FBC">
          <w:t>in regards to</w:t>
        </w:r>
      </w:ins>
      <w:proofErr w:type="gramEnd"/>
      <w:ins w:id="32" w:author="Coles, Nicholas A." w:date="2025-05-24T07:19:00Z" w16du:dateUtc="2025-05-24T11:19:00Z">
        <w:r w:rsidR="00AF6FBC">
          <w:t xml:space="preserve"> grappling with largely untested mechanisms theorized to underlie the effects of demand characteristics.</w:t>
        </w:r>
      </w:ins>
    </w:p>
    <w:p w14:paraId="5B5E6112" w14:textId="4B6AF47B" w:rsidR="001E6401" w:rsidDel="00AF6FBC" w:rsidRDefault="00000000" w:rsidP="00AF6FBC">
      <w:pPr>
        <w:pStyle w:val="BodyText"/>
        <w:rPr>
          <w:del w:id="33" w:author="Coles, Nicholas A." w:date="2025-05-24T07:20:00Z" w16du:dateUtc="2025-05-24T11:20:00Z"/>
        </w:rPr>
      </w:pPr>
      <w:del w:id="34" w:author="Coles, Nicholas A." w:date="2025-05-24T07:20:00Z" w16du:dateUtc="2025-05-24T11:20:00Z">
        <w:r w:rsidDel="00AF6FBC">
          <w:delText>This heterogeneity is currently difficult to explain. New participants who reviewed key study details were neither able to predict nor provide insights into psychological mechanisms theorized to underlie demand effects. Participants</w:delText>
        </w:r>
        <w:r w:rsidR="0057450F" w:rsidDel="00AF6FBC">
          <w:delText>’</w:delText>
        </w:r>
        <w:r w:rsidDel="00AF6FBC">
          <w:delTex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w:delText>
        </w:r>
      </w:del>
      <w:del w:id="35" w:author="Coles, Nicholas A." w:date="2025-05-13T11:26:00Z" w16du:dateUtc="2025-05-13T15:26:00Z">
        <w:r w:rsidDel="00493571">
          <w:delText>unreliable</w:delText>
        </w:r>
      </w:del>
      <w:del w:id="36" w:author="Coles, Nicholas A." w:date="2025-05-24T07:20:00Z" w16du:dateUtc="2025-05-24T11:20:00Z">
        <w:r w:rsidDel="00AF6FBC">
          <w:delText>, and difficult to explain.</w:delText>
        </w:r>
      </w:del>
    </w:p>
    <w:p w14:paraId="4EBECB7A" w14:textId="77777777" w:rsidR="001E6401" w:rsidRDefault="00000000">
      <w:pPr>
        <w:pStyle w:val="BodyText"/>
      </w:pPr>
      <w:r>
        <w:rPr>
          <w:i/>
          <w:iCs/>
        </w:rPr>
        <w:t>Keywords:</w:t>
      </w:r>
      <w:r>
        <w:t xml:space="preserve"> demand characteristics, expectancies, meta-analysis, methodology, confound</w:t>
      </w:r>
    </w:p>
    <w:p w14:paraId="5A7D9DE0" w14:textId="77777777" w:rsidR="00AF6FBC" w:rsidRDefault="00AF6FBC">
      <w:pPr>
        <w:spacing w:before="0" w:after="200" w:line="240" w:lineRule="auto"/>
        <w:rPr>
          <w:ins w:id="37" w:author="Coles, Nicholas A." w:date="2025-05-24T07:20:00Z" w16du:dateUtc="2025-05-24T11:20:00Z"/>
          <w:rFonts w:eastAsiaTheme="majorEastAsia" w:cstheme="majorBidi"/>
          <w:bCs/>
          <w:szCs w:val="36"/>
        </w:rPr>
      </w:pPr>
      <w:ins w:id="38" w:author="Coles, Nicholas A." w:date="2025-05-24T07:20:00Z" w16du:dateUtc="2025-05-24T11:20:00Z">
        <w:r>
          <w:br w:type="page"/>
        </w:r>
      </w:ins>
    </w:p>
    <w:p w14:paraId="4F833AA1" w14:textId="50D37007" w:rsidR="00034F14" w:rsidRDefault="00034F14" w:rsidP="00034F14">
      <w:pPr>
        <w:pStyle w:val="Title"/>
        <w:rPr>
          <w:ins w:id="39" w:author="Coles, Nicholas A." w:date="2025-05-13T21:28:00Z" w16du:dateUtc="2025-05-14T01:28:00Z"/>
        </w:rPr>
      </w:pPr>
      <w:ins w:id="40" w:author="Coles, Nicholas A." w:date="2025-05-13T21:28:00Z" w16du:dateUtc="2025-05-14T01:28:00Z">
        <w:r>
          <w:lastRenderedPageBreak/>
          <w:t>The impact and heterogeneity of demand characteristics: A meta-analysis of manipulations of explicit demand cues</w:t>
        </w:r>
      </w:ins>
    </w:p>
    <w:p w14:paraId="0890DC4B" w14:textId="3AFE7960" w:rsidR="001E6401" w:rsidDel="00034F14" w:rsidRDefault="00000000">
      <w:pPr>
        <w:pStyle w:val="h1-pagebreak"/>
        <w:rPr>
          <w:del w:id="41" w:author="Coles, Nicholas A." w:date="2025-05-13T21:28:00Z" w16du:dateUtc="2025-05-14T01:28:00Z"/>
        </w:rPr>
      </w:pPr>
      <w:del w:id="42" w:author="Coles, Nicholas A." w:date="2025-05-13T21:28:00Z" w16du:dateUtc="2025-05-14T01:28:00Z">
        <w:r w:rsidDel="00034F14">
          <w:delText xml:space="preserve">Meta-analysis suggests that </w:delText>
        </w:r>
      </w:del>
      <w:del w:id="43" w:author="Coles, Nicholas A." w:date="2025-05-13T17:31:00Z" w16du:dateUtc="2025-05-13T21:31:00Z">
        <w:r w:rsidDel="002134FC">
          <w:delText xml:space="preserve">the effects of </w:delText>
        </w:r>
      </w:del>
      <w:del w:id="44" w:author="Coles, Nicholas A." w:date="2025-05-13T21:28:00Z" w16du:dateUtc="2025-05-14T01:28:00Z">
        <w:r w:rsidDel="00034F14">
          <w:delText xml:space="preserve">demand characteristics </w:delText>
        </w:r>
      </w:del>
      <w:del w:id="45" w:author="Coles, Nicholas A." w:date="2025-05-13T17:31:00Z" w16du:dateUtc="2025-05-13T21:31:00Z">
        <w:r w:rsidDel="002134FC">
          <w:delText>can be</w:delText>
        </w:r>
      </w:del>
      <w:del w:id="46" w:author="Coles, Nicholas A." w:date="2025-05-13T21:28:00Z" w16du:dateUtc="2025-05-14T01:28:00Z">
        <w:r w:rsidDel="00034F14">
          <w:delText xml:space="preserve"> consequential</w:delText>
        </w:r>
      </w:del>
      <w:del w:id="47" w:author="Coles, Nicholas A." w:date="2025-05-13T17:32:00Z" w16du:dateUtc="2025-05-13T21:32:00Z">
        <w:r w:rsidDel="002134FC">
          <w:delText xml:space="preserve">, </w:delText>
        </w:r>
      </w:del>
      <w:del w:id="48" w:author="Coles, Nicholas A." w:date="2025-05-13T11:26:00Z" w16du:dateUtc="2025-05-13T15:26:00Z">
        <w:r w:rsidDel="00493571">
          <w:delText>unreliable</w:delText>
        </w:r>
      </w:del>
      <w:del w:id="49" w:author="Coles, Nicholas A." w:date="2025-05-13T17:32:00Z" w16du:dateUtc="2025-05-13T21:32:00Z">
        <w:r w:rsidDel="002134FC">
          <w:delText>, and</w:delText>
        </w:r>
      </w:del>
      <w:del w:id="50" w:author="Coles, Nicholas A." w:date="2025-05-13T21:28:00Z" w16du:dateUtc="2025-05-14T01:28:00Z">
        <w:r w:rsidDel="00034F14">
          <w:delText xml:space="preserve"> difficult to</w:delText>
        </w:r>
      </w:del>
      <w:del w:id="51" w:author="Coles, Nicholas A." w:date="2025-05-13T17:32:00Z" w16du:dateUtc="2025-05-13T21:32:00Z">
        <w:r w:rsidDel="002134FC">
          <w:delText xml:space="preserve"> </w:delText>
        </w:r>
      </w:del>
      <w:del w:id="52" w:author="Coles, Nicholas A." w:date="2025-05-13T21:28:00Z" w16du:dateUtc="2025-05-14T01:28:00Z">
        <w:r w:rsidDel="00034F14">
          <w:delText>explain</w:delText>
        </w:r>
      </w:del>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3AD85733" w:rsidR="001E6401" w:rsidRDefault="00000000" w:rsidP="002134FC">
      <w:pPr>
        <w:pStyle w:val="BodyText"/>
      </w:pPr>
      <w:r>
        <w:t xml:space="preserve">Imagine that one day a mysterious </w:t>
      </w:r>
      <w:del w:id="53" w:author="Coles, Nicholas A." w:date="2025-05-16T12:28:00Z" w16du:dateUtc="2025-05-16T16:28:00Z">
        <w:r w:rsidDel="003910A1">
          <w:delText xml:space="preserve">person </w:delText>
        </w:r>
      </w:del>
      <w:ins w:id="54" w:author="Coles, Nicholas A." w:date="2025-05-16T12:28:00Z" w16du:dateUtc="2025-05-16T16:28:00Z">
        <w:r w:rsidR="003910A1">
          <w:t xml:space="preserve">group of people </w:t>
        </w:r>
      </w:ins>
      <w:r>
        <w:t>approach</w:t>
      </w:r>
      <w:del w:id="55" w:author="Coles, Nicholas A." w:date="2025-05-16T12:28:00Z" w16du:dateUtc="2025-05-16T16:28:00Z">
        <w:r w:rsidDel="003910A1">
          <w:delText>es</w:delText>
        </w:r>
      </w:del>
      <w:r>
        <w:t xml:space="preserve"> you and begin</w:t>
      </w:r>
      <w:del w:id="56" w:author="Coles, Nicholas A." w:date="2025-05-16T12:28:00Z" w16du:dateUtc="2025-05-16T16:28:00Z">
        <w:r w:rsidDel="003910A1">
          <w:delText>s</w:delText>
        </w:r>
      </w:del>
      <w:r>
        <w:t xml:space="preserve"> telling you about a </w:t>
      </w:r>
      <w:del w:id="57" w:author="Coles, Nicholas A." w:date="2025-05-13T21:16:00Z" w16du:dateUtc="2025-05-14T01:16:00Z">
        <w:r w:rsidDel="00182DE9">
          <w:delText xml:space="preserve">new </w:delText>
        </w:r>
      </w:del>
      <w:r>
        <w:t xml:space="preserve">method </w:t>
      </w:r>
      <w:del w:id="58" w:author="Coles, Nicholas A." w:date="2025-05-16T10:40:00Z" w16du:dateUtc="2025-05-16T14:40:00Z">
        <w:r w:rsidDel="007D42E8">
          <w:delText>the</w:delText>
        </w:r>
      </w:del>
      <w:ins w:id="59" w:author="Coles, Nicholas A." w:date="2025-05-16T10:40:00Z" w16du:dateUtc="2025-05-16T14:40:00Z">
        <w:r w:rsidR="007D42E8">
          <w:t xml:space="preserve">they </w:t>
        </w:r>
      </w:ins>
      <w:del w:id="60" w:author="Coles, Nicholas A." w:date="2025-05-13T21:15:00Z" w16du:dateUtc="2025-05-14T01:15:00Z">
        <w:r w:rsidDel="00182DE9">
          <w:delText>y</w:delText>
        </w:r>
      </w:del>
      <w:del w:id="61" w:author="Coles, Nicholas A." w:date="2025-05-16T10:40:00Z" w16du:dateUtc="2025-05-16T14:40:00Z">
        <w:r w:rsidDel="007D42E8">
          <w:delText xml:space="preserve"> </w:delText>
        </w:r>
      </w:del>
      <w:r>
        <w:t xml:space="preserve">invented for understanding humans. They tell you that their method is useful for estimating causal </w:t>
      </w:r>
      <w:proofErr w:type="gramStart"/>
      <w:r>
        <w:t>relationships, but</w:t>
      </w:r>
      <w:proofErr w:type="gramEnd"/>
      <w:r>
        <w:t xml:space="preserve"> add that there is </w:t>
      </w:r>
      <w:del w:id="62" w:author="Coles, Nicholas A." w:date="2025-05-13T17:33:00Z" w16du:dateUtc="2025-05-13T21:33:00Z">
        <w:r w:rsidDel="002134FC">
          <w:delText xml:space="preserve">one </w:delText>
        </w:r>
      </w:del>
      <w:ins w:id="63" w:author="Coles, Nicholas A." w:date="2025-05-13T17:33:00Z" w16du:dateUtc="2025-05-13T21:33:00Z">
        <w:r w:rsidR="002134FC">
          <w:t xml:space="preserve">an </w:t>
        </w:r>
      </w:ins>
      <w:r>
        <w:t xml:space="preserve">issue: it can sometimes be thrown off by a </w:t>
      </w:r>
      <w:r>
        <w:rPr>
          <w:i/>
          <w:iCs/>
        </w:rPr>
        <w:t>methodological artifact</w:t>
      </w:r>
      <w:r>
        <w:t xml:space="preserve">. They explain that </w:t>
      </w:r>
      <w:del w:id="64" w:author="Coles, Nicholas A." w:date="2025-05-13T17:25:00Z" w16du:dateUtc="2025-05-13T21:25:00Z">
        <w:r w:rsidDel="002134FC">
          <w:delText xml:space="preserve">this </w:delText>
        </w:r>
      </w:del>
      <w:ins w:id="65" w:author="Coles, Nicholas A." w:date="2025-05-13T17:25:00Z" w16du:dateUtc="2025-05-13T21:25:00Z">
        <w:r w:rsidR="002134FC">
          <w:t>this artifact</w:t>
        </w:r>
      </w:ins>
      <w:del w:id="66" w:author="Coles, Nicholas A." w:date="2025-05-13T17:25:00Z" w16du:dateUtc="2025-05-13T21:25:00Z">
        <w:r w:rsidDel="002134FC">
          <w:delText>artifact sometimes</w:delText>
        </w:r>
      </w:del>
      <w:r>
        <w:t xml:space="preserve"> </w:t>
      </w:r>
      <w:ins w:id="67" w:author="Coles, Nicholas A." w:date="2025-05-13T17:34:00Z" w16du:dateUtc="2025-05-13T21:34:00Z">
        <w:r w:rsidR="002134FC">
          <w:t xml:space="preserve">sometimes </w:t>
        </w:r>
      </w:ins>
      <w:r>
        <w:t xml:space="preserve">causes </w:t>
      </w:r>
      <w:ins w:id="68" w:author="Coles, Nicholas A." w:date="2025-05-15T12:34:00Z" w16du:dateUtc="2025-05-15T16:34:00Z">
        <w:r w:rsidR="00381AF1">
          <w:t>them</w:t>
        </w:r>
      </w:ins>
      <w:del w:id="69" w:author="Coles, Nicholas A." w:date="2025-05-13T21:16:00Z" w16du:dateUtc="2025-05-14T01:16:00Z">
        <w:r w:rsidDel="00182DE9">
          <w:delText xml:space="preserve">researchers </w:delText>
        </w:r>
      </w:del>
      <w:ins w:id="70" w:author="Coles, Nicholas A." w:date="2025-05-13T21:16:00Z" w16du:dateUtc="2025-05-14T01:16:00Z">
        <w:r w:rsidR="00182DE9">
          <w:t xml:space="preserve"> </w:t>
        </w:r>
      </w:ins>
      <w:r>
        <w:t>to detect an effect that</w:t>
      </w:r>
      <w:ins w:id="71" w:author="Coles, Nicholas A." w:date="2025-05-13T17:27:00Z" w16du:dateUtc="2025-05-13T21:27:00Z">
        <w:r w:rsidR="002134FC">
          <w:t xml:space="preserve"> i</w:t>
        </w:r>
      </w:ins>
      <w:del w:id="72" w:author="Coles, Nicholas A." w:date="2025-05-13T17:27:00Z" w16du:dateUtc="2025-05-13T21:27:00Z">
        <w:r w:rsidDel="002134FC">
          <w:delText>’</w:delText>
        </w:r>
      </w:del>
      <w:r>
        <w:t xml:space="preserve">s not real, and other times </w:t>
      </w:r>
      <w:del w:id="73" w:author="Coles, Nicholas A." w:date="2025-05-13T17:34:00Z" w16du:dateUtc="2025-05-13T21:34:00Z">
        <w:r w:rsidDel="002134FC">
          <w:delText xml:space="preserve">causes them to </w:delText>
        </w:r>
      </w:del>
      <w:r>
        <w:t xml:space="preserve">miss an effect that </w:t>
      </w:r>
      <w:r w:rsidRPr="002134FC">
        <w:rPr>
          <w:i/>
          <w:iCs/>
          <w:rPrChange w:id="74" w:author="Coles, Nicholas A." w:date="2025-05-13T17:26:00Z" w16du:dateUtc="2025-05-13T21:26:00Z">
            <w:rPr/>
          </w:rPrChange>
        </w:rPr>
        <w:t>is</w:t>
      </w:r>
      <w:r>
        <w:t xml:space="preserve"> real; that </w:t>
      </w:r>
      <w:ins w:id="75" w:author="Coles, Nicholas A." w:date="2025-05-13T17:26:00Z" w16du:dateUtc="2025-05-13T21:26:00Z">
        <w:r w:rsidR="002134FC">
          <w:t xml:space="preserve">it </w:t>
        </w:r>
      </w:ins>
      <w:ins w:id="76" w:author="Coles, Nicholas A." w:date="2025-05-13T17:25:00Z" w16du:dateUtc="2025-05-13T21:25:00Z">
        <w:r w:rsidR="002134FC">
          <w:t xml:space="preserve">sometimes makes </w:t>
        </w:r>
      </w:ins>
      <w:ins w:id="77" w:author="Coles, Nicholas A." w:date="2025-05-13T17:26:00Z" w16du:dateUtc="2025-05-13T21:26:00Z">
        <w:r w:rsidR="002134FC">
          <w:t xml:space="preserve">an </w:t>
        </w:r>
      </w:ins>
      <w:ins w:id="78" w:author="Coles, Nicholas A." w:date="2025-05-13T17:25:00Z" w16du:dateUtc="2025-05-13T21:25:00Z">
        <w:r w:rsidR="002134FC">
          <w:t>effect</w:t>
        </w:r>
      </w:ins>
      <w:ins w:id="79" w:author="Coles, Nicholas A." w:date="2025-05-13T17:26:00Z" w16du:dateUtc="2025-05-13T21:26:00Z">
        <w:r w:rsidR="002134FC">
          <w:t xml:space="preserve"> appear bigger than it actually is, and other</w:t>
        </w:r>
      </w:ins>
      <w:ins w:id="80" w:author="Coles, Nicholas A." w:date="2025-05-13T17:27:00Z" w16du:dateUtc="2025-05-13T21:27:00Z">
        <w:r w:rsidR="002134FC">
          <w:t xml:space="preserve"> </w:t>
        </w:r>
      </w:ins>
      <w:ins w:id="81" w:author="Coles, Nicholas A." w:date="2025-05-13T17:26:00Z" w16du:dateUtc="2025-05-13T21:26:00Z">
        <w:r w:rsidR="002134FC">
          <w:t>times smalle</w:t>
        </w:r>
      </w:ins>
      <w:ins w:id="82" w:author="Coles, Nicholas A." w:date="2025-05-13T17:27:00Z" w16du:dateUtc="2025-05-13T21:27:00Z">
        <w:r w:rsidR="002134FC">
          <w:t>r. And that</w:t>
        </w:r>
      </w:ins>
      <w:ins w:id="83" w:author="Coles, Nicholas A." w:date="2025-05-13T21:17:00Z" w16du:dateUtc="2025-05-14T01:17:00Z">
        <w:r w:rsidR="002A5CC5">
          <w:t xml:space="preserve">, </w:t>
        </w:r>
      </w:ins>
      <w:ins w:id="84" w:author="Coles, Nicholas A." w:date="2025-05-13T17:34:00Z" w16du:dateUtc="2025-05-13T21:34:00Z">
        <w:r w:rsidR="002134FC">
          <w:t>in ge</w:t>
        </w:r>
      </w:ins>
      <w:ins w:id="85" w:author="Coles, Nicholas A." w:date="2025-05-13T17:35:00Z" w16du:dateUtc="2025-05-13T21:35:00Z">
        <w:r w:rsidR="002134FC">
          <w:t>neral</w:t>
        </w:r>
      </w:ins>
      <w:ins w:id="86" w:author="Coles, Nicholas A." w:date="2025-05-13T21:17:00Z" w16du:dateUtc="2025-05-14T01:17:00Z">
        <w:r w:rsidR="002A5CC5">
          <w:t>,</w:t>
        </w:r>
      </w:ins>
      <w:ins w:id="87" w:author="Coles, Nicholas A." w:date="2025-05-13T17:35:00Z" w16du:dateUtc="2025-05-13T21:35:00Z">
        <w:r w:rsidR="002134FC">
          <w:t xml:space="preserve"> it is unclear </w:t>
        </w:r>
      </w:ins>
      <w:ins w:id="88" w:author="Coles, Nicholas A." w:date="2025-05-13T17:28:00Z" w16du:dateUtc="2025-05-13T21:28:00Z">
        <w:r w:rsidR="002134FC">
          <w:t>when</w:t>
        </w:r>
      </w:ins>
      <w:ins w:id="89" w:author="Coles, Nicholas A." w:date="2025-05-13T21:17:00Z" w16du:dateUtc="2025-05-14T01:17:00Z">
        <w:r w:rsidR="002A5CC5">
          <w:t xml:space="preserve">, </w:t>
        </w:r>
      </w:ins>
      <w:ins w:id="90" w:author="Coles, Nicholas A." w:date="2025-05-13T17:28:00Z" w16du:dateUtc="2025-05-13T21:28:00Z">
        <w:r w:rsidR="002134FC">
          <w:t>why</w:t>
        </w:r>
      </w:ins>
      <w:ins w:id="91" w:author="Coles, Nicholas A." w:date="2025-05-13T21:17:00Z" w16du:dateUtc="2025-05-14T01:17:00Z">
        <w:r w:rsidR="002A5CC5">
          <w:t>, and to what extent</w:t>
        </w:r>
      </w:ins>
      <w:ins w:id="92" w:author="Coles, Nicholas A." w:date="2025-05-13T17:28:00Z" w16du:dateUtc="2025-05-13T21:28:00Z">
        <w:r w:rsidR="002134FC">
          <w:t xml:space="preserve"> this artifact impacts their conclusions.</w:t>
        </w:r>
      </w:ins>
      <w:del w:id="93" w:author="Coles, Nicholas A." w:date="2025-05-13T17:28:00Z" w16du:dateUtc="2025-05-13T21:28:00Z">
        <w:r w:rsidDel="002134FC">
          <w:delText>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delText>
        </w:r>
      </w:del>
    </w:p>
    <w:p w14:paraId="33D4C2C8" w14:textId="61641AFF" w:rsidR="003910A1" w:rsidRPr="003910A1" w:rsidRDefault="003910A1" w:rsidP="003910A1">
      <w:pPr>
        <w:pStyle w:val="BodyText"/>
        <w:rPr>
          <w:ins w:id="94" w:author="Coles, Nicholas A." w:date="2025-05-16T12:33:00Z" w16du:dateUtc="2025-05-16T16:33:00Z"/>
        </w:rPr>
      </w:pPr>
      <w:ins w:id="95" w:author="Coles, Nicholas A." w:date="2025-05-16T12:32:00Z" w16du:dateUtc="2025-05-16T16:32:00Z">
        <w:r>
          <w:t>The above scenario</w:t>
        </w:r>
      </w:ins>
      <w:ins w:id="96" w:author="Coles, Nicholas A." w:date="2025-05-16T12:35:00Z" w16du:dateUtc="2025-05-16T16:35:00Z">
        <w:r>
          <w:t>, we argue,</w:t>
        </w:r>
      </w:ins>
      <w:ins w:id="97" w:author="Coles, Nicholas A." w:date="2025-05-16T12:32:00Z" w16du:dateUtc="2025-05-16T16:32:00Z">
        <w:r>
          <w:t xml:space="preserve"> serves as an abstraction of a </w:t>
        </w:r>
      </w:ins>
      <w:ins w:id="98" w:author="Coles, Nicholas A." w:date="2025-05-16T12:33:00Z" w16du:dateUtc="2025-05-16T16:33:00Z">
        <w:r>
          <w:t>methodological puzzle</w:t>
        </w:r>
      </w:ins>
      <w:ins w:id="99" w:author="Coles, Nicholas A." w:date="2025-05-16T12:34:00Z" w16du:dateUtc="2025-05-16T16:34:00Z">
        <w:r>
          <w:t xml:space="preserve"> </w:t>
        </w:r>
      </w:ins>
      <w:ins w:id="100" w:author="Coles, Nicholas A." w:date="2025-05-16T12:35:00Z" w16du:dateUtc="2025-05-16T16:35:00Z">
        <w:r>
          <w:t>in experimental psychology:</w:t>
        </w:r>
      </w:ins>
      <w:ins w:id="101" w:author="Coles, Nicholas A." w:date="2025-05-16T12:34:00Z" w16du:dateUtc="2025-05-16T16:34:00Z">
        <w:r>
          <w:t xml:space="preserve"> the role of </w:t>
        </w:r>
        <w:r>
          <w:rPr>
            <w:i/>
            <w:iCs/>
          </w:rPr>
          <w:t>demand characteristics</w:t>
        </w:r>
        <w:r>
          <w:t>.</w:t>
        </w:r>
      </w:ins>
    </w:p>
    <w:p w14:paraId="5B544C38" w14:textId="6EB3EFAD" w:rsidR="001E6401" w:rsidDel="00311FB8" w:rsidRDefault="00000000" w:rsidP="002134FC">
      <w:pPr>
        <w:pStyle w:val="BodyText"/>
        <w:rPr>
          <w:del w:id="102" w:author="Coles, Nicholas A." w:date="2025-05-15T10:08:00Z" w16du:dateUtc="2025-05-15T14:08:00Z"/>
        </w:rPr>
      </w:pPr>
      <w:del w:id="103" w:author="Coles, Nicholas A." w:date="2025-05-16T12:35:00Z" w16du:dateUtc="2025-05-16T16:35:00Z">
        <w:r w:rsidDel="003910A1">
          <w:delText>If the above scenario was real, the noted limitations would likely call the</w:delText>
        </w:r>
      </w:del>
      <w:del w:id="104" w:author="Coles, Nicholas A." w:date="2025-05-13T17:29:00Z" w16du:dateUtc="2025-05-13T21:29:00Z">
        <w:r w:rsidDel="002134FC">
          <w:delText>ir</w:delText>
        </w:r>
      </w:del>
      <w:del w:id="105" w:author="Coles, Nicholas A." w:date="2025-05-16T12:35:00Z" w16du:dateUtc="2025-05-16T16:35:00Z">
        <w:r w:rsidDel="003910A1">
          <w:delText xml:space="preserve"> whole method into question. However, </w:delText>
        </w:r>
      </w:del>
      <w:del w:id="106" w:author="Coles, Nicholas A." w:date="2025-05-13T17:31:00Z" w16du:dateUtc="2025-05-13T21:31:00Z">
        <w:r w:rsidDel="002134FC">
          <w:delText>perhaps experimental psychologists should not be so quick to judge. After all, we too deal with a difficult-to-understand methodological artifact</w:delText>
        </w:r>
      </w:del>
      <w:del w:id="107" w:author="Coles, Nicholas A." w:date="2025-05-16T12:35:00Z" w16du:dateUtc="2025-05-16T16:35:00Z">
        <w:r w:rsidDel="003910A1">
          <w:delText xml:space="preserve">: </w:delText>
        </w:r>
        <w:r w:rsidDel="003910A1">
          <w:rPr>
            <w:i/>
            <w:iCs/>
          </w:rPr>
          <w:delText>demand characteristics</w:delText>
        </w:r>
        <w:r w:rsidDel="003910A1">
          <w:delText>.</w:delText>
        </w:r>
      </w:del>
    </w:p>
    <w:p w14:paraId="4BFCF12F" w14:textId="3A47E8DC" w:rsidR="001E6401" w:rsidRDefault="00000000" w:rsidP="00FC6977">
      <w:pPr>
        <w:pStyle w:val="BodyText"/>
      </w:pPr>
      <w:r>
        <w:t>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w:t>
      </w:r>
      <w:del w:id="108" w:author="Coles, Nicholas A." w:date="2025-05-16T10:41:00Z" w16du:dateUtc="2025-05-16T14:41:00Z">
        <w:r w:rsidDel="007D42E8">
          <w:delText>Orne</w:delText>
        </w:r>
      </w:del>
      <w:del w:id="109" w:author="Coles, Nicholas A." w:date="2025-05-16T10:42:00Z" w16du:dateUtc="2025-05-16T14:42:00Z">
        <w:r w:rsidDel="007D42E8">
          <w:delText xml:space="preserve">, </w:delText>
        </w:r>
      </w:del>
      <w:r>
        <w:t xml:space="preserve">1959). However, </w:t>
      </w:r>
      <w:ins w:id="110" w:author="Coles, Nicholas A." w:date="2025-05-16T10:42:00Z" w16du:dateUtc="2025-05-16T14:42:00Z">
        <w:r w:rsidR="007D42E8">
          <w:t xml:space="preserve">later research helped establish that </w:t>
        </w:r>
      </w:ins>
      <w:r>
        <w:t xml:space="preserve">demand characteristics can also lead to false negatives. For example, participants will ignore visual cues of depth when they believe that disregarding them is the purpose of the experiment (Hayes &amp; King, 1967). In addition to creating inferential errors, </w:t>
      </w:r>
      <w:r>
        <w:lastRenderedPageBreak/>
        <w:t xml:space="preserve">demand characteristics can bias estimates of causal relationships. For example, the effects of facial poses on self-reported emotion can be </w:t>
      </w:r>
      <w:del w:id="111" w:author="Coles, Nicholas A." w:date="2025-05-13T17:36:00Z" w16du:dateUtc="2025-05-13T21:36:00Z">
        <w:r w:rsidDel="002134FC">
          <w:delText xml:space="preserve">amplified </w:delText>
        </w:r>
      </w:del>
      <w:ins w:id="112" w:author="Coles, Nicholas A." w:date="2025-05-13T17:36:00Z" w16du:dateUtc="2025-05-13T21:36:00Z">
        <w:r w:rsidR="002134FC">
          <w:t xml:space="preserve">exaggerated </w:t>
        </w:r>
      </w:ins>
      <w:r>
        <w:rPr>
          <w:i/>
          <w:iCs/>
        </w:rPr>
        <w:t>or</w:t>
      </w:r>
      <w:r>
        <w:t xml:space="preserve"> </w:t>
      </w:r>
      <w:del w:id="113" w:author="Coles, Nicholas A." w:date="2025-05-13T17:37:00Z" w16du:dateUtc="2025-05-13T21:37:00Z">
        <w:r w:rsidDel="002134FC">
          <w:delText xml:space="preserve">attenuated </w:delText>
        </w:r>
      </w:del>
      <w:ins w:id="114" w:author="Coles, Nicholas A." w:date="2025-05-15T12:39:00Z" w16du:dateUtc="2025-05-15T16:39:00Z">
        <w:r w:rsidR="00381AF1">
          <w:t xml:space="preserve">underestimated </w:t>
        </w:r>
      </w:ins>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del w:id="115" w:author="Coles, Nicholas A." w:date="2025-05-13T17:38:00Z" w16du:dateUtc="2025-05-13T21:38:00Z">
        <w:r w:rsidDel="002134FC">
          <w:delText xml:space="preserve">direct </w:delText>
        </w:r>
      </w:del>
      <w:ins w:id="116" w:author="Coles, Nicholas A." w:date="2025-05-13T17:38:00Z" w16du:dateUtc="2025-05-13T21:38:00Z">
        <w:r w:rsidR="002134FC">
          <w:t xml:space="preserve">explicit </w:t>
        </w:r>
      </w:ins>
      <w:r>
        <w:t xml:space="preserve">manipulations of demand characteristics consistently failed to </w:t>
      </w:r>
      <w:del w:id="117" w:author="Coles, Nicholas A." w:date="2025-05-15T09:43:00Z" w16du:dateUtc="2025-05-15T13:43:00Z">
        <w:r w:rsidDel="00A57CB3">
          <w:delText xml:space="preserve">significantly </w:delText>
        </w:r>
      </w:del>
      <w:ins w:id="118" w:author="Coles, Nicholas A." w:date="2025-05-15T09:43:00Z" w16du:dateUtc="2025-05-15T13:43:00Z">
        <w:r w:rsidR="00A57CB3">
          <w:t xml:space="preserve">produce statistically significant changes in </w:t>
        </w:r>
      </w:ins>
      <w:del w:id="119" w:author="Coles, Nicholas A." w:date="2025-05-15T09:43:00Z" w16du:dateUtc="2025-05-15T13:43:00Z">
        <w:r w:rsidDel="00A57CB3">
          <w:delText xml:space="preserve">impact </w:delText>
        </w:r>
      </w:del>
      <w:r>
        <w:t>participants’ responses (</w:t>
      </w:r>
      <w:proofErr w:type="spellStart"/>
      <w:r>
        <w:t>Mummolo</w:t>
      </w:r>
      <w:proofErr w:type="spellEnd"/>
      <w:r>
        <w:t xml:space="preserve"> &amp; Peterson, 2019).</w:t>
      </w:r>
    </w:p>
    <w:p w14:paraId="117D00A8" w14:textId="1C1E721E" w:rsidR="009E4439" w:rsidRDefault="00381AF1" w:rsidP="00B4188C">
      <w:pPr>
        <w:pStyle w:val="BodyText"/>
        <w:rPr>
          <w:ins w:id="120" w:author="Coles, Nicholas A." w:date="2025-05-12T14:45:00Z" w16du:dateUtc="2025-05-12T18:45:00Z"/>
        </w:rPr>
      </w:pPr>
      <w:ins w:id="121" w:author="Coles, Nicholas A." w:date="2025-05-15T12:43:00Z" w16du:dateUtc="2025-05-15T16:43:00Z">
        <w:r>
          <w:t xml:space="preserve">As this short review illustrates, demand characteristics </w:t>
        </w:r>
      </w:ins>
      <w:ins w:id="122" w:author="Coles, Nicholas A." w:date="2025-05-15T12:46:00Z" w16du:dateUtc="2025-05-15T16:46:00Z">
        <w:r w:rsidR="000908BB">
          <w:t>present</w:t>
        </w:r>
      </w:ins>
      <w:ins w:id="123" w:author="Coles, Nicholas A." w:date="2025-05-15T12:48:00Z" w16du:dateUtc="2025-05-15T16:48:00Z">
        <w:r w:rsidR="000908BB">
          <w:t>s</w:t>
        </w:r>
      </w:ins>
      <w:ins w:id="124" w:author="Coles, Nicholas A." w:date="2025-05-15T12:44:00Z" w16du:dateUtc="2025-05-15T16:44:00Z">
        <w:r>
          <w:t xml:space="preserve"> several similarities</w:t>
        </w:r>
        <w:r w:rsidR="000908BB">
          <w:t xml:space="preserve"> to the methodological artifact described in the openin</w:t>
        </w:r>
      </w:ins>
      <w:ins w:id="125" w:author="Coles, Nicholas A." w:date="2025-05-15T12:45:00Z" w16du:dateUtc="2025-05-15T16:45:00Z">
        <w:r w:rsidR="000908BB">
          <w:t>g of this paper</w:t>
        </w:r>
      </w:ins>
      <w:ins w:id="126" w:author="Coles, Nicholas A." w:date="2025-05-16T12:38:00Z" w16du:dateUtc="2025-05-16T16:38:00Z">
        <w:r w:rsidR="003B3CFB">
          <w:t>. Demand characteristics</w:t>
        </w:r>
      </w:ins>
      <w:ins w:id="127" w:author="Coles, Nicholas A." w:date="2025-05-16T12:47:00Z" w16du:dateUtc="2025-05-16T16:47:00Z">
        <w:r w:rsidR="003B3CFB">
          <w:t xml:space="preserve"> are a literal textbook methodological concern in experimental psychology</w:t>
        </w:r>
      </w:ins>
      <w:ins w:id="128" w:author="Coles, Nicholas A." w:date="2025-05-16T13:40:00Z" w16du:dateUtc="2025-05-16T17:40:00Z">
        <w:r w:rsidR="00C475F8">
          <w:t xml:space="preserve"> (Sharpe &amp; Whelton, 2016)</w:t>
        </w:r>
      </w:ins>
      <w:ins w:id="129" w:author="Coles, Nicholas A." w:date="2025-05-16T12:47:00Z" w16du:dateUtc="2025-05-16T16:47:00Z">
        <w:r w:rsidR="003B3CFB">
          <w:t xml:space="preserve"> that</w:t>
        </w:r>
      </w:ins>
      <w:ins w:id="130" w:author="Coles, Nicholas A." w:date="2025-05-16T12:38:00Z" w16du:dateUtc="2025-05-16T16:38:00Z">
        <w:r w:rsidR="003B3CFB">
          <w:t xml:space="preserve"> (a</w:t>
        </w:r>
      </w:ins>
      <w:ins w:id="131" w:author="Coles, Nicholas A." w:date="2025-05-16T12:39:00Z" w16du:dateUtc="2025-05-16T16:39:00Z">
        <w:r w:rsidR="003B3CFB">
          <w:t xml:space="preserve">) </w:t>
        </w:r>
      </w:ins>
      <w:ins w:id="132" w:author="Coles, Nicholas A." w:date="2025-05-15T12:45:00Z" w16du:dateUtc="2025-05-15T16:45:00Z">
        <w:r w:rsidR="000908BB">
          <w:t xml:space="preserve">can lead to both false positives and false negatives, (b) can create both upward bias and downward bias, </w:t>
        </w:r>
      </w:ins>
      <w:ins w:id="133" w:author="Coles, Nicholas A." w:date="2025-05-15T12:46:00Z" w16du:dateUtc="2025-05-15T16:46:00Z">
        <w:r w:rsidR="000908BB">
          <w:t xml:space="preserve">but </w:t>
        </w:r>
      </w:ins>
      <w:ins w:id="134" w:author="Coles, Nicholas A." w:date="2025-05-15T12:45:00Z" w16du:dateUtc="2025-05-15T16:45:00Z">
        <w:r w:rsidR="000908BB">
          <w:t xml:space="preserve">(c) </w:t>
        </w:r>
      </w:ins>
      <w:ins w:id="135" w:author="Coles, Nicholas A." w:date="2025-05-16T12:39:00Z" w16du:dateUtc="2025-05-16T16:39:00Z">
        <w:r w:rsidR="003B3CFB">
          <w:t>don’t</w:t>
        </w:r>
      </w:ins>
      <w:ins w:id="136" w:author="Coles, Nicholas A." w:date="2025-05-15T12:46:00Z" w16du:dateUtc="2025-05-15T16:46:00Z">
        <w:r w:rsidR="000908BB">
          <w:t xml:space="preserve"> always appear to matter.</w:t>
        </w:r>
      </w:ins>
      <w:ins w:id="137" w:author="Coles, Nicholas A." w:date="2025-05-15T12:48:00Z" w16du:dateUtc="2025-05-15T16:48:00Z">
        <w:r w:rsidR="000908BB">
          <w:t xml:space="preserve"> </w:t>
        </w:r>
      </w:ins>
      <w:ins w:id="138" w:author="Coles, Nicholas A." w:date="2025-05-16T12:43:00Z" w16du:dateUtc="2025-05-16T16:43:00Z">
        <w:r w:rsidR="003B3CFB">
          <w:t xml:space="preserve">In the present work, we take stock of progress on this puzzle via a meta-analysis of a unique methodological response: experiments </w:t>
        </w:r>
        <w:r w:rsidR="003B3CFB">
          <w:rPr>
            <w:i/>
            <w:iCs/>
          </w:rPr>
          <w:t>on</w:t>
        </w:r>
      </w:ins>
      <w:ins w:id="139" w:author="Coles, Nicholas A." w:date="2025-05-16T12:45:00Z" w16du:dateUtc="2025-05-16T16:45:00Z">
        <w:r w:rsidR="003B3CFB">
          <w:rPr>
            <w:i/>
            <w:iCs/>
          </w:rPr>
          <w:t xml:space="preserve"> </w:t>
        </w:r>
      </w:ins>
      <w:ins w:id="140" w:author="Coles, Nicholas A." w:date="2025-05-25T06:49:00Z" w16du:dateUtc="2025-05-25T10:49:00Z">
        <w:r w:rsidR="00FC6977">
          <w:t xml:space="preserve">explicit </w:t>
        </w:r>
      </w:ins>
      <w:ins w:id="141" w:author="Coles, Nicholas A." w:date="2025-05-16T12:45:00Z" w16du:dateUtc="2025-05-16T16:45:00Z">
        <w:r w:rsidR="003B3CFB">
          <w:t>demand characteristics.</w:t>
        </w:r>
      </w:ins>
      <w:ins w:id="142" w:author="Coles, Nicholas A." w:date="2025-05-15T12:56:00Z" w16du:dateUtc="2025-05-15T16:56:00Z">
        <w:r w:rsidR="00B67453">
          <w:t xml:space="preserve"> </w:t>
        </w:r>
      </w:ins>
      <w:del w:id="143" w:author="Coles, Nicholas A." w:date="2025-05-15T12:50:00Z" w16du:dateUtc="2025-05-15T16:50:00Z">
        <w:r w:rsidDel="000908BB">
          <w:delText>In the present work, we</w:delText>
        </w:r>
      </w:del>
      <w:del w:id="144" w:author="Coles, Nicholas A." w:date="2025-05-13T17:39:00Z" w16du:dateUtc="2025-05-13T21:39:00Z">
        <w:r w:rsidDel="002134FC">
          <w:delText xml:space="preserve"> advance an </w:delText>
        </w:r>
      </w:del>
      <w:del w:id="145" w:author="Coles, Nicholas A." w:date="2025-05-15T12:50:00Z" w16du:dateUtc="2025-05-15T16:50:00Z">
        <w:r w:rsidDel="000908BB">
          <w:delText>unexpected</w:delText>
        </w:r>
        <w:r w:rsidDel="000908BB">
          <w:rPr>
            <w:rStyle w:val="FootnoteReference"/>
          </w:rPr>
          <w:footnoteReference w:id="1"/>
        </w:r>
        <w:r w:rsidDel="000908BB">
          <w:delText xml:space="preserve"> thesis</w:delText>
        </w:r>
      </w:del>
      <w:del w:id="148" w:author="Coles, Nicholas A." w:date="2025-05-13T17:39:00Z" w16du:dateUtc="2025-05-13T21:39:00Z">
        <w:r w:rsidDel="002134FC">
          <w:delText xml:space="preserve"> based on the above observations and our own follow-up meta-analytic work</w:delText>
        </w:r>
      </w:del>
      <w:del w:id="149" w:author="Coles, Nicholas A." w:date="2025-05-15T12:50:00Z" w16du:dateUtc="2025-05-15T16:50:00Z">
        <w:r w:rsidDel="000908BB">
          <w:delText>: demand characteristics are uncomfortably close to the mysterious methodological artifact described in the opening of the paper.</w:delText>
        </w:r>
      </w:del>
      <w:del w:id="150" w:author="Coles, Nicholas A." w:date="2025-05-15T12:56:00Z" w16du:dateUtc="2025-05-15T16:56:00Z">
        <w:r w:rsidDel="00B67453">
          <w:delText xml:space="preserve"> </w:delText>
        </w:r>
      </w:del>
      <w:del w:id="151" w:author="Coles, Nicholas A." w:date="2025-05-13T21:13:00Z" w16du:dateUtc="2025-05-14T01:13:00Z">
        <w:r w:rsidDel="00182DE9">
          <w:delText xml:space="preserve">Demand </w:delText>
        </w:r>
      </w:del>
      <w:del w:id="152" w:author="Coles, Nicholas A." w:date="2025-05-13T17:39:00Z" w16du:dateUtc="2025-05-13T21:39:00Z">
        <w:r w:rsidDel="002134FC">
          <w:delText xml:space="preserve">effects </w:delText>
        </w:r>
      </w:del>
      <w:del w:id="153" w:author="Coles, Nicholas A." w:date="2025-05-13T21:13:00Z" w16du:dateUtc="2025-05-14T01:13:00Z">
        <w:r w:rsidDel="00182DE9">
          <w:delText xml:space="preserve">are a literal textbook methodological concern in experimental psychology (Sharpe &amp; Whelton, 2016). They can </w:delText>
        </w:r>
      </w:del>
      <w:del w:id="154" w:author="Coles, Nicholas A." w:date="2025-05-13T17:39:00Z" w16du:dateUtc="2025-05-13T21:39:00Z">
        <w:r w:rsidDel="002134FC">
          <w:delText xml:space="preserve">create </w:delText>
        </w:r>
      </w:del>
      <w:del w:id="155" w:author="Coles, Nicholas A." w:date="2025-05-13T21:13:00Z" w16du:dateUtc="2025-05-14T01:13:00Z">
        <w:r w:rsidDel="00182DE9">
          <w:delText xml:space="preserve">false positives, false negatives, upward bias, and downward bias. Yet, over 50+ years after Orne influentially described them (1962), demand characteristics remain difficult to </w:delText>
        </w:r>
      </w:del>
      <w:del w:id="156" w:author="Coles, Nicholas A." w:date="2025-05-13T17:41:00Z" w16du:dateUtc="2025-05-13T21:41:00Z">
        <w:r w:rsidDel="002134FC">
          <w:delText xml:space="preserve">predict and </w:delText>
        </w:r>
      </w:del>
      <w:del w:id="157" w:author="Coles, Nicholas A." w:date="2025-05-13T21:13:00Z" w16du:dateUtc="2025-05-14T01:13:00Z">
        <w:r w:rsidDel="00182DE9">
          <w:delText xml:space="preserve">explain. </w:delText>
        </w:r>
      </w:del>
      <w:r>
        <w:t xml:space="preserve">To begin, we review </w:t>
      </w:r>
      <w:ins w:id="158" w:author="Coles, Nicholas A." w:date="2025-05-12T14:45:00Z" w16du:dateUtc="2025-05-12T18:45:00Z">
        <w:r w:rsidR="009E4439">
          <w:t xml:space="preserve">the theoretical </w:t>
        </w:r>
      </w:ins>
      <w:ins w:id="159" w:author="Coles, Nicholas A." w:date="2025-05-15T12:58:00Z" w16du:dateUtc="2025-05-15T16:58:00Z">
        <w:r w:rsidR="00B67453">
          <w:t xml:space="preserve">and conceptual </w:t>
        </w:r>
      </w:ins>
      <w:ins w:id="160" w:author="Coles, Nicholas A." w:date="2025-05-12T14:45:00Z" w16du:dateUtc="2025-05-12T18:45:00Z">
        <w:r w:rsidR="009E4439">
          <w:t xml:space="preserve">frameworks that guided </w:t>
        </w:r>
      </w:ins>
      <w:ins w:id="161" w:author="Coles, Nicholas A." w:date="2025-05-15T12:56:00Z" w16du:dateUtc="2025-05-15T16:56:00Z">
        <w:r w:rsidR="00B67453">
          <w:t xml:space="preserve">the </w:t>
        </w:r>
      </w:ins>
      <w:ins w:id="162" w:author="Coles, Nicholas A." w:date="2025-05-12T14:45:00Z" w16du:dateUtc="2025-05-12T18:45:00Z">
        <w:r w:rsidR="009E4439">
          <w:t>investigation.</w:t>
        </w:r>
      </w:ins>
    </w:p>
    <w:p w14:paraId="41BD870B" w14:textId="575BEB5D" w:rsidR="001E6401" w:rsidDel="009E4439" w:rsidRDefault="00000000">
      <w:pPr>
        <w:pStyle w:val="Heading2"/>
        <w:rPr>
          <w:del w:id="163" w:author="Coles, Nicholas A." w:date="2025-05-12T14:45:00Z" w16du:dateUtc="2025-05-12T18:45:00Z"/>
        </w:rPr>
      </w:pPr>
      <w:del w:id="164" w:author="Coles, Nicholas A." w:date="2025-05-12T14:45:00Z" w16du:dateUtc="2025-05-12T18:45:00Z">
        <w:r w:rsidDel="009E4439">
          <w:delText>an influential theoretical framework that initially guided our investigation.</w:delText>
        </w:r>
      </w:del>
    </w:p>
    <w:p w14:paraId="1EF28B36" w14:textId="5C071FC3" w:rsidR="001E6401" w:rsidRDefault="00000000">
      <w:pPr>
        <w:pStyle w:val="Heading2"/>
      </w:pPr>
      <w:bookmarkStart w:id="165" w:name="Xa0d64ece604650f58e403bddeb4af76aa562f5e"/>
      <w:del w:id="166" w:author="Coles, Nicholas A." w:date="2025-05-16T13:07:00Z" w16du:dateUtc="2025-05-16T17:07:00Z">
        <w:r w:rsidDel="003F6783">
          <w:delText>How do d</w:delText>
        </w:r>
      </w:del>
      <w:del w:id="167" w:author="Coles, Nicholas A." w:date="2025-05-25T06:51:00Z" w16du:dateUtc="2025-05-25T10:51:00Z">
        <w:r w:rsidDel="00FC6977">
          <w:delText xml:space="preserve">emand characteristics </w:delText>
        </w:r>
      </w:del>
      <w:del w:id="168" w:author="Coles, Nicholas A." w:date="2025-05-16T13:07:00Z" w16du:dateUtc="2025-05-16T17:07:00Z">
        <w:r w:rsidDel="003F6783">
          <w:delText>alter participant responses?</w:delText>
        </w:r>
      </w:del>
      <w:ins w:id="169" w:author="Coles, Nicholas A." w:date="2025-05-25T06:51:00Z" w16du:dateUtc="2025-05-25T10:51:00Z">
        <w:r w:rsidR="00FC6977" w:rsidRPr="00FC6977">
          <w:t>How do demand characteristics alter participant responses?</w:t>
        </w:r>
      </w:ins>
    </w:p>
    <w:p w14:paraId="6109374F" w14:textId="3EA9548E" w:rsidR="003F6783" w:rsidRDefault="00B4188C" w:rsidP="00FC6977">
      <w:pPr>
        <w:pStyle w:val="FirstParagraph"/>
        <w:rPr>
          <w:ins w:id="170" w:author="Coles, Nicholas A." w:date="2025-05-16T13:02:00Z" w16du:dateUtc="2025-05-16T17:02:00Z"/>
        </w:rPr>
      </w:pPr>
      <w:ins w:id="171" w:author="Coles, Nicholas A." w:date="2025-05-16T12:52:00Z" w16du:dateUtc="2025-05-16T16:52:00Z">
        <w:r>
          <w:t>Demand characteristics present a puzzle in the sen</w:t>
        </w:r>
      </w:ins>
      <w:ins w:id="172" w:author="Coles, Nicholas A." w:date="2025-05-16T12:53:00Z" w16du:dateUtc="2025-05-16T16:53:00Z">
        <w:r>
          <w:t xml:space="preserve">se that (a) they don’t always matter, but (b) when they do matter, they </w:t>
        </w:r>
      </w:ins>
      <w:ins w:id="173" w:author="Coles, Nicholas A." w:date="2025-05-16T12:54:00Z" w16du:dateUtc="2025-05-16T16:54:00Z">
        <w:r>
          <w:t xml:space="preserve">can produce bias in </w:t>
        </w:r>
      </w:ins>
      <w:ins w:id="174" w:author="Coles, Nicholas A." w:date="2025-05-25T06:51:00Z" w16du:dateUtc="2025-05-25T10:51:00Z">
        <w:r w:rsidR="00FC6977">
          <w:t xml:space="preserve">seemingly every </w:t>
        </w:r>
      </w:ins>
      <w:ins w:id="175" w:author="Coles, Nicholas A." w:date="2025-05-16T12:54:00Z" w16du:dateUtc="2025-05-16T16:54:00Z">
        <w:r>
          <w:t>inferential direction</w:t>
        </w:r>
      </w:ins>
      <w:ins w:id="176" w:author="Coles, Nicholas A." w:date="2025-05-16T12:53:00Z" w16du:dateUtc="2025-05-16T16:53:00Z">
        <w:r>
          <w:t>.</w:t>
        </w:r>
      </w:ins>
      <w:ins w:id="177" w:author="Coles, Nicholas A." w:date="2025-05-16T12:55:00Z" w16du:dateUtc="2025-05-16T16:55:00Z">
        <w:r>
          <w:t xml:space="preserve"> Next, we highlight that such observations </w:t>
        </w:r>
      </w:ins>
      <w:ins w:id="178" w:author="Coles, Nicholas A." w:date="2025-05-25T06:52:00Z" w16du:dateUtc="2025-05-25T10:52:00Z">
        <w:r w:rsidR="00FC6977">
          <w:t xml:space="preserve">are </w:t>
        </w:r>
      </w:ins>
      <w:ins w:id="179" w:author="Coles, Nicholas A." w:date="2025-05-26T08:00:00Z" w16du:dateUtc="2025-05-26T12:00:00Z">
        <w:r w:rsidR="00FC6977">
          <w:rPr>
            <w:i/>
            <w:iCs/>
          </w:rPr>
          <w:t>expected</w:t>
        </w:r>
        <w:r w:rsidR="00FC6977">
          <w:t xml:space="preserve"> based on past theorizing.</w:t>
        </w:r>
      </w:ins>
    </w:p>
    <w:p w14:paraId="59D364C4" w14:textId="25DA303A" w:rsidR="001E6401" w:rsidRDefault="003F6783" w:rsidP="007D42E8">
      <w:pPr>
        <w:pStyle w:val="FirstParagraph"/>
      </w:pPr>
      <w:ins w:id="180" w:author="Coles, Nicholas A." w:date="2025-05-16T13:02:00Z" w16du:dateUtc="2025-05-16T17:02:00Z">
        <w:r>
          <w:t xml:space="preserve">One of the most </w:t>
        </w:r>
      </w:ins>
      <w:ins w:id="181" w:author="Coles, Nicholas A." w:date="2025-05-16T12:55:00Z" w16du:dateUtc="2025-05-16T16:55:00Z">
        <w:r w:rsidR="00B4188C">
          <w:t>influential framework</w:t>
        </w:r>
      </w:ins>
      <w:ins w:id="182" w:author="Coles, Nicholas A." w:date="2025-05-16T13:03:00Z" w16du:dateUtc="2025-05-16T17:03:00Z">
        <w:r>
          <w:t>s</w:t>
        </w:r>
      </w:ins>
      <w:ins w:id="183" w:author="Coles, Nicholas A." w:date="2025-05-16T12:55:00Z" w16du:dateUtc="2025-05-16T16:55:00Z">
        <w:r w:rsidR="00B4188C">
          <w:t xml:space="preserve"> for </w:t>
        </w:r>
      </w:ins>
      <w:ins w:id="184" w:author="Coles, Nicholas A." w:date="2025-05-16T12:56:00Z" w16du:dateUtc="2025-05-16T16:56:00Z">
        <w:r w:rsidR="00B4188C">
          <w:t>conceptualizing the effects of demand characteristics</w:t>
        </w:r>
      </w:ins>
      <w:ins w:id="185" w:author="Coles, Nicholas A." w:date="2025-05-16T13:03:00Z" w16du:dateUtc="2025-05-16T17:03:00Z">
        <w:r>
          <w:t xml:space="preserve"> was developed by </w:t>
        </w:r>
      </w:ins>
      <w:del w:id="186" w:author="Coles, Nicholas A." w:date="2025-05-16T10:45:00Z" w16du:dateUtc="2025-05-16T14:45:00Z">
        <w:r w:rsidDel="007D42E8">
          <w:delText>O</w:delText>
        </w:r>
      </w:del>
      <w:del w:id="187" w:author="Coles, Nicholas A." w:date="2025-05-16T12:56:00Z" w16du:dateUtc="2025-05-16T16:56:00Z">
        <w:r w:rsidDel="00B4188C">
          <w:delText xml:space="preserve">ne of the most influential frameworks for conceptualizing </w:delText>
        </w:r>
      </w:del>
      <w:del w:id="188" w:author="Coles, Nicholas A." w:date="2025-05-13T19:42:00Z" w16du:dateUtc="2025-05-13T23:42:00Z">
        <w:r w:rsidDel="009D2B55">
          <w:delText xml:space="preserve">demand effects </w:delText>
        </w:r>
      </w:del>
      <w:del w:id="189" w:author="Coles, Nicholas A." w:date="2025-05-16T12:56:00Z" w16du:dateUtc="2025-05-16T16:56:00Z">
        <w:r w:rsidDel="00B4188C">
          <w:delText xml:space="preserve">was developed by </w:delText>
        </w:r>
      </w:del>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w:t>
      </w:r>
      <w:ins w:id="190" w:author="Coles, Nicholas A." w:date="2025-05-16T13:03:00Z" w16du:dateUtc="2025-05-16T17:03:00Z">
        <w:r>
          <w:t>.</w:t>
        </w:r>
      </w:ins>
      <w:del w:id="191" w:author="Coles, Nicholas A." w:date="2025-05-16T13:03:00Z" w16du:dateUtc="2025-05-16T17:03:00Z">
        <w:r w:rsidDel="003F6783">
          <w:delText>.</w:delText>
        </w:r>
      </w:del>
      <w:r>
        <w:t xml:space="preserve"> In this framework, they </w:t>
      </w:r>
      <w:del w:id="192" w:author="Coles, Nicholas A." w:date="2025-05-26T08:00:00Z" w16du:dateUtc="2025-05-26T12:00:00Z">
        <w:r w:rsidDel="00FC6977">
          <w:delText xml:space="preserve">described </w:delText>
        </w:r>
      </w:del>
      <w:ins w:id="193" w:author="Coles, Nicholas A." w:date="2025-05-26T08:01:00Z" w16du:dateUtc="2025-05-26T12:01:00Z">
        <w:r w:rsidR="00FC6977">
          <w:t>identified</w:t>
        </w:r>
      </w:ins>
      <w:ins w:id="194" w:author="Coles, Nicholas A." w:date="2025-05-26T08:00:00Z" w16du:dateUtc="2025-05-26T12:00:00Z">
        <w:r w:rsidR="00FC6977">
          <w:t xml:space="preserve"> </w:t>
        </w:r>
      </w:ins>
      <w:r>
        <w:t xml:space="preserve">three </w:t>
      </w:r>
      <w:ins w:id="195" w:author="Coles, Nicholas A." w:date="2025-05-16T10:46:00Z" w16du:dateUtc="2025-05-16T14:46:00Z">
        <w:r w:rsidR="007D42E8">
          <w:t xml:space="preserve">factors that create </w:t>
        </w:r>
        <w:r w:rsidR="007D42E8">
          <w:lastRenderedPageBreak/>
          <w:t xml:space="preserve">variability in the effects of demand characteristics: </w:t>
        </w:r>
      </w:ins>
      <w:del w:id="196" w:author="Coles, Nicholas A." w:date="2025-05-16T10:46:00Z" w16du:dateUtc="2025-05-16T14:46:00Z">
        <w:r w:rsidDel="007D42E8">
          <w:delText xml:space="preserve">key moderators we discuss in the present work: </w:delText>
        </w:r>
      </w:del>
      <w:r>
        <w:t>(1) receptivity to cues, (2) motivation to provide hypothesis-consistent responses, and (3) opportunity to alter responses.</w:t>
      </w:r>
    </w:p>
    <w:p w14:paraId="1DCD9E5A" w14:textId="6E48AD1D" w:rsidR="001E6401" w:rsidRDefault="00000000">
      <w:pPr>
        <w:pStyle w:val="BodyText"/>
      </w:pPr>
      <w:r>
        <w:t>To start, Rosnow and colleagues reasoned that participants must be receptive to demand characteristics for there to be subsequent shifts in participants’ responses</w:t>
      </w:r>
      <w:del w:id="197" w:author="Coles, Nicholas A." w:date="2025-05-01T19:10:00Z" w16du:dateUtc="2025-05-01T23:10:00Z">
        <w:r w:rsidDel="005E4054">
          <w:delText xml:space="preserve"> (see also, Orne, 1958)</w:delText>
        </w:r>
      </w:del>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t>
      </w:r>
      <w:ins w:id="198" w:author="Coles, Nicholas A." w:date="2025-05-15T13:00:00Z" w16du:dateUtc="2025-05-15T17:00:00Z">
        <w:r w:rsidR="00B67453">
          <w:t>Furthermore, e</w:t>
        </w:r>
      </w:ins>
      <w:del w:id="199" w:author="Coles, Nicholas A." w:date="2025-05-15T13:00:00Z" w16du:dateUtc="2025-05-15T17:00:00Z">
        <w:r w:rsidDel="00B67453">
          <w:delText>E</w:delText>
        </w:r>
      </w:del>
      <w:r>
        <w:t xml:space="preserve">ven if the infant possessed the astonishing ability to read, it’s possible they would misunderstand the cues (Corneille &amp; Lush, 2023) – which </w:t>
      </w:r>
      <w:del w:id="200" w:author="Coles, Nicholas A." w:date="2025-05-15T10:47:00Z" w16du:dateUtc="2025-05-15T14:47:00Z">
        <w:r w:rsidDel="00C1273D">
          <w:delText xml:space="preserve">we will </w:delText>
        </w:r>
      </w:del>
      <w:ins w:id="201" w:author="Coles, Nicholas A." w:date="2025-05-15T10:47:00Z" w16du:dateUtc="2025-05-15T14:47:00Z">
        <w:r w:rsidR="00C1273D">
          <w:t xml:space="preserve">could be </w:t>
        </w:r>
      </w:ins>
      <w:r>
        <w:t>consider</w:t>
      </w:r>
      <w:ins w:id="202" w:author="Coles, Nicholas A." w:date="2025-05-15T10:47:00Z" w16du:dateUtc="2025-05-15T14:47:00Z">
        <w:r w:rsidR="00C1273D">
          <w:t>ed</w:t>
        </w:r>
      </w:ins>
      <w:r>
        <w:t xml:space="preserve"> another form of non-receptivity</w:t>
      </w:r>
      <w:del w:id="203" w:author="Coles, Nicholas A." w:date="2025-05-15T10:47:00Z" w16du:dateUtc="2025-05-15T14:47:00Z">
        <w:r w:rsidDel="00C1273D">
          <w:delText xml:space="preserve"> in the present work</w:delText>
        </w:r>
      </w:del>
      <w:r>
        <w:t>.</w:t>
      </w:r>
    </w:p>
    <w:p w14:paraId="7440B2CA" w14:textId="53D6E4E0" w:rsidR="001E6401" w:rsidRDefault="00000000" w:rsidP="003F6783">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ins w:id="204" w:author="Coles, Nicholas A." w:date="2025-05-15T13:00:00Z" w16du:dateUtc="2025-05-15T17:00:00Z">
        <w:r w:rsidR="00B67453">
          <w:t>For historical context,</w:t>
        </w:r>
      </w:ins>
      <w:ins w:id="205" w:author="Coles, Nicholas A." w:date="2025-05-15T13:01:00Z" w16du:dateUtc="2025-05-15T17:01:00Z">
        <w:r w:rsidR="00B67453">
          <w:t xml:space="preserve"> e</w:t>
        </w:r>
      </w:ins>
      <w:del w:id="206" w:author="Coles, Nicholas A." w:date="2025-05-15T13:00:00Z" w16du:dateUtc="2025-05-15T17:00:00Z">
        <w:r w:rsidDel="00B67453">
          <w:delText>E</w:delText>
        </w:r>
      </w:del>
      <w:r>
        <w:t xml:space="preserve">arly work on demand characteristics was marked by debates about </w:t>
      </w:r>
      <w:del w:id="207" w:author="Coles, Nicholas A." w:date="2025-05-26T08:01:00Z" w16du:dateUtc="2025-05-26T12:01:00Z">
        <w:r w:rsidDel="00FC6977">
          <w:delText xml:space="preserve">whether </w:delText>
        </w:r>
      </w:del>
      <w:ins w:id="208" w:author="Coles, Nicholas A." w:date="2025-05-26T08:01:00Z" w16du:dateUtc="2025-05-26T12:01:00Z">
        <w:r w:rsidR="00FC6977">
          <w:t xml:space="preserve">the extent to which </w:t>
        </w:r>
      </w:ins>
      <w:r>
        <w:t xml:space="preserve">participants are motivated </w:t>
      </w:r>
      <w:del w:id="209" w:author="Coles, Nicholas A." w:date="2025-05-26T08:01:00Z" w16du:dateUtc="2025-05-26T12:01:00Z">
        <w:r w:rsidDel="00FC6977">
          <w:delText xml:space="preserve">to adjust their responses </w:delText>
        </w:r>
      </w:del>
      <w:proofErr w:type="spellStart"/>
      <w:r>
        <w:t>to</w:t>
      </w:r>
      <w:proofErr w:type="spellEnd"/>
      <w:r>
        <w:t xml:space="preserve">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w:t>
      </w:r>
      <w:proofErr w:type="spellStart"/>
      <w:r>
        <w:t>Rosnow</w:t>
      </w:r>
      <w:proofErr w:type="spellEnd"/>
      <w:r>
        <w:t xml:space="preserve"> and colleagues advanced this line of thinking by </w:t>
      </w:r>
      <w:ins w:id="210" w:author="Coles, Nicholas A." w:date="2025-05-25T06:54:00Z" w16du:dateUtc="2025-05-25T10:54:00Z">
        <w:r w:rsidR="00FC6977">
          <w:t xml:space="preserve">formally </w:t>
        </w:r>
      </w:ins>
      <w:r>
        <w:t xml:space="preserve">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commentRangeStart w:id="211"/>
      <w:proofErr w:type="spellStart"/>
      <w:r>
        <w:t>Rosnow</w:t>
      </w:r>
      <w:proofErr w:type="spellEnd"/>
      <w:r>
        <w:t xml:space="preserve"> and colleagues, thus, suggested that participants in any given </w:t>
      </w:r>
      <w:r>
        <w:lastRenderedPageBreak/>
        <w:t xml:space="preserve">context can be characterized as being overall motivated to either: (a) </w:t>
      </w:r>
      <w:r w:rsidRPr="00FC6977">
        <w:rPr>
          <w:i/>
          <w:iCs/>
          <w:rPrChange w:id="212" w:author="Coles, Nicholas A." w:date="2025-05-26T08:02:00Z" w16du:dateUtc="2025-05-26T12:02:00Z">
            <w:rPr/>
          </w:rPrChange>
        </w:rPr>
        <w:t>non-acquiesce</w:t>
      </w:r>
      <w:r>
        <w:t xml:space="preserve"> (i.e., not change their responses based on knowledge about the hypothesis), (b) </w:t>
      </w:r>
      <w:r w:rsidRPr="00FC6977">
        <w:rPr>
          <w:i/>
          <w:iCs/>
          <w:rPrChange w:id="213" w:author="Coles, Nicholas A." w:date="2025-05-26T08:02:00Z" w16du:dateUtc="2025-05-26T12:02:00Z">
            <w:rPr/>
          </w:rPrChange>
        </w:rPr>
        <w:t>acquiesce</w:t>
      </w:r>
      <w:r>
        <w:t xml:space="preserve"> (i.e., provide hypothesis-consistent responses), or (c) </w:t>
      </w:r>
      <w:r w:rsidRPr="00FC6977">
        <w:rPr>
          <w:i/>
          <w:iCs/>
          <w:rPrChange w:id="214" w:author="Coles, Nicholas A." w:date="2025-05-26T08:02:00Z" w16du:dateUtc="2025-05-26T12:02:00Z">
            <w:rPr/>
          </w:rPrChange>
        </w:rPr>
        <w:t>counter-acquiesce</w:t>
      </w:r>
      <w:r>
        <w:t xml:space="preserve"> (i.e., provide hypothesis-inconsistent responses).</w:t>
      </w:r>
      <w:commentRangeEnd w:id="211"/>
      <w:r w:rsidR="00FC6977">
        <w:rPr>
          <w:rStyle w:val="CommentReference"/>
        </w:rPr>
        <w:commentReference w:id="211"/>
      </w:r>
    </w:p>
    <w:p w14:paraId="7117F640" w14:textId="4EBF8C05"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del w:id="215" w:author="Coles, Nicholas A." w:date="2025-05-16T10:47:00Z" w16du:dateUtc="2025-05-16T14:47:00Z">
        <w:r w:rsidDel="007D42E8">
          <w:delText xml:space="preserve">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delText>
        </w:r>
      </w:del>
    </w:p>
    <w:p w14:paraId="3F4EF3A8" w14:textId="616CB045" w:rsidR="001E6401" w:rsidRDefault="00000000" w:rsidP="00341524">
      <w:pPr>
        <w:pStyle w:val="BodyText"/>
        <w:rPr>
          <w:ins w:id="216" w:author="Coles, Nicholas A." w:date="2025-05-12T15:04:00Z" w16du:dateUtc="2025-05-12T19:04:00Z"/>
        </w:rPr>
      </w:pPr>
      <w:r>
        <w:t xml:space="preserve">Of course, other researchers have since expanded upon and/or challenged parts of Rosnow and colleagues’ framework. For example, by elaborating upon underlying mechanisms like imagination, Corneille and Lush (2023) more </w:t>
      </w:r>
      <w:del w:id="217" w:author="Coles, Nicholas A." w:date="2025-05-25T06:56:00Z" w16du:dateUtc="2025-05-25T10:56:00Z">
        <w:r w:rsidDel="00FC6977">
          <w:delText xml:space="preserve">clearly </w:delText>
        </w:r>
      </w:del>
      <w:ins w:id="218" w:author="Coles, Nicholas A." w:date="2025-05-25T06:56:00Z" w16du:dateUtc="2025-05-25T10:56:00Z">
        <w:r w:rsidR="00FC6977">
          <w:t>explicitly</w:t>
        </w:r>
        <w:r w:rsidR="00FC6977">
          <w:t xml:space="preserve"> </w:t>
        </w:r>
      </w:ins>
      <w:r>
        <w:t xml:space="preserve">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t>
      </w:r>
      <w:ins w:id="219" w:author="Coles, Nicholas A." w:date="2025-05-15T13:03:00Z" w16du:dateUtc="2025-05-15T17:03:00Z">
        <w:r w:rsidR="00B67453">
          <w:t>Regardless of proposed mechanisms, these frameworks map onto a prediction: the effects of demand characteristics should</w:t>
        </w:r>
      </w:ins>
      <w:ins w:id="220" w:author="Coles, Nicholas A." w:date="2025-05-15T13:04:00Z" w16du:dateUtc="2025-05-15T17:04:00Z">
        <w:r w:rsidR="00B67453">
          <w:t xml:space="preserve"> vary across different experimental contexts.</w:t>
        </w:r>
      </w:ins>
      <w:del w:id="221" w:author="Coles, Nicholas A." w:date="2025-05-15T13:07:00Z" w16du:dateUtc="2025-05-15T17:07:00Z">
        <w:r w:rsidDel="00341524">
          <w:delText>We focus our review on Rosnow and colleagues’ influential framework, but we revisit complementary ideas throughout.</w:delText>
        </w:r>
      </w:del>
    </w:p>
    <w:p w14:paraId="0240EE61" w14:textId="65559CDF" w:rsidR="008C24EB" w:rsidRDefault="00341524" w:rsidP="008C24EB">
      <w:pPr>
        <w:pStyle w:val="BodyText"/>
        <w:ind w:firstLine="0"/>
        <w:rPr>
          <w:ins w:id="222" w:author="Coles, Nicholas A." w:date="2025-05-14T12:55:00Z" w16du:dateUtc="2025-05-14T16:55:00Z"/>
          <w:b/>
          <w:bCs/>
        </w:rPr>
      </w:pPr>
      <w:ins w:id="223" w:author="Coles, Nicholas A." w:date="2025-05-15T13:14:00Z" w16du:dateUtc="2025-05-15T17:14:00Z">
        <w:r>
          <w:rPr>
            <w:b/>
            <w:bCs/>
          </w:rPr>
          <w:lastRenderedPageBreak/>
          <w:t>Experiments on</w:t>
        </w:r>
      </w:ins>
      <w:ins w:id="224" w:author="Coles, Nicholas A." w:date="2025-05-12T15:04:00Z" w16du:dateUtc="2025-05-12T19:04:00Z">
        <w:r w:rsidR="00893DD7" w:rsidRPr="000C1396">
          <w:rPr>
            <w:b/>
            <w:bCs/>
          </w:rPr>
          <w:t xml:space="preserve"> demand characteristics</w:t>
        </w:r>
      </w:ins>
    </w:p>
    <w:p w14:paraId="429E373B" w14:textId="3B92A0E1" w:rsidR="008C24EB" w:rsidRPr="00341524" w:rsidRDefault="008C24EB" w:rsidP="00DD1BE9">
      <w:pPr>
        <w:pStyle w:val="BodyText"/>
        <w:rPr>
          <w:ins w:id="225" w:author="Coles, Nicholas A." w:date="2025-05-12T15:25:00Z" w16du:dateUtc="2025-05-12T19:25:00Z"/>
          <w:rFonts w:eastAsia="Times New Roman" w:cs="Times New Roman"/>
          <w:color w:val="000000" w:themeColor="text1"/>
          <w:rPrChange w:id="226" w:author="Coles, Nicholas A." w:date="2025-05-15T13:09:00Z" w16du:dateUtc="2025-05-15T17:09:00Z">
            <w:rPr>
              <w:ins w:id="227" w:author="Coles, Nicholas A." w:date="2025-05-12T15:25:00Z" w16du:dateUtc="2025-05-12T19:25:00Z"/>
              <w:rFonts w:eastAsia="Times New Roman" w:cs="Times New Roman"/>
              <w:color w:val="8C8C8C"/>
            </w:rPr>
          </w:rPrChange>
        </w:rPr>
      </w:pPr>
      <w:ins w:id="228" w:author="Coles, Nicholas A." w:date="2025-05-12T15:22:00Z" w16du:dateUtc="2025-05-12T19:22:00Z">
        <w:r w:rsidRPr="00341524">
          <w:rPr>
            <w:rFonts w:eastAsia="Times New Roman" w:cs="Times New Roman"/>
            <w:color w:val="000000" w:themeColor="text1"/>
            <w:rPrChange w:id="229" w:author="Coles, Nicholas A." w:date="2025-05-15T13:09:00Z" w16du:dateUtc="2025-05-15T17:09:00Z">
              <w:rPr>
                <w:rFonts w:eastAsia="Times New Roman" w:cs="Times New Roman"/>
                <w:color w:val="8C8C8C"/>
                <w:sz w:val="21"/>
                <w:szCs w:val="21"/>
              </w:rPr>
            </w:rPrChange>
          </w:rPr>
          <w:t>"It is a wise experimenter who knows his artifact from his main effect; and wiser still is the researcher who realizes that today’s artifact may be tomorrow’s independent variable"</w:t>
        </w:r>
        <w:r w:rsidRPr="00341524">
          <w:rPr>
            <w:rFonts w:eastAsia="Times New Roman" w:cs="Times New Roman"/>
            <w:color w:val="000000" w:themeColor="text1"/>
            <w:rPrChange w:id="230" w:author="Coles, Nicholas A." w:date="2025-05-15T13:09:00Z" w16du:dateUtc="2025-05-15T17:09:00Z">
              <w:rPr>
                <w:rFonts w:eastAsia="Times New Roman" w:cs="Times New Roman"/>
                <w:color w:val="8C8C8C"/>
              </w:rPr>
            </w:rPrChange>
          </w:rPr>
          <w:t xml:space="preserve"> (McGuire, </w:t>
        </w:r>
      </w:ins>
      <w:ins w:id="231" w:author="Coles, Nicholas A." w:date="2025-05-12T15:23:00Z" w16du:dateUtc="2025-05-12T19:23:00Z">
        <w:r w:rsidRPr="00341524">
          <w:rPr>
            <w:rFonts w:eastAsia="Times New Roman" w:cs="Times New Roman"/>
            <w:color w:val="000000" w:themeColor="text1"/>
            <w:rPrChange w:id="232" w:author="Coles, Nicholas A." w:date="2025-05-15T13:09:00Z" w16du:dateUtc="2025-05-15T17:09:00Z">
              <w:rPr>
                <w:rFonts w:eastAsia="Times New Roman" w:cs="Times New Roman"/>
                <w:color w:val="8C8C8C"/>
              </w:rPr>
            </w:rPrChange>
          </w:rPr>
          <w:t xml:space="preserve">1969, p. </w:t>
        </w:r>
      </w:ins>
      <w:ins w:id="233" w:author="Coles, Nicholas A." w:date="2025-05-12T15:24:00Z" w16du:dateUtc="2025-05-12T19:24:00Z">
        <w:r w:rsidRPr="00341524">
          <w:rPr>
            <w:rFonts w:eastAsia="Times New Roman" w:cs="Times New Roman"/>
            <w:color w:val="000000" w:themeColor="text1"/>
            <w:rPrChange w:id="234" w:author="Coles, Nicholas A." w:date="2025-05-15T13:09:00Z" w16du:dateUtc="2025-05-15T17:09:00Z">
              <w:rPr>
                <w:rFonts w:eastAsia="Times New Roman" w:cs="Times New Roman"/>
                <w:color w:val="8C8C8C"/>
              </w:rPr>
            </w:rPrChange>
          </w:rPr>
          <w:t>16</w:t>
        </w:r>
      </w:ins>
      <w:ins w:id="235" w:author="Coles, Nicholas A." w:date="2025-05-12T15:23:00Z" w16du:dateUtc="2025-05-12T19:23:00Z">
        <w:r w:rsidRPr="00341524">
          <w:rPr>
            <w:rFonts w:eastAsia="Times New Roman" w:cs="Times New Roman"/>
            <w:color w:val="000000" w:themeColor="text1"/>
            <w:rPrChange w:id="236" w:author="Coles, Nicholas A." w:date="2025-05-15T13:09:00Z" w16du:dateUtc="2025-05-15T17:09:00Z">
              <w:rPr>
                <w:rFonts w:eastAsia="Times New Roman" w:cs="Times New Roman"/>
                <w:color w:val="8C8C8C"/>
              </w:rPr>
            </w:rPrChange>
          </w:rPr>
          <w:t>)</w:t>
        </w:r>
      </w:ins>
    </w:p>
    <w:p w14:paraId="7921AA7C" w14:textId="62EE0376" w:rsidR="00341524" w:rsidRDefault="002B6700" w:rsidP="00571584">
      <w:pPr>
        <w:pStyle w:val="BodyText"/>
        <w:rPr>
          <w:ins w:id="237" w:author="Coles, Nicholas A." w:date="2025-05-15T13:14:00Z" w16du:dateUtc="2025-05-15T17:14:00Z"/>
          <w:rFonts w:eastAsia="Times New Roman" w:cs="Times New Roman"/>
          <w:color w:val="000000" w:themeColor="text1"/>
        </w:rPr>
      </w:pPr>
      <w:proofErr w:type="spellStart"/>
      <w:ins w:id="238" w:author="Coles, Nicholas A." w:date="2025-05-13T19:48:00Z" w16du:dateUtc="2025-05-13T23:48:00Z">
        <w:r w:rsidRPr="00341524">
          <w:rPr>
            <w:rFonts w:eastAsia="Times New Roman" w:cs="Times New Roman"/>
            <w:color w:val="000000" w:themeColor="text1"/>
            <w:rPrChange w:id="239" w:author="Coles, Nicholas A." w:date="2025-05-15T13:09:00Z" w16du:dateUtc="2025-05-15T17:09:00Z">
              <w:rPr>
                <w:rFonts w:eastAsia="Times New Roman" w:cs="Times New Roman"/>
                <w:color w:val="8C8C8C"/>
              </w:rPr>
            </w:rPrChange>
          </w:rPr>
          <w:t>Rosnow</w:t>
        </w:r>
        <w:proofErr w:type="spellEnd"/>
        <w:r w:rsidRPr="00341524">
          <w:rPr>
            <w:rFonts w:eastAsia="Times New Roman" w:cs="Times New Roman"/>
            <w:color w:val="000000" w:themeColor="text1"/>
            <w:rPrChange w:id="240" w:author="Coles, Nicholas A." w:date="2025-05-15T13:09:00Z" w16du:dateUtc="2025-05-15T17:09:00Z">
              <w:rPr>
                <w:rFonts w:eastAsia="Times New Roman" w:cs="Times New Roman"/>
                <w:color w:val="8C8C8C"/>
              </w:rPr>
            </w:rPrChange>
          </w:rPr>
          <w:t xml:space="preserve"> and colleagues’ framework emerged during a time </w:t>
        </w:r>
      </w:ins>
      <w:ins w:id="241" w:author="Coles, Nicholas A." w:date="2025-05-13T19:53:00Z" w16du:dateUtc="2025-05-13T23:53:00Z">
        <w:r w:rsidR="00B22F42" w:rsidRPr="00341524">
          <w:rPr>
            <w:rFonts w:eastAsia="Times New Roman" w:cs="Times New Roman"/>
            <w:color w:val="000000" w:themeColor="text1"/>
            <w:rPrChange w:id="242" w:author="Coles, Nicholas A." w:date="2025-05-15T13:09:00Z" w16du:dateUtc="2025-05-15T17:09:00Z">
              <w:rPr>
                <w:rFonts w:eastAsia="Times New Roman" w:cs="Times New Roman"/>
                <w:color w:val="8C8C8C"/>
              </w:rPr>
            </w:rPrChange>
          </w:rPr>
          <w:t xml:space="preserve">when researchers </w:t>
        </w:r>
      </w:ins>
      <w:ins w:id="243" w:author="Coles, Nicholas A." w:date="2025-05-13T19:54:00Z" w16du:dateUtc="2025-05-13T23:54:00Z">
        <w:r w:rsidR="00B22F42" w:rsidRPr="00341524">
          <w:rPr>
            <w:rFonts w:eastAsia="Times New Roman" w:cs="Times New Roman"/>
            <w:color w:val="000000" w:themeColor="text1"/>
            <w:rPrChange w:id="244" w:author="Coles, Nicholas A." w:date="2025-05-15T13:09:00Z" w16du:dateUtc="2025-05-15T17:09:00Z">
              <w:rPr>
                <w:rFonts w:eastAsia="Times New Roman" w:cs="Times New Roman"/>
                <w:color w:val="8C8C8C"/>
              </w:rPr>
            </w:rPrChange>
          </w:rPr>
          <w:t xml:space="preserve">increasingly </w:t>
        </w:r>
      </w:ins>
      <w:ins w:id="245" w:author="Coles, Nicholas A." w:date="2025-05-16T13:09:00Z" w16du:dateUtc="2025-05-16T17:09:00Z">
        <w:r w:rsidR="00110DC3">
          <w:rPr>
            <w:rFonts w:eastAsia="Times New Roman" w:cs="Times New Roman"/>
            <w:color w:val="000000" w:themeColor="text1"/>
          </w:rPr>
          <w:t xml:space="preserve">began conducting </w:t>
        </w:r>
      </w:ins>
      <w:ins w:id="246" w:author="Coles, Nicholas A." w:date="2025-05-13T19:55:00Z" w16du:dateUtc="2025-05-13T23:55:00Z">
        <w:r w:rsidR="00B22F42" w:rsidRPr="00341524">
          <w:rPr>
            <w:rFonts w:eastAsia="Times New Roman" w:cs="Times New Roman"/>
            <w:color w:val="000000" w:themeColor="text1"/>
            <w:rPrChange w:id="247" w:author="Coles, Nicholas A." w:date="2025-05-15T13:09:00Z" w16du:dateUtc="2025-05-15T17:09:00Z">
              <w:rPr>
                <w:rFonts w:eastAsia="Times New Roman" w:cs="Times New Roman"/>
                <w:color w:val="8C8C8C"/>
              </w:rPr>
            </w:rPrChange>
          </w:rPr>
          <w:t xml:space="preserve">experiments </w:t>
        </w:r>
        <w:r w:rsidR="00B22F42" w:rsidRPr="00341524">
          <w:rPr>
            <w:rFonts w:eastAsia="Times New Roman" w:cs="Times New Roman"/>
            <w:i/>
            <w:iCs/>
            <w:color w:val="000000" w:themeColor="text1"/>
            <w:rPrChange w:id="248" w:author="Coles, Nicholas A." w:date="2025-05-15T13:09:00Z" w16du:dateUtc="2025-05-15T17:09:00Z">
              <w:rPr>
                <w:rFonts w:eastAsia="Times New Roman" w:cs="Times New Roman"/>
                <w:i/>
                <w:iCs/>
                <w:color w:val="8C8C8C"/>
              </w:rPr>
            </w:rPrChange>
          </w:rPr>
          <w:t>on</w:t>
        </w:r>
        <w:r w:rsidR="00B22F42" w:rsidRPr="00341524">
          <w:rPr>
            <w:rFonts w:eastAsia="Times New Roman" w:cs="Times New Roman"/>
            <w:color w:val="000000" w:themeColor="text1"/>
            <w:rPrChange w:id="249" w:author="Coles, Nicholas A." w:date="2025-05-15T13:09:00Z" w16du:dateUtc="2025-05-15T17:09:00Z">
              <w:rPr>
                <w:rFonts w:eastAsia="Times New Roman" w:cs="Times New Roman"/>
                <w:color w:val="8C8C8C"/>
              </w:rPr>
            </w:rPrChange>
          </w:rPr>
          <w:t xml:space="preserve"> demand characteristics. For example,</w:t>
        </w:r>
      </w:ins>
      <w:ins w:id="250" w:author="Coles, Nicholas A." w:date="2025-05-13T19:58:00Z" w16du:dateUtc="2025-05-13T23:58:00Z">
        <w:r w:rsidR="00B22F42" w:rsidRPr="00341524">
          <w:rPr>
            <w:rFonts w:eastAsia="Times New Roman" w:cs="Times New Roman"/>
            <w:color w:val="000000" w:themeColor="text1"/>
            <w:rPrChange w:id="251" w:author="Coles, Nicholas A." w:date="2025-05-15T13:09:00Z" w16du:dateUtc="2025-05-15T17:09:00Z">
              <w:rPr>
                <w:rFonts w:eastAsia="Times New Roman" w:cs="Times New Roman"/>
                <w:color w:val="8C8C8C"/>
              </w:rPr>
            </w:rPrChange>
          </w:rPr>
          <w:t xml:space="preserve"> </w:t>
        </w:r>
      </w:ins>
      <w:ins w:id="252" w:author="Coles, Nicholas A." w:date="2025-05-13T19:59:00Z" w16du:dateUtc="2025-05-13T23:59:00Z">
        <w:r w:rsidR="00B22F42" w:rsidRPr="00341524">
          <w:rPr>
            <w:rFonts w:eastAsia="Times New Roman" w:cs="Times New Roman"/>
            <w:color w:val="000000" w:themeColor="text1"/>
            <w:rPrChange w:id="253" w:author="Coles, Nicholas A." w:date="2025-05-15T13:09:00Z" w16du:dateUtc="2025-05-15T17:09:00Z">
              <w:rPr>
                <w:rFonts w:eastAsia="Times New Roman" w:cs="Times New Roman"/>
                <w:color w:val="8C8C8C"/>
              </w:rPr>
            </w:rPrChange>
          </w:rPr>
          <w:t>Orne and Sche</w:t>
        </w:r>
      </w:ins>
      <w:ins w:id="254" w:author="Coles, Nicholas A." w:date="2025-05-13T20:00:00Z" w16du:dateUtc="2025-05-14T00:00:00Z">
        <w:r w:rsidR="00B22F42" w:rsidRPr="00341524">
          <w:rPr>
            <w:rFonts w:eastAsia="Times New Roman" w:cs="Times New Roman"/>
            <w:color w:val="000000" w:themeColor="text1"/>
            <w:rPrChange w:id="255" w:author="Coles, Nicholas A." w:date="2025-05-15T13:09:00Z" w16du:dateUtc="2025-05-15T17:09:00Z">
              <w:rPr>
                <w:rFonts w:eastAsia="Times New Roman" w:cs="Times New Roman"/>
                <w:color w:val="8C8C8C"/>
              </w:rPr>
            </w:rPrChange>
          </w:rPr>
          <w:t>i</w:t>
        </w:r>
      </w:ins>
      <w:ins w:id="256" w:author="Coles, Nicholas A." w:date="2025-05-13T19:59:00Z" w16du:dateUtc="2025-05-13T23:59:00Z">
        <w:r w:rsidR="00B22F42" w:rsidRPr="00341524">
          <w:rPr>
            <w:rFonts w:eastAsia="Times New Roman" w:cs="Times New Roman"/>
            <w:color w:val="000000" w:themeColor="text1"/>
            <w:rPrChange w:id="257" w:author="Coles, Nicholas A." w:date="2025-05-15T13:09:00Z" w16du:dateUtc="2025-05-15T17:09:00Z">
              <w:rPr>
                <w:rFonts w:eastAsia="Times New Roman" w:cs="Times New Roman"/>
                <w:color w:val="8C8C8C"/>
              </w:rPr>
            </w:rPrChange>
          </w:rPr>
          <w:t>be (</w:t>
        </w:r>
      </w:ins>
      <w:ins w:id="258" w:author="Coles, Nicholas A." w:date="2025-05-13T20:00:00Z" w16du:dateUtc="2025-05-14T00:00:00Z">
        <w:r w:rsidR="00B22F42" w:rsidRPr="00341524">
          <w:rPr>
            <w:rFonts w:eastAsia="Times New Roman" w:cs="Times New Roman"/>
            <w:color w:val="000000" w:themeColor="text1"/>
            <w:rPrChange w:id="259" w:author="Coles, Nicholas A." w:date="2025-05-15T13:09:00Z" w16du:dateUtc="2025-05-15T17:09:00Z">
              <w:rPr>
                <w:rFonts w:eastAsia="Times New Roman" w:cs="Times New Roman"/>
                <w:color w:val="8C8C8C"/>
              </w:rPr>
            </w:rPrChange>
          </w:rPr>
          <w:t xml:space="preserve">1964) </w:t>
        </w:r>
      </w:ins>
      <w:ins w:id="260" w:author="Coles, Nicholas A." w:date="2025-05-13T20:03:00Z" w16du:dateUtc="2025-05-14T00:03:00Z">
        <w:r w:rsidR="00B22F42" w:rsidRPr="00341524">
          <w:rPr>
            <w:rFonts w:eastAsia="Times New Roman" w:cs="Times New Roman"/>
            <w:color w:val="000000" w:themeColor="text1"/>
            <w:rPrChange w:id="261" w:author="Coles, Nicholas A." w:date="2025-05-15T13:09:00Z" w16du:dateUtc="2025-05-15T17:09:00Z">
              <w:rPr>
                <w:rFonts w:eastAsia="Times New Roman" w:cs="Times New Roman"/>
                <w:color w:val="8C8C8C"/>
              </w:rPr>
            </w:rPrChange>
          </w:rPr>
          <w:t xml:space="preserve">reported that </w:t>
        </w:r>
      </w:ins>
      <w:ins w:id="262" w:author="Coles, Nicholas A." w:date="2025-05-13T20:09:00Z" w16du:dateUtc="2025-05-14T00:09:00Z">
        <w:r w:rsidR="001077C5" w:rsidRPr="00341524">
          <w:rPr>
            <w:rFonts w:eastAsia="Times New Roman" w:cs="Times New Roman"/>
            <w:color w:val="000000" w:themeColor="text1"/>
            <w:rPrChange w:id="263" w:author="Coles, Nicholas A." w:date="2025-05-15T13:09:00Z" w16du:dateUtc="2025-05-15T17:09:00Z">
              <w:rPr>
                <w:rFonts w:eastAsia="Times New Roman" w:cs="Times New Roman"/>
                <w:color w:val="8C8C8C"/>
              </w:rPr>
            </w:rPrChange>
          </w:rPr>
          <w:t>participants</w:t>
        </w:r>
      </w:ins>
      <w:ins w:id="264" w:author="Coles, Nicholas A." w:date="2025-05-13T20:05:00Z" w16du:dateUtc="2025-05-14T00:05:00Z">
        <w:r w:rsidR="001077C5" w:rsidRPr="00341524">
          <w:rPr>
            <w:rFonts w:eastAsia="Times New Roman" w:cs="Times New Roman"/>
            <w:color w:val="000000" w:themeColor="text1"/>
            <w:rPrChange w:id="265" w:author="Coles, Nicholas A." w:date="2025-05-15T13:09:00Z" w16du:dateUtc="2025-05-15T17:09:00Z">
              <w:rPr>
                <w:rFonts w:eastAsia="Times New Roman" w:cs="Times New Roman"/>
                <w:color w:val="8C8C8C"/>
              </w:rPr>
            </w:rPrChange>
          </w:rPr>
          <w:t xml:space="preserve"> were more likely to report sensory deprivation side-effects (e.g., hallucinations and cognitive impairments) when told that </w:t>
        </w:r>
      </w:ins>
      <w:ins w:id="266" w:author="Coles, Nicholas A." w:date="2025-05-13T20:06:00Z" w16du:dateUtc="2025-05-14T00:06:00Z">
        <w:r w:rsidR="001077C5" w:rsidRPr="00341524">
          <w:rPr>
            <w:rFonts w:eastAsia="Times New Roman" w:cs="Times New Roman"/>
            <w:color w:val="000000" w:themeColor="text1"/>
            <w:rPrChange w:id="267" w:author="Coles, Nicholas A." w:date="2025-05-15T13:09:00Z" w16du:dateUtc="2025-05-15T17:09:00Z">
              <w:rPr>
                <w:rFonts w:eastAsia="Times New Roman" w:cs="Times New Roman"/>
                <w:color w:val="8C8C8C"/>
              </w:rPr>
            </w:rPrChange>
          </w:rPr>
          <w:t>“…</w:t>
        </w:r>
      </w:ins>
      <w:ins w:id="268" w:author="Coles, Nicholas A." w:date="2025-05-13T19:58:00Z" w16du:dateUtc="2025-05-13T23:58:00Z">
        <w:r w:rsidR="00B22F42" w:rsidRPr="00341524">
          <w:rPr>
            <w:rFonts w:eastAsia="Times New Roman" w:cs="Times New Roman"/>
            <w:color w:val="000000" w:themeColor="text1"/>
            <w:rPrChange w:id="269" w:author="Coles, Nicholas A." w:date="2025-05-15T13:09:00Z" w16du:dateUtc="2025-05-15T17:09:00Z">
              <w:rPr>
                <w:rFonts w:eastAsia="Times New Roman" w:cs="Times New Roman"/>
                <w:color w:val="8C8C8C"/>
              </w:rPr>
            </w:rPrChange>
          </w:rPr>
          <w:t>Such experiences are not unusual under the conditions to which you are to be subjected</w:t>
        </w:r>
      </w:ins>
      <w:ins w:id="270" w:author="Coles, Nicholas A." w:date="2025-05-13T20:06:00Z" w16du:dateUtc="2025-05-14T00:06:00Z">
        <w:r w:rsidR="001077C5" w:rsidRPr="00341524">
          <w:rPr>
            <w:rFonts w:eastAsia="Times New Roman" w:cs="Times New Roman"/>
            <w:color w:val="000000" w:themeColor="text1"/>
            <w:rPrChange w:id="271" w:author="Coles, Nicholas A." w:date="2025-05-15T13:09:00Z" w16du:dateUtc="2025-05-15T17:09:00Z">
              <w:rPr>
                <w:rFonts w:eastAsia="Times New Roman" w:cs="Times New Roman"/>
                <w:color w:val="8C8C8C"/>
              </w:rPr>
            </w:rPrChange>
          </w:rPr>
          <w:t>”.</w:t>
        </w:r>
      </w:ins>
      <w:ins w:id="272" w:author="Coles, Nicholas A." w:date="2025-05-13T20:08:00Z" w16du:dateUtc="2025-05-14T00:08:00Z">
        <w:r w:rsidR="001077C5" w:rsidRPr="00341524">
          <w:rPr>
            <w:rFonts w:eastAsia="Times New Roman" w:cs="Times New Roman"/>
            <w:color w:val="000000" w:themeColor="text1"/>
            <w:rPrChange w:id="273" w:author="Coles, Nicholas A." w:date="2025-05-15T13:09:00Z" w16du:dateUtc="2025-05-15T17:09:00Z">
              <w:rPr>
                <w:rFonts w:eastAsia="Times New Roman" w:cs="Times New Roman"/>
                <w:color w:val="8C8C8C"/>
              </w:rPr>
            </w:rPrChange>
          </w:rPr>
          <w:t xml:space="preserve"> Similarly,</w:t>
        </w:r>
      </w:ins>
      <w:ins w:id="274" w:author="Coles, Nicholas A." w:date="2025-05-15T13:09:00Z" w16du:dateUtc="2025-05-15T17:09:00Z">
        <w:r w:rsidR="00341524">
          <w:rPr>
            <w:rFonts w:eastAsia="Times New Roman" w:cs="Times New Roman"/>
            <w:color w:val="000000" w:themeColor="text1"/>
          </w:rPr>
          <w:t xml:space="preserve"> Perry, Roots and Perry (1977) </w:t>
        </w:r>
      </w:ins>
      <w:ins w:id="275" w:author="Coles, Nicholas A." w:date="2025-05-15T13:10:00Z" w16du:dateUtc="2025-05-15T17:10:00Z">
        <w:r w:rsidR="00341524">
          <w:rPr>
            <w:rFonts w:eastAsia="Times New Roman" w:cs="Times New Roman"/>
            <w:color w:val="000000" w:themeColor="text1"/>
          </w:rPr>
          <w:t xml:space="preserve">found that participants were more likely to exhibit film-induced </w:t>
        </w:r>
      </w:ins>
      <w:ins w:id="276" w:author="Coles, Nicholas A." w:date="2025-05-15T13:11:00Z" w16du:dateUtc="2025-05-15T17:11:00Z">
        <w:r w:rsidR="00341524">
          <w:rPr>
            <w:rFonts w:eastAsia="Times New Roman" w:cs="Times New Roman"/>
            <w:color w:val="000000" w:themeColor="text1"/>
          </w:rPr>
          <w:t xml:space="preserve">aggressive </w:t>
        </w:r>
      </w:ins>
      <w:ins w:id="277" w:author="Coles, Nicholas A." w:date="2025-05-15T13:10:00Z" w16du:dateUtc="2025-05-15T17:10:00Z">
        <w:r w:rsidR="00341524">
          <w:rPr>
            <w:rFonts w:eastAsia="Times New Roman" w:cs="Times New Roman"/>
            <w:color w:val="000000" w:themeColor="text1"/>
          </w:rPr>
          <w:t>behavior when</w:t>
        </w:r>
      </w:ins>
      <w:ins w:id="278" w:author="Coles, Nicholas A." w:date="2025-05-15T13:11:00Z" w16du:dateUtc="2025-05-15T17:11:00Z">
        <w:r w:rsidR="00341524">
          <w:rPr>
            <w:rFonts w:eastAsia="Times New Roman" w:cs="Times New Roman"/>
            <w:color w:val="000000" w:themeColor="text1"/>
          </w:rPr>
          <w:t xml:space="preserve"> told that the researcher anticipated increases in aggression.</w:t>
        </w:r>
      </w:ins>
    </w:p>
    <w:p w14:paraId="53C79D3B" w14:textId="219F227B" w:rsidR="00FC6977" w:rsidRDefault="00341524" w:rsidP="00FC6977">
      <w:pPr>
        <w:pStyle w:val="BodyText"/>
        <w:rPr>
          <w:ins w:id="279" w:author="Coles, Nicholas A." w:date="2025-05-26T07:49:00Z" w16du:dateUtc="2025-05-26T11:49:00Z"/>
          <w:color w:val="000000" w:themeColor="text1"/>
        </w:rPr>
      </w:pPr>
      <w:ins w:id="280" w:author="Coles, Nicholas A." w:date="2025-05-15T13:14:00Z" w16du:dateUtc="2025-05-15T17:14:00Z">
        <w:r>
          <w:rPr>
            <w:rFonts w:eastAsia="Times New Roman" w:cs="Times New Roman"/>
            <w:color w:val="000000" w:themeColor="text1"/>
          </w:rPr>
          <w:t xml:space="preserve">Experiments </w:t>
        </w:r>
      </w:ins>
      <w:ins w:id="281" w:author="Coles, Nicholas A." w:date="2025-05-16T13:13:00Z" w16du:dateUtc="2025-05-16T17:13:00Z">
        <w:r w:rsidR="00110DC3">
          <w:rPr>
            <w:rFonts w:eastAsia="Times New Roman" w:cs="Times New Roman"/>
            <w:color w:val="000000" w:themeColor="text1"/>
          </w:rPr>
          <w:t xml:space="preserve">like these manipulate </w:t>
        </w:r>
      </w:ins>
      <w:ins w:id="282" w:author="Coles, Nicholas A." w:date="2025-05-16T13:14:00Z" w16du:dateUtc="2025-05-16T17:14:00Z">
        <w:r w:rsidR="00110DC3">
          <w:rPr>
            <w:rFonts w:eastAsia="Times New Roman" w:cs="Times New Roman"/>
            <w:color w:val="000000" w:themeColor="text1"/>
          </w:rPr>
          <w:t xml:space="preserve">what we </w:t>
        </w:r>
      </w:ins>
      <w:ins w:id="283" w:author="Coles, Nicholas A." w:date="2025-05-16T13:16:00Z" w16du:dateUtc="2025-05-16T17:16:00Z">
        <w:r w:rsidR="00110DC3">
          <w:rPr>
            <w:rFonts w:eastAsia="Times New Roman" w:cs="Times New Roman"/>
            <w:color w:val="000000" w:themeColor="text1"/>
          </w:rPr>
          <w:t xml:space="preserve">will </w:t>
        </w:r>
      </w:ins>
      <w:ins w:id="284" w:author="Coles, Nicholas A." w:date="2025-05-16T13:14:00Z" w16du:dateUtc="2025-05-16T17:14:00Z">
        <w:r w:rsidR="00110DC3">
          <w:rPr>
            <w:rFonts w:eastAsia="Times New Roman" w:cs="Times New Roman"/>
            <w:color w:val="000000" w:themeColor="text1"/>
          </w:rPr>
          <w:t xml:space="preserve">call </w:t>
        </w:r>
      </w:ins>
      <w:ins w:id="285" w:author="Coles, Nicholas A." w:date="2025-05-16T13:13:00Z" w16du:dateUtc="2025-05-16T17:13:00Z">
        <w:r w:rsidR="00110DC3">
          <w:rPr>
            <w:rFonts w:eastAsia="Times New Roman" w:cs="Times New Roman"/>
            <w:i/>
            <w:iCs/>
            <w:color w:val="000000" w:themeColor="text1"/>
          </w:rPr>
          <w:t>explicit demand ch</w:t>
        </w:r>
      </w:ins>
      <w:ins w:id="286" w:author="Coles, Nicholas A." w:date="2025-05-16T13:14:00Z" w16du:dateUtc="2025-05-16T17:14:00Z">
        <w:r w:rsidR="00110DC3">
          <w:rPr>
            <w:rFonts w:eastAsia="Times New Roman" w:cs="Times New Roman"/>
            <w:i/>
            <w:iCs/>
            <w:color w:val="000000" w:themeColor="text1"/>
          </w:rPr>
          <w:t xml:space="preserve">aracteristics </w:t>
        </w:r>
        <w:r w:rsidR="00110DC3">
          <w:rPr>
            <w:rFonts w:eastAsia="Times New Roman" w:cs="Times New Roman"/>
            <w:color w:val="000000" w:themeColor="text1"/>
          </w:rPr>
          <w:t>(EDCs).</w:t>
        </w:r>
      </w:ins>
      <w:ins w:id="287" w:author="Coles, Nicholas A." w:date="2025-05-16T13:16:00Z" w16du:dateUtc="2025-05-16T17:16:00Z">
        <w:r w:rsidR="00110DC3">
          <w:rPr>
            <w:rFonts w:eastAsia="Times New Roman" w:cs="Times New Roman"/>
            <w:color w:val="000000" w:themeColor="text1"/>
          </w:rPr>
          <w:t xml:space="preserve"> </w:t>
        </w:r>
      </w:ins>
      <w:ins w:id="288" w:author="Coles, Nicholas A." w:date="2025-05-16T13:18:00Z" w16du:dateUtc="2025-05-16T17:18:00Z">
        <w:r w:rsidR="00110DC3">
          <w:rPr>
            <w:rFonts w:eastAsia="Times New Roman" w:cs="Times New Roman"/>
            <w:color w:val="000000" w:themeColor="text1"/>
          </w:rPr>
          <w:t xml:space="preserve">One benefit of manipulating EDCs </w:t>
        </w:r>
        <w:r w:rsidR="00DC55AD">
          <w:rPr>
            <w:rFonts w:eastAsia="Times New Roman" w:cs="Times New Roman"/>
            <w:color w:val="000000" w:themeColor="text1"/>
          </w:rPr>
          <w:t>is</w:t>
        </w:r>
      </w:ins>
      <w:ins w:id="289" w:author="Coles, Nicholas A." w:date="2025-05-16T13:19:00Z" w16du:dateUtc="2025-05-16T17:19:00Z">
        <w:r w:rsidR="00DC55AD">
          <w:rPr>
            <w:rFonts w:eastAsia="Times New Roman" w:cs="Times New Roman"/>
            <w:color w:val="000000" w:themeColor="text1"/>
          </w:rPr>
          <w:t xml:space="preserve"> methodological convenience. </w:t>
        </w:r>
      </w:ins>
      <w:ins w:id="290" w:author="Coles, Nicholas A." w:date="2025-05-16T13:20:00Z" w16du:dateUtc="2025-05-16T17:20:00Z">
        <w:r w:rsidR="00DC55AD">
          <w:rPr>
            <w:rFonts w:eastAsia="Times New Roman" w:cs="Times New Roman"/>
            <w:color w:val="000000" w:themeColor="text1"/>
          </w:rPr>
          <w:t xml:space="preserve">Orne (1962) defined </w:t>
        </w:r>
      </w:ins>
      <w:ins w:id="291" w:author="Coles, Nicholas A." w:date="2025-05-16T13:19:00Z" w16du:dateUtc="2025-05-16T17:19:00Z">
        <w:r w:rsidR="00DC55AD">
          <w:rPr>
            <w:rFonts w:eastAsia="Times New Roman" w:cs="Times New Roman"/>
            <w:color w:val="000000" w:themeColor="text1"/>
          </w:rPr>
          <w:t xml:space="preserve">demand characteristics </w:t>
        </w:r>
      </w:ins>
      <w:ins w:id="292" w:author="Coles, Nicholas A." w:date="2025-05-16T13:20:00Z" w16du:dateUtc="2025-05-16T17:20:00Z">
        <w:r w:rsidR="00DC55AD">
          <w:rPr>
            <w:rFonts w:eastAsia="Times New Roman" w:cs="Times New Roman"/>
            <w:color w:val="000000" w:themeColor="text1"/>
          </w:rPr>
          <w:t xml:space="preserve">broadly – as </w:t>
        </w:r>
        <w:r w:rsidR="00DC55AD">
          <w:rPr>
            <w:rFonts w:eastAsia="Times New Roman" w:cs="Times New Roman"/>
            <w:i/>
            <w:iCs/>
            <w:color w:val="000000" w:themeColor="text1"/>
          </w:rPr>
          <w:t xml:space="preserve">any </w:t>
        </w:r>
      </w:ins>
      <w:ins w:id="293" w:author="Coles, Nicholas A." w:date="2025-05-15T13:18:00Z" w16du:dateUtc="2025-05-15T17:18:00Z">
        <w:r w:rsidR="00935DF3" w:rsidRPr="00D514A7">
          <w:rPr>
            <w:rFonts w:eastAsia="Times New Roman" w:cs="Times New Roman"/>
            <w:color w:val="000000" w:themeColor="text1"/>
          </w:rPr>
          <w:t xml:space="preserve">cue </w:t>
        </w:r>
        <w:r w:rsidR="00935DF3" w:rsidRPr="00D514A7">
          <w:rPr>
            <w:color w:val="000000" w:themeColor="text1"/>
          </w:rPr>
          <w:t>that impact</w:t>
        </w:r>
      </w:ins>
      <w:ins w:id="294" w:author="Coles, Nicholas A." w:date="2025-05-16T13:20:00Z" w16du:dateUtc="2025-05-16T17:20:00Z">
        <w:r w:rsidR="00DC55AD">
          <w:rPr>
            <w:color w:val="000000" w:themeColor="text1"/>
          </w:rPr>
          <w:t>s</w:t>
        </w:r>
      </w:ins>
      <w:ins w:id="295" w:author="Coles, Nicholas A." w:date="2025-05-15T13:18:00Z" w16du:dateUtc="2025-05-15T17:18:00Z">
        <w:r w:rsidR="00935DF3" w:rsidRPr="00D514A7">
          <w:rPr>
            <w:color w:val="000000" w:themeColor="text1"/>
          </w:rPr>
          <w:t xml:space="preserve"> participants’ beliefs about the purpose of the study</w:t>
        </w:r>
      </w:ins>
      <w:ins w:id="296" w:author="Coles, Nicholas A." w:date="2025-05-26T07:26:00Z" w16du:dateUtc="2025-05-26T11:26:00Z">
        <w:r w:rsidR="00FC6977">
          <w:rPr>
            <w:color w:val="000000" w:themeColor="text1"/>
          </w:rPr>
          <w:t xml:space="preserve">. </w:t>
        </w:r>
      </w:ins>
      <w:ins w:id="297" w:author="Coles, Nicholas A." w:date="2025-05-26T07:31:00Z" w16du:dateUtc="2025-05-26T11:31:00Z">
        <w:r w:rsidR="00FC6977">
          <w:rPr>
            <w:color w:val="000000" w:themeColor="text1"/>
          </w:rPr>
          <w:t xml:space="preserve">This </w:t>
        </w:r>
      </w:ins>
      <w:ins w:id="298" w:author="Coles, Nicholas A." w:date="2025-05-26T07:43:00Z" w16du:dateUtc="2025-05-26T11:43:00Z">
        <w:r w:rsidR="00FC6977">
          <w:rPr>
            <w:color w:val="000000" w:themeColor="text1"/>
          </w:rPr>
          <w:t xml:space="preserve">not only </w:t>
        </w:r>
      </w:ins>
      <w:ins w:id="299" w:author="Coles, Nicholas A." w:date="2025-05-26T07:31:00Z" w16du:dateUtc="2025-05-26T11:31:00Z">
        <w:r w:rsidR="00FC6977">
          <w:rPr>
            <w:color w:val="000000" w:themeColor="text1"/>
          </w:rPr>
          <w:t xml:space="preserve">includes </w:t>
        </w:r>
      </w:ins>
      <w:ins w:id="300" w:author="Coles, Nicholas A." w:date="2025-05-26T07:44:00Z" w16du:dateUtc="2025-05-26T11:44:00Z">
        <w:r w:rsidR="00FC6977">
          <w:rPr>
            <w:color w:val="000000" w:themeColor="text1"/>
          </w:rPr>
          <w:t xml:space="preserve">explicit information from the experimenter (i.e., </w:t>
        </w:r>
      </w:ins>
      <w:ins w:id="301" w:author="Coles, Nicholas A." w:date="2025-05-26T07:43:00Z" w16du:dateUtc="2025-05-26T11:43:00Z">
        <w:r w:rsidR="00FC6977">
          <w:rPr>
            <w:color w:val="000000" w:themeColor="text1"/>
          </w:rPr>
          <w:t>EDCs)</w:t>
        </w:r>
      </w:ins>
      <w:ins w:id="302" w:author="Coles, Nicholas A." w:date="2025-05-26T07:44:00Z" w16du:dateUtc="2025-05-26T11:44:00Z">
        <w:r w:rsidR="00FC6977">
          <w:rPr>
            <w:color w:val="000000" w:themeColor="text1"/>
          </w:rPr>
          <w:t>, but also more subtle information</w:t>
        </w:r>
      </w:ins>
      <w:ins w:id="303" w:author="Coles, Nicholas A." w:date="2025-05-26T07:46:00Z" w16du:dateUtc="2025-05-26T11:46:00Z">
        <w:r w:rsidR="00FC6977">
          <w:rPr>
            <w:color w:val="000000" w:themeColor="text1"/>
          </w:rPr>
          <w:t>, like</w:t>
        </w:r>
      </w:ins>
      <w:ins w:id="304" w:author="Coles, Nicholas A." w:date="2025-05-26T07:44:00Z" w16du:dateUtc="2025-05-26T11:44:00Z">
        <w:r w:rsidR="00FC6977">
          <w:rPr>
            <w:color w:val="000000" w:themeColor="text1"/>
          </w:rPr>
          <w:t xml:space="preserve"> rumors, television shows, and courses.</w:t>
        </w:r>
      </w:ins>
      <w:ins w:id="305" w:author="Coles, Nicholas A." w:date="2025-05-26T07:46:00Z" w16du:dateUtc="2025-05-26T11:46:00Z">
        <w:r w:rsidR="00FC6977">
          <w:rPr>
            <w:color w:val="000000" w:themeColor="text1"/>
          </w:rPr>
          <w:t xml:space="preserve"> </w:t>
        </w:r>
      </w:ins>
      <w:ins w:id="306" w:author="Coles, Nicholas A." w:date="2025-05-26T08:04:00Z" w16du:dateUtc="2025-05-26T12:04:00Z">
        <w:r w:rsidR="00FC6977">
          <w:rPr>
            <w:color w:val="000000" w:themeColor="text1"/>
          </w:rPr>
          <w:t xml:space="preserve">These more subtle sources are, of course, important to study. However, </w:t>
        </w:r>
      </w:ins>
      <w:ins w:id="307" w:author="Coles, Nicholas A." w:date="2025-05-26T08:05:00Z" w16du:dateUtc="2025-05-26T12:05:00Z">
        <w:r w:rsidR="00FC6977">
          <w:rPr>
            <w:color w:val="000000" w:themeColor="text1"/>
          </w:rPr>
          <w:t xml:space="preserve">EDCs possess a methodological advantage: they are easy to </w:t>
        </w:r>
      </w:ins>
      <w:ins w:id="308" w:author="Coles, Nicholas A." w:date="2025-05-26T07:47:00Z" w16du:dateUtc="2025-05-26T11:47:00Z">
        <w:r w:rsidR="00FC6977">
          <w:rPr>
            <w:color w:val="000000" w:themeColor="text1"/>
          </w:rPr>
          <w:t>precisely manipulate and study.</w:t>
        </w:r>
      </w:ins>
      <w:ins w:id="309" w:author="Coles, Nicholas A." w:date="2025-05-26T07:48:00Z" w16du:dateUtc="2025-05-26T11:48:00Z">
        <w:r w:rsidR="00FC6977">
          <w:rPr>
            <w:color w:val="000000" w:themeColor="text1"/>
          </w:rPr>
          <w:t xml:space="preserve"> </w:t>
        </w:r>
      </w:ins>
    </w:p>
    <w:p w14:paraId="1BF46AAA" w14:textId="58B47B4D" w:rsidR="00AE06DC" w:rsidRDefault="00DC55AD" w:rsidP="00FC6977">
      <w:pPr>
        <w:pStyle w:val="BodyText"/>
        <w:rPr>
          <w:ins w:id="310" w:author="Coles, Nicholas A." w:date="2025-05-15T13:45:00Z" w16du:dateUtc="2025-05-15T17:45:00Z"/>
        </w:rPr>
      </w:pPr>
      <w:ins w:id="311" w:author="Coles, Nicholas A." w:date="2025-05-16T13:27:00Z" w16du:dateUtc="2025-05-16T17:27:00Z">
        <w:r>
          <w:t>EDCs</w:t>
        </w:r>
      </w:ins>
      <w:ins w:id="312" w:author="Coles, Nicholas A." w:date="2025-05-26T07:50:00Z" w16du:dateUtc="2025-05-26T11:50:00Z">
        <w:r w:rsidR="00FC6977">
          <w:t xml:space="preserve"> have a notable limitation: they </w:t>
        </w:r>
      </w:ins>
      <w:ins w:id="313" w:author="Coles, Nicholas A." w:date="2025-05-16T13:27:00Z" w16du:dateUtc="2025-05-16T17:27:00Z">
        <w:r>
          <w:t xml:space="preserve">are not representative of the typical experimental </w:t>
        </w:r>
      </w:ins>
      <w:ins w:id="314" w:author="Coles, Nicholas A." w:date="2025-05-26T07:48:00Z" w16du:dateUtc="2025-05-26T11:48:00Z">
        <w:r w:rsidR="00FC6977">
          <w:t>context, wherein e</w:t>
        </w:r>
      </w:ins>
      <w:ins w:id="315" w:author="Coles, Nicholas A." w:date="2025-05-16T13:30:00Z" w16du:dateUtc="2025-05-16T17:30:00Z">
        <w:r w:rsidR="00790124">
          <w:t xml:space="preserve">xperimenters usually </w:t>
        </w:r>
      </w:ins>
      <w:ins w:id="316" w:author="Coles, Nicholas A." w:date="2025-05-26T07:49:00Z" w16du:dateUtc="2025-05-26T11:49:00Z">
        <w:r w:rsidR="00FC6977">
          <w:t>refrain from</w:t>
        </w:r>
      </w:ins>
      <w:ins w:id="317" w:author="Coles, Nicholas A." w:date="2025-05-16T13:30:00Z" w16du:dateUtc="2025-05-16T17:30:00Z">
        <w:r w:rsidR="00790124">
          <w:t xml:space="preserve"> disclos</w:t>
        </w:r>
      </w:ins>
      <w:ins w:id="318" w:author="Coles, Nicholas A." w:date="2025-05-26T07:49:00Z" w16du:dateUtc="2025-05-26T11:49:00Z">
        <w:r w:rsidR="00FC6977">
          <w:t>ing</w:t>
        </w:r>
      </w:ins>
      <w:ins w:id="319" w:author="Coles, Nicholas A." w:date="2025-05-16T13:30:00Z" w16du:dateUtc="2025-05-16T17:30:00Z">
        <w:r w:rsidR="00790124">
          <w:t xml:space="preserve"> their hypotheses.</w:t>
        </w:r>
      </w:ins>
      <w:ins w:id="320" w:author="Coles, Nicholas A." w:date="2025-05-16T13:31:00Z" w16du:dateUtc="2025-05-16T17:31:00Z">
        <w:r w:rsidR="00790124">
          <w:t xml:space="preserve"> </w:t>
        </w:r>
      </w:ins>
      <w:ins w:id="321" w:author="Coles, Nicholas A." w:date="2025-05-26T07:50:00Z" w16du:dateUtc="2025-05-26T11:50:00Z">
        <w:r w:rsidR="00FC6977">
          <w:t>Thus, the methodology has been adopted with some trepidation.</w:t>
        </w:r>
      </w:ins>
      <w:ins w:id="322" w:author="Coles, Nicholas A." w:date="2025-05-26T07:51:00Z" w16du:dateUtc="2025-05-26T11:51:00Z">
        <w:r w:rsidR="00FC6977">
          <w:t xml:space="preserve"> For example, Orne warned that EDCs may cause </w:t>
        </w:r>
      </w:ins>
      <w:ins w:id="323" w:author="Coles, Nicholas A." w:date="2025-05-15T13:26:00Z" w16du:dateUtc="2025-05-15T17:26:00Z">
        <w:r w:rsidR="00397584">
          <w:rPr>
            <w:color w:val="000000" w:themeColor="text1"/>
          </w:rPr>
          <w:t>participants to “</w:t>
        </w:r>
        <w:r w:rsidR="00397584">
          <w:t>lean over backwards to be honest” (</w:t>
        </w:r>
      </w:ins>
      <w:ins w:id="324" w:author="Coles, Nicholas A." w:date="2025-05-15T13:27:00Z" w16du:dateUtc="2025-05-15T17:27:00Z">
        <w:r w:rsidR="00397584">
          <w:t xml:space="preserve">i.e., non-acquiesce; </w:t>
        </w:r>
      </w:ins>
      <w:ins w:id="325" w:author="Coles, Nicholas A." w:date="2025-05-15T13:26:00Z" w16du:dateUtc="2025-05-15T17:26:00Z">
        <w:r w:rsidR="00397584">
          <w:t>1962, p. 779)</w:t>
        </w:r>
      </w:ins>
      <w:ins w:id="326" w:author="Coles, Nicholas A." w:date="2025-05-16T13:32:00Z" w16du:dateUtc="2025-05-16T17:32:00Z">
        <w:r w:rsidR="00790124">
          <w:t xml:space="preserve"> or </w:t>
        </w:r>
      </w:ins>
      <w:ins w:id="327" w:author="Coles, Nicholas A." w:date="2025-05-16T13:33:00Z" w16du:dateUtc="2025-05-16T17:33:00Z">
        <w:r w:rsidR="00790124">
          <w:lastRenderedPageBreak/>
          <w:t>engage in “paradoxical action” (2009, p. 116).</w:t>
        </w:r>
      </w:ins>
      <w:ins w:id="328" w:author="Coles, Nicholas A." w:date="2025-05-26T07:51:00Z" w16du:dateUtc="2025-05-26T11:51:00Z">
        <w:r w:rsidR="00FC6977">
          <w:t xml:space="preserve"> However, </w:t>
        </w:r>
      </w:ins>
      <w:ins w:id="329" w:author="Coles, Nicholas A." w:date="2025-05-26T07:53:00Z" w16du:dateUtc="2025-05-26T11:53:00Z">
        <w:r w:rsidR="00FC6977">
          <w:t xml:space="preserve">Orne also used the approach in his own work – often </w:t>
        </w:r>
      </w:ins>
      <w:ins w:id="330" w:author="Coles, Nicholas A." w:date="2025-05-26T07:54:00Z" w16du:dateUtc="2025-05-26T11:54:00Z">
        <w:r w:rsidR="00FC6977">
          <w:t xml:space="preserve">finding that participants’ responses are indeed influenced by EDCs </w:t>
        </w:r>
      </w:ins>
      <w:ins w:id="331" w:author="Coles, Nicholas A." w:date="2025-05-16T13:36:00Z" w16du:dateUtc="2025-05-16T17:36:00Z">
        <w:r w:rsidR="00790124">
          <w:t>(</w:t>
        </w:r>
      </w:ins>
      <w:ins w:id="332" w:author="Coles, Nicholas A." w:date="2025-05-26T07:54:00Z" w16du:dateUtc="2025-05-26T11:54:00Z">
        <w:r w:rsidR="00FC6977">
          <w:t xml:space="preserve">e.g., </w:t>
        </w:r>
      </w:ins>
      <w:ins w:id="333" w:author="Coles, Nicholas A." w:date="2025-05-16T13:36:00Z" w16du:dateUtc="2025-05-16T17:36:00Z">
        <w:r w:rsidR="00790124" w:rsidRPr="00224667">
          <w:rPr>
            <w:rFonts w:eastAsia="Times New Roman" w:cs="Times New Roman"/>
            <w:color w:val="000000" w:themeColor="text1"/>
          </w:rPr>
          <w:t>Orne and Scheibe</w:t>
        </w:r>
        <w:r w:rsidR="00790124">
          <w:rPr>
            <w:rFonts w:eastAsia="Times New Roman" w:cs="Times New Roman"/>
            <w:color w:val="000000" w:themeColor="text1"/>
          </w:rPr>
          <w:t xml:space="preserve">, </w:t>
        </w:r>
        <w:r w:rsidR="00790124" w:rsidRPr="00224667">
          <w:rPr>
            <w:rFonts w:eastAsia="Times New Roman" w:cs="Times New Roman"/>
            <w:color w:val="000000" w:themeColor="text1"/>
          </w:rPr>
          <w:t>1964</w:t>
        </w:r>
        <w:r w:rsidR="00790124">
          <w:rPr>
            <w:rFonts w:eastAsia="Times New Roman" w:cs="Times New Roman"/>
            <w:color w:val="000000" w:themeColor="text1"/>
          </w:rPr>
          <w:t>)</w:t>
        </w:r>
        <w:r w:rsidR="00790124">
          <w:t>.</w:t>
        </w:r>
      </w:ins>
      <w:ins w:id="334" w:author="Coles, Nicholas A." w:date="2025-05-16T13:37:00Z" w16du:dateUtc="2025-05-16T17:37:00Z">
        <w:r w:rsidR="00790124">
          <w:t xml:space="preserve"> </w:t>
        </w:r>
      </w:ins>
      <w:ins w:id="335" w:author="Coles, Nicholas A." w:date="2025-05-16T13:39:00Z" w16du:dateUtc="2025-05-16T17:39:00Z">
        <w:r w:rsidR="00790124">
          <w:t xml:space="preserve">Over the next few decades, dozen more studies would follow, providing an opportunity </w:t>
        </w:r>
      </w:ins>
      <w:ins w:id="336" w:author="Coles, Nicholas A." w:date="2025-05-26T07:54:00Z" w16du:dateUtc="2025-05-26T11:54:00Z">
        <w:r w:rsidR="00FC6977">
          <w:t xml:space="preserve">to evaluate </w:t>
        </w:r>
      </w:ins>
      <w:ins w:id="337" w:author="Coles, Nicholas A." w:date="2025-05-15T13:34:00Z" w16du:dateUtc="2025-05-15T17:34:00Z">
        <w:r w:rsidR="00397584">
          <w:t xml:space="preserve">the magnitude, consistency, and potential moderators </w:t>
        </w:r>
      </w:ins>
      <w:ins w:id="338" w:author="Coles, Nicholas A." w:date="2025-05-15T13:36:00Z" w16du:dateUtc="2025-05-15T17:36:00Z">
        <w:r w:rsidR="00AE06DC">
          <w:t xml:space="preserve">of </w:t>
        </w:r>
      </w:ins>
      <w:ins w:id="339" w:author="Coles, Nicholas A." w:date="2025-05-16T13:39:00Z" w16du:dateUtc="2025-05-16T17:39:00Z">
        <w:r w:rsidR="00790124">
          <w:t xml:space="preserve">such </w:t>
        </w:r>
      </w:ins>
      <w:ins w:id="340" w:author="Coles, Nicholas A." w:date="2025-05-15T13:36:00Z" w16du:dateUtc="2025-05-15T17:36:00Z">
        <w:r w:rsidR="00AE06DC">
          <w:t>effec</w:t>
        </w:r>
      </w:ins>
      <w:ins w:id="341" w:author="Coles, Nicholas A." w:date="2025-05-15T13:37:00Z" w16du:dateUtc="2025-05-15T17:37:00Z">
        <w:r w:rsidR="00AE06DC">
          <w:t xml:space="preserve">ts </w:t>
        </w:r>
      </w:ins>
      <w:ins w:id="342" w:author="Coles, Nicholas A." w:date="2025-05-15T13:34:00Z" w16du:dateUtc="2025-05-15T17:34:00Z">
        <w:r w:rsidR="00397584">
          <w:t>via meta-analysis</w:t>
        </w:r>
      </w:ins>
      <w:ins w:id="343" w:author="Coles, Nicholas A." w:date="2025-05-15T13:35:00Z" w16du:dateUtc="2025-05-15T17:35:00Z">
        <w:r w:rsidR="00397584">
          <w:t>.</w:t>
        </w:r>
      </w:ins>
      <w:ins w:id="344" w:author="Coles, Nicholas A." w:date="2025-05-15T13:43:00Z" w16du:dateUtc="2025-05-15T17:43:00Z">
        <w:r w:rsidR="00AE06DC">
          <w:t xml:space="preserve"> </w:t>
        </w:r>
      </w:ins>
    </w:p>
    <w:p w14:paraId="62FBC3DE" w14:textId="52C6104A" w:rsidR="00893DD7" w:rsidDel="002101FB" w:rsidRDefault="00893DD7" w:rsidP="00E36EB3">
      <w:pPr>
        <w:pStyle w:val="BodyText"/>
        <w:rPr>
          <w:del w:id="345" w:author="Coles, Nicholas A." w:date="2025-05-13T20:34:00Z" w16du:dateUtc="2025-05-14T00:34:00Z"/>
        </w:rPr>
      </w:pPr>
    </w:p>
    <w:p w14:paraId="52E637FE" w14:textId="77777777" w:rsidR="001E6401" w:rsidDel="00033D59" w:rsidRDefault="00000000">
      <w:pPr>
        <w:pStyle w:val="Heading1"/>
        <w:rPr>
          <w:del w:id="346" w:author="Coles, Nicholas A." w:date="2025-05-12T16:11:00Z" w16du:dateUtc="2025-05-12T20:11:00Z"/>
        </w:rPr>
      </w:pPr>
      <w:bookmarkStart w:id="347" w:name="methodology"/>
      <w:bookmarkEnd w:id="165"/>
      <w:r>
        <w:t>Methodology</w:t>
      </w:r>
    </w:p>
    <w:p w14:paraId="64FEDB72" w14:textId="3BBDEEF4" w:rsidR="001E6401" w:rsidRDefault="00000000">
      <w:pPr>
        <w:pStyle w:val="Heading1"/>
        <w:pPrChange w:id="348" w:author="Coles, Nicholas A." w:date="2025-05-12T16:11:00Z" w16du:dateUtc="2025-05-12T20:11:00Z">
          <w:pPr>
            <w:pStyle w:val="FirstParagraph"/>
          </w:pPr>
        </w:pPrChange>
      </w:pPr>
      <w:del w:id="349" w:author="Coles, Nicholas A." w:date="2025-05-12T16:11:00Z" w16du:dateUtc="2025-05-12T20:11:00Z">
        <w:r w:rsidDel="00033D59">
          <w:delText xml:space="preserve">The goal of the current paper is to quantitatively take stock of what experimental psychologists have learned – if anything – about demand effects in the 50+ years since Orne influentially described them (Orne, 1962). Although several excellent </w:delText>
        </w:r>
        <w:r w:rsidDel="00033D59">
          <w:rPr>
            <w:i/>
            <w:iCs/>
          </w:rPr>
          <w:delText>narrative reviews</w:delText>
        </w:r>
        <w:r w:rsidDel="00033D59">
          <w:delText xml:space="preserve"> exist (Corneille &amp; Lush, 2023; Rosnow &amp; Rosenthal, 1997; Sharpe &amp; Whelton, 2016; Strohmetz, 2008), meta-analysis allows us to evaluate the magnitude, consistency, and potential moderators of demand effects.</w:delText>
        </w:r>
      </w:del>
    </w:p>
    <w:p w14:paraId="735ECD7D" w14:textId="77777777" w:rsidR="00FC6977" w:rsidRDefault="00000000" w:rsidP="00FC6977">
      <w:pPr>
        <w:pStyle w:val="BodyText"/>
        <w:ind w:firstLine="720"/>
        <w:rPr>
          <w:ins w:id="350" w:author="Coles, Nicholas A." w:date="2025-05-26T08:06:00Z" w16du:dateUtc="2025-05-26T12:06:00Z"/>
        </w:rPr>
      </w:pPr>
      <w:r>
        <w:t>We defined the scope of the meta-analysis using the Population, Intervention, Comparison, Outcome framework (</w:t>
      </w:r>
      <w:ins w:id="351" w:author="Coles, Nicholas A." w:date="2025-05-01T19:16:00Z" w16du:dateUtc="2025-05-01T23:16:00Z">
        <w:r w:rsidR="005E4054" w:rsidRPr="005E4054">
          <w:t>a structured approach to framing research questions</w:t>
        </w:r>
        <w:r w:rsidR="005E4054">
          <w:t xml:space="preserve">; </w:t>
        </w:r>
      </w:ins>
      <w:r>
        <w:t xml:space="preserve">Schardt, Adams, Owens, Keitz, &amp; Fontelo, 2007). </w:t>
      </w:r>
    </w:p>
    <w:p w14:paraId="20358BE4" w14:textId="00FFE0C6" w:rsidR="001E6401" w:rsidDel="002101FB" w:rsidRDefault="00000000" w:rsidP="00FC6977">
      <w:pPr>
        <w:pStyle w:val="BodyText"/>
        <w:ind w:firstLine="720"/>
        <w:rPr>
          <w:del w:id="352" w:author="Coles, Nicholas A." w:date="2025-05-13T20:36:00Z" w16du:dateUtc="2025-05-14T00:36:00Z"/>
        </w:rPr>
        <w:pPrChange w:id="353" w:author="Coles, Nicholas A." w:date="2025-05-26T08:06:00Z" w16du:dateUtc="2025-05-26T12:06:00Z">
          <w:pPr>
            <w:pStyle w:val="BodyText"/>
          </w:pPr>
        </w:pPrChange>
      </w:pPr>
      <w:r>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ins w:id="354" w:author="Coles, Nicholas A." w:date="2025-05-13T20:36:00Z" w16du:dateUtc="2025-05-14T00:36:00Z">
        <w:r w:rsidR="002101FB">
          <w:t xml:space="preserve"> </w:t>
        </w:r>
      </w:ins>
    </w:p>
    <w:p w14:paraId="41447DC0" w14:textId="765715AE" w:rsidR="001E6401" w:rsidDel="00A93D97" w:rsidRDefault="00000000" w:rsidP="00FC6977">
      <w:pPr>
        <w:pStyle w:val="BodyText"/>
        <w:ind w:firstLine="720"/>
        <w:rPr>
          <w:del w:id="355" w:author="Coles, Nicholas A." w:date="2025-05-12T15:05:00Z" w16du:dateUtc="2025-05-12T19:05:00Z"/>
        </w:rPr>
        <w:pPrChange w:id="356" w:author="Coles, Nicholas A." w:date="2025-05-26T08:06:00Z" w16du:dateUtc="2025-05-26T12:06:00Z">
          <w:pPr>
            <w:pStyle w:val="BodyText"/>
          </w:pPr>
        </w:pPrChange>
      </w:pPr>
      <w:r>
        <w:t xml:space="preserve">The intervention-of-interest was </w:t>
      </w:r>
      <w:ins w:id="357" w:author="Coles, Nicholas A." w:date="2025-05-12T16:11:00Z" w16du:dateUtc="2025-05-12T20:11:00Z">
        <w:r w:rsidR="00033D59">
          <w:t>explicit d</w:t>
        </w:r>
      </w:ins>
      <w:ins w:id="358" w:author="Coles, Nicholas A." w:date="2025-05-12T16:12:00Z" w16du:dateUtc="2025-05-12T20:12:00Z">
        <w:r w:rsidR="00033D59">
          <w:t>emand cues</w:t>
        </w:r>
      </w:ins>
      <w:ins w:id="359" w:author="Coles, Nicholas A." w:date="2025-05-13T20:36:00Z" w16du:dateUtc="2025-05-14T00:36:00Z">
        <w:r w:rsidR="002101FB">
          <w:t xml:space="preserve"> (EDCs)</w:t>
        </w:r>
      </w:ins>
      <w:ins w:id="360" w:author="Coles, Nicholas A." w:date="2025-05-12T16:12:00Z" w16du:dateUtc="2025-05-12T20:12:00Z">
        <w:r w:rsidR="00033D59">
          <w:t xml:space="preserve"> – operationalized as </w:t>
        </w:r>
      </w:ins>
      <w:del w:id="361" w:author="Coles, Nicholas A." w:date="2025-05-12T16:12:00Z" w16du:dateUtc="2025-05-12T20:12:00Z">
        <w:r w:rsidDel="00033D59">
          <w:delText xml:space="preserve">explicit manipulations of the hypothesis communicated to participants – i.e., </w:delText>
        </w:r>
      </w:del>
      <w:r>
        <w:t xml:space="preserve">scenarios where a researcher tells participants about the effect of an independent variable on a dependent variable. </w:t>
      </w:r>
      <w:del w:id="362" w:author="Coles, Nicholas A." w:date="2025-05-12T15:05:00Z" w16du:dateUtc="2025-05-12T19:05:00Z">
        <w:r w:rsidDel="00A93D97">
          <w:delText xml:space="preserve">Demand characteristics are sometimes defined as </w:delText>
        </w:r>
        <w:r w:rsidDel="00A93D97">
          <w:rPr>
            <w:i/>
            <w:iCs/>
          </w:rPr>
          <w:delText>any</w:delText>
        </w:r>
        <w:r w:rsidDel="00A93D97">
          <w:delText xml:space="preserve"> cue that may impact participants’ beliefs about the purpose of the study, including instructions, rumors, and experimenter behavior (Orne, 1962). However, such a definition creates a potentially boundless conceptual space where </w:delText>
        </w:r>
        <w:r w:rsidDel="00A93D97">
          <w:rPr>
            <w:i/>
            <w:iCs/>
          </w:rPr>
          <w:delText>any</w:delText>
        </w:r>
        <w:r w:rsidDel="00A93D97">
          <w:delText xml:space="preserve"> systematic change in a research design might be considered a test of demand characteristics. Furthermore, our own review of the literature revealed that researchers tend to study such effects by manipulating the study hypothesis </w:delText>
        </w:r>
        <w:r w:rsidDel="00A93D97">
          <w:rPr>
            <w:i/>
            <w:iCs/>
          </w:rPr>
          <w:delText>explicitly</w:delText>
        </w:r>
        <w:r w:rsidDel="00A93D97">
          <w:delText xml:space="preserve"> communicated to participants. For these reasons, the present review focuses on relatively explicit manipulations of the study hypothesis. (See </w:delText>
        </w:r>
        <w:r w:rsidDel="00A93D97">
          <w:rPr>
            <w:i/>
            <w:iCs/>
          </w:rPr>
          <w:delText>Limitations</w:delText>
        </w:r>
        <w:r w:rsidDel="00A93D97">
          <w:delText xml:space="preserve"> section for further reflection.)</w:delText>
        </w:r>
      </w:del>
    </w:p>
    <w:p w14:paraId="7B98F302" w14:textId="0169E2D7" w:rsidR="001E6401" w:rsidRDefault="00000000" w:rsidP="00FC6977">
      <w:pPr>
        <w:pStyle w:val="BodyText"/>
        <w:ind w:firstLine="720"/>
        <w:pPrChange w:id="363" w:author="Coles, Nicholas A." w:date="2025-05-26T08:06:00Z" w16du:dateUtc="2025-05-26T12:06:00Z">
          <w:pPr>
            <w:pStyle w:val="BodyText"/>
          </w:pPr>
        </w:pPrChange>
      </w:pPr>
      <w:r>
        <w:t xml:space="preserve">Our comparison-of-interest were conditions where either no hypothesis or a different hypothesis was communicated to participants. </w:t>
      </w:r>
      <w:del w:id="364" w:author="Coles, Nicholas A." w:date="2025-05-26T08:07:00Z" w16du:dateUtc="2025-05-26T12:07:00Z">
        <w:r w:rsidDel="00FC6977">
          <w:delText xml:space="preserve">Our </w:delText>
        </w:r>
      </w:del>
      <w:ins w:id="365" w:author="Coles, Nicholas A." w:date="2025-05-26T08:07:00Z" w16du:dateUtc="2025-05-26T12:07:00Z">
        <w:r w:rsidR="00FC6977">
          <w:t>The</w:t>
        </w:r>
        <w:r w:rsidR="00FC6977">
          <w:t xml:space="preserve"> </w:t>
        </w:r>
      </w:ins>
      <w:r>
        <w:t>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366"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lastRenderedPageBreak/>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2BC01861" w:rsidR="00C0698C" w:rsidRDefault="00000000">
      <w:pPr>
        <w:pStyle w:val="BodyText"/>
      </w:pPr>
      <w:r>
        <w:t xml:space="preserve">Our search did not have language </w:t>
      </w:r>
      <w:ins w:id="367" w:author="Coles, Nicholas A." w:date="2025-05-15T10:26:00Z" w16du:dateUtc="2025-05-15T14:26:00Z">
        <w:r w:rsidR="001E5A44">
          <w:t>or date restrictions</w:t>
        </w:r>
      </w:ins>
      <w:del w:id="368" w:author="Coles, Nicholas A." w:date="2025-05-15T10:26:00Z" w16du:dateUtc="2025-05-15T14:26:00Z">
        <w:r w:rsidDel="001E5A44">
          <w:delText>restrictions and went as far back as 1840</w:delText>
        </w:r>
      </w:del>
      <w:r>
        <w:t>,</w:t>
      </w:r>
      <w:ins w:id="369" w:author="Coles, Nicholas A." w:date="2025-05-15T10:26:00Z" w16du:dateUtc="2025-05-15T14:26:00Z">
        <w:r w:rsidR="0038057A">
          <w:t xml:space="preserve"> and ultimately </w:t>
        </w:r>
      </w:ins>
      <w:del w:id="370" w:author="Coles, Nicholas A." w:date="2025-05-15T10:26:00Z" w16du:dateUtc="2025-05-15T14:26:00Z">
        <w:r w:rsidDel="0038057A">
          <w:delText xml:space="preserve"> which </w:delText>
        </w:r>
      </w:del>
      <w:r>
        <w:t>yielded 1457 records</w:t>
      </w:r>
      <w:ins w:id="371" w:author="Coles, Nicholas A." w:date="2025-05-15T10:26:00Z" w16du:dateUtc="2025-05-15T14:26:00Z">
        <w:r w:rsidR="0038057A">
          <w:t xml:space="preserve"> (</w:t>
        </w:r>
      </w:ins>
      <w:del w:id="372" w:author="Coles, Nicholas A." w:date="2025-05-15T10:26:00Z" w16du:dateUtc="2025-05-15T14:26:00Z">
        <w:r w:rsidDel="0038057A">
          <w:delText xml:space="preserve">, </w:delText>
        </w:r>
      </w:del>
      <w:r>
        <w:t>168 of which were unpublished</w:t>
      </w:r>
      <w:ins w:id="373" w:author="Coles, Nicholas A." w:date="2025-05-15T10:26:00Z" w16du:dateUtc="2025-05-15T14:26:00Z">
        <w:r w:rsidR="0038057A">
          <w:t>)</w:t>
        </w:r>
      </w:ins>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11"/>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74" w:name="fig:prisma"/>
      <w:bookmarkEnd w:id="374"/>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375" w:name="screening"/>
      <w:bookmarkEnd w:id="366"/>
      <w:r>
        <w:lastRenderedPageBreak/>
        <w:t>Screening.</w:t>
      </w:r>
    </w:p>
    <w:p w14:paraId="25850D9E" w14:textId="53EF5554" w:rsidR="001E6401" w:rsidRDefault="00000000">
      <w:pPr>
        <w:pStyle w:val="FirstParagraph"/>
      </w:pPr>
      <w:del w:id="376" w:author="Coles, Nicholas A." w:date="2025-05-16T13:41:00Z" w16du:dateUtc="2025-05-16T17:41:00Z">
        <w:r w:rsidDel="00C475F8">
          <w:delText>Put simply, r</w:delText>
        </w:r>
      </w:del>
      <w:ins w:id="377" w:author="Coles, Nicholas A." w:date="2025-05-16T13:41:00Z" w16du:dateUtc="2025-05-16T17:41:00Z">
        <w:r w:rsidR="00C475F8">
          <w:t>R</w:t>
        </w:r>
      </w:ins>
      <w:r>
        <w:t xml:space="preserve">ecords must have met the following criteria </w:t>
      </w:r>
      <w:del w:id="378" w:author="Coles, Nicholas A." w:date="2025-05-26T08:16:00Z" w16du:dateUtc="2025-05-26T12:16:00Z">
        <w:r w:rsidDel="00FC6977">
          <w:delText xml:space="preserve">in order </w:delText>
        </w:r>
      </w:del>
      <w:r>
        <w:t>to be eligible for inclusion</w:t>
      </w:r>
      <w:del w:id="379" w:author="Coles, Nicholas A." w:date="2025-05-26T08:16:00Z" w16du:dateUtc="2025-05-26T12:16:00Z">
        <w:r w:rsidDel="00FC6977">
          <w:delText xml:space="preserve"> in the meta-analysis</w:delText>
        </w:r>
      </w:del>
      <w:r>
        <w:t>:</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384" w:name="effect-size-index"/>
      <w:bookmarkEnd w:id="375"/>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031BC548" w:rsidR="001E6401" w:rsidRDefault="00000000">
      <w:pPr>
        <w:pStyle w:val="BodyText"/>
      </w:pPr>
      <w:r>
        <w:t xml:space="preserve">In </w:t>
      </w:r>
      <w:ins w:id="385" w:author="Coles, Nicholas A." w:date="2025-05-26T08:17:00Z" w16du:dateUtc="2025-05-26T12:17:00Z">
        <w:r w:rsidR="00FC6977">
          <w:t>most</w:t>
        </w:r>
      </w:ins>
      <w:del w:id="386" w:author="Coles, Nicholas A." w:date="2025-05-13T20:37:00Z" w16du:dateUtc="2025-05-14T00:37:00Z">
        <w:r w:rsidDel="002101FB">
          <w:delText>most scenarios</w:delText>
        </w:r>
      </w:del>
      <w:ins w:id="387" w:author="Coles, Nicholas A." w:date="2025-05-13T20:37:00Z" w16du:dateUtc="2025-05-14T00:37:00Z">
        <w:r w:rsidR="002101FB">
          <w:t xml:space="preserve"> cases</w:t>
        </w:r>
      </w:ins>
      <w:ins w:id="388" w:author="Coles, Nicholas A." w:date="2025-05-26T08:17:00Z" w16du:dateUtc="2025-05-26T12:17:00Z">
        <w:r w:rsidR="00FC6977">
          <w:t xml:space="preserve"> (</w:t>
        </w:r>
        <w:r w:rsidR="00FC6977">
          <w:t>67%</w:t>
        </w:r>
        <w:r w:rsidR="00FC6977">
          <w:t>)</w:t>
        </w:r>
      </w:ins>
      <w:r>
        <w:t xml:space="preserve">, we estimated the main effect of </w:t>
      </w:r>
      <w:del w:id="389" w:author="Coles, Nicholas A." w:date="2025-05-12T16:13:00Z" w16du:dateUtc="2025-05-12T20:13:00Z">
        <w:r w:rsidDel="00033D59">
          <w:delText>explicit demand characteristics</w:delText>
        </w:r>
      </w:del>
      <w:ins w:id="390" w:author="Coles, Nicholas A." w:date="2025-05-12T16:13:00Z" w16du:dateUtc="2025-05-12T20:13:00Z">
        <w:r w:rsidR="00033D59">
          <w:t>EDCs</w:t>
        </w:r>
      </w:ins>
      <w:r>
        <w:t xml:space="preserve">. For example, Coles et al. (2022) manipulated whether participants were told that posing smiles would increase happiness. Here, the main effect of </w:t>
      </w:r>
      <w:ins w:id="391" w:author="Coles, Nicholas A." w:date="2025-05-12T16:13:00Z" w16du:dateUtc="2025-05-12T20:13:00Z">
        <w:r w:rsidR="00033D59">
          <w:t xml:space="preserve">EDCs </w:t>
        </w:r>
      </w:ins>
      <w:del w:id="392" w:author="Coles, Nicholas A." w:date="2025-05-12T16:13:00Z" w16du:dateUtc="2025-05-12T20:13:00Z">
        <w:r w:rsidDel="00033D59">
          <w:delText xml:space="preserve">explicit demand characteristics </w:delText>
        </w:r>
      </w:del>
      <w:del w:id="393" w:author="Coles, Nicholas A." w:date="2025-05-13T20:38:00Z" w16du:dateUtc="2025-05-14T00:38:00Z">
        <w:r w:rsidDel="002101FB">
          <w:delText xml:space="preserve">can be </w:delText>
        </w:r>
      </w:del>
      <w:ins w:id="394" w:author="Coles, Nicholas A." w:date="2025-05-13T20:38:00Z" w16du:dateUtc="2025-05-14T00:38:00Z">
        <w:r w:rsidR="002101FB">
          <w:t xml:space="preserve">was </w:t>
        </w:r>
      </w:ins>
      <w:r>
        <w:t>computed by comparing happiness ratings from smiling participants who were either informed or not informed of the mood-boosting effect of smiling.</w:t>
      </w:r>
    </w:p>
    <w:p w14:paraId="28B54909" w14:textId="5CD7F2D0" w:rsidR="001E6401" w:rsidRDefault="00000000">
      <w:pPr>
        <w:pStyle w:val="BodyText"/>
      </w:pPr>
      <w:r>
        <w:t xml:space="preserve">In </w:t>
      </w:r>
      <w:del w:id="395" w:author="Coles, Nicholas A." w:date="2025-05-13T20:38:00Z" w16du:dateUtc="2025-05-14T00:38:00Z">
        <w:r w:rsidDel="002101FB">
          <w:delText xml:space="preserve">some </w:delText>
        </w:r>
      </w:del>
      <w:ins w:id="396" w:author="Coles, Nicholas A." w:date="2025-05-26T08:18:00Z" w16du:dateUtc="2025-05-26T12:18:00Z">
        <w:r w:rsidR="00FC6977">
          <w:t>other</w:t>
        </w:r>
      </w:ins>
      <w:ins w:id="397" w:author="Coles, Nicholas A." w:date="2025-05-13T20:38:00Z" w16du:dateUtc="2025-05-14T00:38:00Z">
        <w:r w:rsidR="002101FB">
          <w:t xml:space="preserve"> cases</w:t>
        </w:r>
      </w:ins>
      <w:ins w:id="398" w:author="Coles, Nicholas A." w:date="2025-05-26T08:18:00Z" w16du:dateUtc="2025-05-26T12:18:00Z">
        <w:r w:rsidR="00FC6977">
          <w:t xml:space="preserve"> (33%)</w:t>
        </w:r>
      </w:ins>
      <w:del w:id="399" w:author="Coles, Nicholas A." w:date="2025-05-13T20:38:00Z" w16du:dateUtc="2025-05-14T00:38:00Z">
        <w:r w:rsidDel="002101FB">
          <w:delText>scenarios</w:delText>
        </w:r>
      </w:del>
      <w:r>
        <w:t xml:space="preserve">, we estimated the </w:t>
      </w:r>
      <w:r>
        <w:rPr>
          <w:i/>
          <w:iCs/>
        </w:rPr>
        <w:t>interactive</w:t>
      </w:r>
      <w:r>
        <w:t xml:space="preserve"> effect of </w:t>
      </w:r>
      <w:ins w:id="400" w:author="Coles, Nicholas A." w:date="2025-05-12T16:13:00Z" w16du:dateUtc="2025-05-12T20:13:00Z">
        <w:r w:rsidR="00033D59">
          <w:t>EDCs</w:t>
        </w:r>
      </w:ins>
      <w:del w:id="401" w:author="Coles, Nicholas A." w:date="2025-05-12T16:13:00Z" w16du:dateUtc="2025-05-12T20:13:00Z">
        <w:r w:rsidDel="00033D59">
          <w:delText>explicit demand characteristics</w:delText>
        </w:r>
      </w:del>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ins w:id="402" w:author="Coles, Nicholas A." w:date="2025-05-12T16:13:00Z" w16du:dateUtc="2025-05-12T20:13:00Z">
        <w:r w:rsidR="00033D59">
          <w:t>EDCs</w:t>
        </w:r>
      </w:ins>
      <w:del w:id="403" w:author="Coles, Nicholas A." w:date="2025-05-12T16:13:00Z" w16du:dateUtc="2025-05-12T20:13:00Z">
        <w:r w:rsidDel="00033D59">
          <w:delText>explicit demand characteristics</w:delText>
        </w:r>
      </w:del>
      <w:r>
        <w:t xml:space="preserve">. In this scenario, the interactive effect of </w:t>
      </w:r>
      <w:ins w:id="404" w:author="Coles, Nicholas A." w:date="2025-05-12T16:13:00Z" w16du:dateUtc="2025-05-12T20:13:00Z">
        <w:r w:rsidR="00033D59">
          <w:t xml:space="preserve">EDCs </w:t>
        </w:r>
      </w:ins>
      <w:del w:id="405" w:author="Coles, Nicholas A." w:date="2025-05-12T16:13:00Z" w16du:dateUtc="2025-05-12T20:13:00Z">
        <w:r w:rsidDel="00033D59">
          <w:delText xml:space="preserve">explicit demand characteristics </w:delText>
        </w:r>
      </w:del>
      <w:r>
        <w:t>was computed by calculating a standardized difference-in-differences score.</w:t>
      </w:r>
    </w:p>
    <w:p w14:paraId="4DBF945E" w14:textId="29D1D26F" w:rsidR="001E6401" w:rsidRDefault="00000000">
      <w:pPr>
        <w:pStyle w:val="BodyText"/>
      </w:pPr>
      <w:r>
        <w:t xml:space="preserve">Effect sizes were calculated so that positive values indicated an effect consistent with the communicated hypothesis. For example, if participants were told that an intervention </w:t>
      </w:r>
      <w:del w:id="406" w:author="Coles, Nicholas A." w:date="2025-05-13T20:39:00Z" w16du:dateUtc="2025-05-14T00:39:00Z">
        <w:r w:rsidDel="002101FB">
          <w:delText xml:space="preserve">should </w:delText>
        </w:r>
      </w:del>
      <w:ins w:id="407" w:author="Coles, Nicholas A." w:date="2025-05-13T20:39:00Z" w16du:dateUtc="2025-05-14T00:39:00Z">
        <w:r w:rsidR="002101FB">
          <w:t xml:space="preserve">would </w:t>
        </w:r>
      </w:ins>
      <w:r>
        <w:t xml:space="preserve">be </w:t>
      </w:r>
      <w:r>
        <w:lastRenderedPageBreak/>
        <w:t xml:space="preserve">mood boosting, an increase in mood would be coded as a positive effect. If, however, participants were told that the intervention </w:t>
      </w:r>
      <w:del w:id="408" w:author="Coles, Nicholas A." w:date="2025-05-13T20:39:00Z" w16du:dateUtc="2025-05-14T00:39:00Z">
        <w:r w:rsidDel="002101FB">
          <w:delText xml:space="preserve">should </w:delText>
        </w:r>
      </w:del>
      <w:ins w:id="409" w:author="Coles, Nicholas A." w:date="2025-05-13T20:39:00Z" w16du:dateUtc="2025-05-14T00:39:00Z">
        <w:r w:rsidR="002101FB">
          <w:t xml:space="preserve">would </w:t>
        </w:r>
      </w:ins>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-values. In instances where relevant information was not provided but the s</w:t>
      </w:r>
      <w:ins w:id="410" w:author="Coles, Nicholas A." w:date="2025-05-15T09:44:00Z" w16du:dateUtc="2025-05-15T13:44:00Z">
        <w:r w:rsidR="00A57CB3">
          <w:t>tatistical s</w:t>
        </w:r>
      </w:ins>
      <w:r>
        <w:t xml:space="preserve">ignificance and direction of the effect was described, we assumed </w:t>
      </w:r>
      <w:r>
        <w:rPr>
          <w:i/>
          <w:iCs/>
        </w:rPr>
        <w:t>p</w:t>
      </w:r>
      <w:r>
        <w:t xml:space="preserve">-values of .04 and .50 for </w:t>
      </w:r>
      <w:ins w:id="411" w:author="Coles, Nicholas A." w:date="2025-05-15T09:44:00Z" w16du:dateUtc="2025-05-15T13:44:00Z">
        <w:r w:rsidR="00A57CB3">
          <w:t xml:space="preserve">statistically </w:t>
        </w:r>
      </w:ins>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412" w:name="potential-study-feature-moderators"/>
      <w:bookmarkEnd w:id="384"/>
      <w:r>
        <w:t>Potential study feature moderators.</w:t>
      </w:r>
    </w:p>
    <w:p w14:paraId="14BB968D" w14:textId="2359B011"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413" w:author="Coles, Nicholas A." w:date="2025-05-13T20:40:00Z" w16du:dateUtc="2025-05-14T00:40:00Z">
        <w:r w:rsidDel="002101FB">
          <w:delText>demand effects</w:delText>
        </w:r>
      </w:del>
      <w:ins w:id="414" w:author="Coles, Nicholas A." w:date="2025-05-13T20:40:00Z" w16du:dateUtc="2025-05-14T00:40:00Z">
        <w:r w:rsidR="002101FB">
          <w:t>the effects of EDCs</w:t>
        </w:r>
      </w:ins>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62D2061" w:rsidR="001E6401" w:rsidRDefault="00000000">
      <w:pPr>
        <w:numPr>
          <w:ilvl w:val="0"/>
          <w:numId w:val="25"/>
        </w:numPr>
      </w:pPr>
      <w:r>
        <w:rPr>
          <w:i/>
          <w:iCs/>
        </w:rPr>
        <w:t>Design of demand characteristics manipulation.</w:t>
      </w:r>
      <w:r>
        <w:t xml:space="preserve"> Whether </w:t>
      </w:r>
      <w:del w:id="415" w:author="Coles, Nicholas A." w:date="2025-05-13T20:40:00Z" w16du:dateUtc="2025-05-14T00:40:00Z">
        <w:r w:rsidDel="002101FB">
          <w:delText>demand characteristics</w:delText>
        </w:r>
      </w:del>
      <w:ins w:id="416" w:author="Coles, Nicholas A." w:date="2025-05-13T20:40:00Z" w16du:dateUtc="2025-05-14T00:40:00Z">
        <w:r w:rsidR="002101FB">
          <w:t>EDCs</w:t>
        </w:r>
      </w:ins>
      <w:r>
        <w:t xml:space="preserve"> were manipulation within- vs. between-subjects.</w:t>
      </w:r>
    </w:p>
    <w:p w14:paraId="63B3DB93" w14:textId="77777777" w:rsidR="001E6401" w:rsidRDefault="00000000">
      <w:pPr>
        <w:numPr>
          <w:ilvl w:val="0"/>
          <w:numId w:val="25"/>
        </w:numPr>
        <w:rPr>
          <w:ins w:id="417" w:author="Coles, Nicholas A." w:date="2025-05-12T16:14:00Z" w16du:dateUtc="2025-05-12T20:14:00Z"/>
        </w:rPr>
      </w:pPr>
      <w:r>
        <w:rPr>
          <w:i/>
          <w:iCs/>
        </w:rPr>
        <w:t>Participant pool.</w:t>
      </w:r>
      <w:r>
        <w:t xml:space="preserve"> Whether students, non-students (e.g., MTurk workers), or a mix of students and non-students were sampled.</w:t>
      </w:r>
    </w:p>
    <w:p w14:paraId="186664ED" w14:textId="29E84F87" w:rsidR="00033D59" w:rsidDel="00033D59" w:rsidRDefault="00033D59">
      <w:pPr>
        <w:numPr>
          <w:ilvl w:val="0"/>
          <w:numId w:val="25"/>
        </w:numPr>
        <w:rPr>
          <w:del w:id="418" w:author="Coles, Nicholas A." w:date="2025-05-12T16:17:00Z" w16du:dateUtc="2025-05-12T20:17:00Z"/>
        </w:rPr>
      </w:pP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rPr>
          <w:ins w:id="419" w:author="Coles, Nicholas A." w:date="2025-05-12T16:17:00Z" w16du:dateUtc="2025-05-12T20:17:00Z"/>
        </w:rPr>
      </w:pPr>
      <w:r>
        <w:rPr>
          <w:i/>
          <w:iCs/>
        </w:rPr>
        <w:t>Publication status.</w:t>
      </w:r>
      <w:r>
        <w:t xml:space="preserve"> Whether the study was published or unpublished.</w:t>
      </w:r>
    </w:p>
    <w:p w14:paraId="49DF9FD2" w14:textId="603FFF32" w:rsidR="00033D59" w:rsidRDefault="00651903">
      <w:pPr>
        <w:ind w:left="240" w:firstLine="480"/>
        <w:pPrChange w:id="420" w:author="Coles, Nicholas A." w:date="2025-05-12T16:19:00Z" w16du:dateUtc="2025-05-12T20:19:00Z">
          <w:pPr>
            <w:numPr>
              <w:numId w:val="25"/>
            </w:numPr>
            <w:ind w:left="720" w:hanging="480"/>
          </w:pPr>
        </w:pPrChange>
      </w:pPr>
      <w:ins w:id="421" w:author="Coles, Nicholas A." w:date="2025-05-23T17:44:00Z" w16du:dateUtc="2025-05-23T21:44:00Z">
        <w:r w:rsidRPr="00651903">
          <w:rPr>
            <w:rPrChange w:id="422" w:author="Coles, Nicholas A." w:date="2025-05-23T17:45:00Z" w16du:dateUtc="2025-05-23T21:45:00Z">
              <w:rPr>
                <w:highlight w:val="yellow"/>
              </w:rPr>
            </w:rPrChange>
          </w:rPr>
          <w:t xml:space="preserve">For descriptive purposes, we also coded the </w:t>
        </w:r>
      </w:ins>
      <w:ins w:id="423" w:author="Coles, Nicholas A." w:date="2025-05-12T16:18:00Z" w16du:dateUtc="2025-05-12T20:18:00Z">
        <w:r w:rsidR="00033D59" w:rsidRPr="00651903">
          <w:t>c</w:t>
        </w:r>
      </w:ins>
      <w:ins w:id="424" w:author="Coles, Nicholas A." w:date="2025-05-12T16:17:00Z" w16du:dateUtc="2025-05-12T20:17:00Z">
        <w:r w:rsidR="00033D59" w:rsidRPr="00651903">
          <w:rPr>
            <w:rPrChange w:id="425" w:author="Coles, Nicholas A." w:date="2025-05-23T17:45:00Z" w16du:dateUtc="2025-05-23T21:45:00Z">
              <w:rPr>
                <w:i/>
                <w:iCs/>
              </w:rPr>
            </w:rPrChange>
          </w:rPr>
          <w:t>ountry</w:t>
        </w:r>
      </w:ins>
      <w:ins w:id="426" w:author="Coles, Nicholas A." w:date="2025-05-12T16:18:00Z" w16du:dateUtc="2025-05-12T20:18:00Z">
        <w:r w:rsidR="00033D59" w:rsidRPr="00651903">
          <w:t xml:space="preserve"> where the investigation was performed</w:t>
        </w:r>
      </w:ins>
      <w:ins w:id="427" w:author="Coles, Nicholas A." w:date="2025-05-23T17:44:00Z" w16du:dateUtc="2025-05-23T21:44:00Z">
        <w:r w:rsidRPr="00651903">
          <w:t>.</w:t>
        </w:r>
      </w:ins>
    </w:p>
    <w:p w14:paraId="4DEA3393" w14:textId="4F6FFB79" w:rsidR="001E6401" w:rsidDel="00937499" w:rsidRDefault="00000000">
      <w:pPr>
        <w:pStyle w:val="Heading3"/>
        <w:framePr w:wrap="around"/>
        <w:rPr>
          <w:del w:id="428" w:author="Coles, Nicholas A." w:date="2025-05-12T09:36:00Z" w16du:dateUtc="2025-05-12T13:36:00Z"/>
        </w:rPr>
      </w:pPr>
      <w:bookmarkStart w:id="429" w:name="Xe0d312d46d170b17286487d2e4bf43d6a2a2281"/>
      <w:bookmarkEnd w:id="412"/>
      <w:del w:id="430" w:author="Coles, Nicholas A." w:date="2025-05-12T09:36:00Z" w16du:dateUtc="2025-05-12T13:36:00Z">
        <w:r w:rsidDel="00937499">
          <w:delText>Can research participants help us understand demand effects?</w:delText>
        </w:r>
      </w:del>
    </w:p>
    <w:p w14:paraId="2CC97F2C" w14:textId="22B6E08C" w:rsidR="001E6401" w:rsidDel="00937499" w:rsidRDefault="00000000">
      <w:pPr>
        <w:pStyle w:val="FirstParagraph"/>
        <w:rPr>
          <w:del w:id="431" w:author="Coles, Nicholas A." w:date="2025-05-12T09:36:00Z" w16du:dateUtc="2025-05-12T13:36:00Z"/>
        </w:rPr>
      </w:pPr>
      <w:del w:id="432" w:author="Coles, Nicholas A." w:date="2025-05-12T09:36:00Z" w16du:dateUtc="2025-05-12T13:36:00Z">
        <w:r w:rsidDel="00937499">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sidDel="00937499">
          <w:rPr>
            <w:i/>
            <w:iCs/>
          </w:rPr>
          <w:delText>when</w:delText>
        </w:r>
        <w:r w:rsidDel="00937499">
          <w:delText xml:space="preserve"> and </w:delText>
        </w:r>
        <w:r w:rsidDel="00937499">
          <w:rPr>
            <w:i/>
            <w:iCs/>
          </w:rPr>
          <w:delText>how</w:delText>
        </w:r>
        <w:r w:rsidDel="00937499">
          <w:delText xml:space="preserve"> such effects operate.</w:delText>
        </w:r>
      </w:del>
    </w:p>
    <w:p w14:paraId="49207C9F" w14:textId="7326CDBB" w:rsidR="001E6401" w:rsidDel="00937499" w:rsidRDefault="00000000">
      <w:pPr>
        <w:pStyle w:val="BodyText"/>
        <w:rPr>
          <w:del w:id="433" w:author="Coles, Nicholas A." w:date="2025-05-12T09:36:00Z" w16du:dateUtc="2025-05-12T13:36:00Z"/>
        </w:rPr>
      </w:pPr>
      <w:del w:id="434" w:author="Coles, Nicholas A." w:date="2025-05-12T09:36:00Z" w16du:dateUtc="2025-05-12T13:36:00Z">
        <w:r w:rsidDel="00937499">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7E59BE18" w14:textId="0F06D1FC" w:rsidR="001E6401" w:rsidDel="00937499" w:rsidRDefault="00000000">
      <w:pPr>
        <w:pStyle w:val="Heading4"/>
        <w:framePr w:wrap="around"/>
        <w:rPr>
          <w:del w:id="435" w:author="Coles, Nicholas A." w:date="2025-05-12T09:36:00Z" w16du:dateUtc="2025-05-12T13:36:00Z"/>
        </w:rPr>
      </w:pPr>
      <w:bookmarkStart w:id="436" w:name="vignette-rating-methodology"/>
      <w:del w:id="437" w:author="Coles, Nicholas A." w:date="2025-05-12T09:36:00Z" w16du:dateUtc="2025-05-12T13:36:00Z">
        <w:r w:rsidDel="00937499">
          <w:delText>Vignette rating methodology.</w:delText>
        </w:r>
      </w:del>
    </w:p>
    <w:p w14:paraId="53DE92DB" w14:textId="78B7011D" w:rsidR="001E6401" w:rsidDel="00937499" w:rsidRDefault="00000000">
      <w:pPr>
        <w:pStyle w:val="FirstParagraph"/>
        <w:rPr>
          <w:del w:id="438" w:author="Coles, Nicholas A." w:date="2025-05-12T09:36:00Z" w16du:dateUtc="2025-05-12T13:36:00Z"/>
        </w:rPr>
      </w:pPr>
      <w:del w:id="439" w:author="Coles, Nicholas A." w:date="2025-05-12T09:36:00Z" w16du:dateUtc="2025-05-12T13:36:00Z">
        <w:r w:rsidDel="00937499">
          <w:delText>For each study included in the meta-analysis after our original literature search</w:delText>
        </w:r>
        <w:r w:rsidDel="00937499">
          <w:rPr>
            <w:rStyle w:val="FootnoteReference"/>
          </w:rPr>
          <w:footnoteReference w:id="4"/>
        </w:r>
        <w:r w:rsidDel="00937499">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1CB4CA3B" w14:textId="27461626" w:rsidR="001E6401" w:rsidDel="00937499" w:rsidRDefault="00000000">
      <w:pPr>
        <w:pStyle w:val="CaptionedFigure"/>
        <w:framePr w:wrap="notBeside"/>
        <w:rPr>
          <w:del w:id="442" w:author="Coles, Nicholas A." w:date="2025-05-12T09:36:00Z" w16du:dateUtc="2025-05-12T13:36:00Z"/>
        </w:rPr>
      </w:pPr>
      <w:del w:id="443" w:author="Coles, Nicholas A." w:date="2025-05-12T09:36:00Z" w16du:dateUtc="2025-05-12T13:36:00Z">
        <w:r w:rsidDel="00937499">
          <w:rPr>
            <w:noProof/>
          </w:rPr>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12"/>
                      <a:stretch>
                        <a:fillRect/>
                      </a:stretch>
                    </pic:blipFill>
                    <pic:spPr bwMode="auto">
                      <a:xfrm>
                        <a:off x="0" y="0"/>
                        <a:ext cx="5969000" cy="3740573"/>
                      </a:xfrm>
                      <a:prstGeom prst="rect">
                        <a:avLst/>
                      </a:prstGeom>
                      <a:noFill/>
                      <a:ln w="9525">
                        <a:noFill/>
                        <a:headEnd/>
                        <a:tailEnd/>
                      </a:ln>
                    </pic:spPr>
                  </pic:pic>
                </a:graphicData>
              </a:graphic>
            </wp:inline>
          </w:drawing>
        </w:r>
      </w:del>
    </w:p>
    <w:p w14:paraId="5EBEF7C6" w14:textId="47E94EBE" w:rsidR="00C0698C" w:rsidDel="00937499" w:rsidRDefault="00000000">
      <w:pPr>
        <w:pStyle w:val="ImageCaption"/>
        <w:rPr>
          <w:del w:id="444" w:author="Coles, Nicholas A." w:date="2025-05-12T09:36:00Z" w16du:dateUtc="2025-05-12T13:36:00Z"/>
        </w:rPr>
      </w:pPr>
      <w:bookmarkStart w:id="445" w:name="fig:vig"/>
      <w:bookmarkEnd w:id="445"/>
      <w:del w:id="446" w:author="Coles, Nicholas A." w:date="2025-05-12T09:36:00Z" w16du:dateUtc="2025-05-12T13:36:00Z">
        <w:r w:rsidDel="00937499">
          <w:rPr>
            <w:i/>
            <w:iCs/>
          </w:rPr>
          <w:delText>Figure</w:delText>
        </w:r>
        <w:r w:rsidDel="00937499">
          <w:delText xml:space="preserve"> 2. Vignettes for Standing et al. (2008), which described the key details for each demand characteristic condition (bolded and underlined) and dependent variable (bolded and italicized) combination.</w:delText>
        </w:r>
      </w:del>
    </w:p>
    <w:p w14:paraId="5035DE4E" w14:textId="03182CD7" w:rsidR="00C0698C" w:rsidDel="00937499" w:rsidRDefault="00C0698C">
      <w:pPr>
        <w:spacing w:before="0" w:after="200" w:line="240" w:lineRule="auto"/>
        <w:rPr>
          <w:del w:id="447" w:author="Coles, Nicholas A." w:date="2025-05-12T09:36:00Z" w16du:dateUtc="2025-05-12T13:36:00Z"/>
        </w:rPr>
      </w:pPr>
      <w:del w:id="448" w:author="Coles, Nicholas A." w:date="2025-05-12T09:36:00Z" w16du:dateUtc="2025-05-12T13:36:00Z">
        <w:r w:rsidDel="00937499">
          <w:br w:type="page"/>
        </w:r>
      </w:del>
    </w:p>
    <w:p w14:paraId="5F344590" w14:textId="3E5D215B" w:rsidR="001E6401" w:rsidDel="00937499" w:rsidRDefault="00000000">
      <w:pPr>
        <w:pStyle w:val="BodyText"/>
        <w:rPr>
          <w:del w:id="449" w:author="Coles, Nicholas A." w:date="2025-05-12T09:36:00Z" w16du:dateUtc="2025-05-12T13:36:00Z"/>
        </w:rPr>
      </w:pPr>
      <w:del w:id="450" w:author="Coles, Nicholas A." w:date="2025-05-12T09:36:00Z" w16du:dateUtc="2025-05-12T13:36:00Z">
        <w:r w:rsidDel="00937499">
          <w:delText>In total, there were 119 vignettes. We did not create vignettes for control conditions because participants were not given information about the experimenter’s hypothesis (i.e., there were no explicit demand characteristics to act upon).</w:delText>
        </w:r>
      </w:del>
    </w:p>
    <w:p w14:paraId="735D8EF5" w14:textId="0B9F9F8C" w:rsidR="001E6401" w:rsidDel="00937499" w:rsidRDefault="00000000">
      <w:pPr>
        <w:pStyle w:val="BodyText"/>
        <w:rPr>
          <w:del w:id="451" w:author="Coles, Nicholas A." w:date="2025-05-12T09:36:00Z" w16du:dateUtc="2025-05-12T13:36:00Z"/>
        </w:rPr>
      </w:pPr>
      <w:del w:id="452" w:author="Coles, Nicholas A." w:date="2025-05-12T09:36:00Z" w16du:dateUtc="2025-05-12T13:36:00Z">
        <w:r w:rsidDel="00937499">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6742518D" w14:textId="07A902F9" w:rsidR="001E6401" w:rsidDel="00937499" w:rsidRDefault="00000000">
      <w:pPr>
        <w:pStyle w:val="BodyText"/>
        <w:rPr>
          <w:del w:id="453" w:author="Coles, Nicholas A." w:date="2025-05-12T09:36:00Z" w16du:dateUtc="2025-05-12T13:36:00Z"/>
        </w:rPr>
      </w:pPr>
      <w:del w:id="454" w:author="Coles, Nicholas A." w:date="2025-05-12T09:36:00Z" w16du:dateUtc="2025-05-12T13:36:00Z">
        <w:r w:rsidDel="00937499">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sidDel="00937499">
          <w:rPr>
            <w:i/>
            <w:iCs/>
          </w:rPr>
          <w:delText>inconsistent</w:delText>
        </w:r>
        <w:r w:rsidDel="00937499">
          <w:delText>” to 3 “extremely likely to adjust responses to be consistent”). These rating scales were presented in random order.</w:delText>
        </w:r>
      </w:del>
    </w:p>
    <w:p w14:paraId="763F747F" w14:textId="62F19087" w:rsidR="001E6401" w:rsidDel="00937499" w:rsidRDefault="00000000">
      <w:pPr>
        <w:pStyle w:val="BodyText"/>
        <w:rPr>
          <w:del w:id="455" w:author="Coles, Nicholas A." w:date="2025-05-12T09:36:00Z" w16du:dateUtc="2025-05-12T13:36:00Z"/>
        </w:rPr>
      </w:pPr>
      <w:del w:id="456" w:author="Coles, Nicholas A." w:date="2025-05-12T09:36:00Z" w16du:dateUtc="2025-05-12T13:36:00Z">
        <w:r w:rsidDel="00937499">
          <w:delText>Sample size was initially based on availability of resources.</w:delText>
        </w:r>
        <w:r w:rsidDel="00937499">
          <w:rPr>
            <w:rStyle w:val="FootnoteReference"/>
          </w:rPr>
          <w:footnoteReference w:id="5"/>
        </w:r>
        <w:r w:rsidDel="00937499">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7B652A03" w14:textId="107DC294" w:rsidR="001E6401" w:rsidDel="00937499" w:rsidRDefault="00000000">
      <w:pPr>
        <w:pStyle w:val="BodyText"/>
        <w:rPr>
          <w:del w:id="459" w:author="Coles, Nicholas A." w:date="2025-05-12T09:36:00Z" w16du:dateUtc="2025-05-12T13:36:00Z"/>
        </w:rPr>
      </w:pPr>
      <w:del w:id="460" w:author="Coles, Nicholas A." w:date="2025-05-12T09:36:00Z" w16du:dateUtc="2025-05-12T13:36:00Z">
        <w:r w:rsidDel="00937499">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461" w:author="Coles, Nicholas A." w:date="2025-05-12T09:36:00Z" w16du:dateUtc="2025-05-12T13:36:00Z">
            <w:rPr>
              <w:rFonts w:ascii="Cambria Math" w:hAnsi="Cambria Math"/>
            </w:rPr>
            <m:t>SD</m:t>
          </w:del>
        </m:r>
      </m:oMath>
      <w:del w:id="462" w:author="Coles, Nicholas A." w:date="2025-05-12T09:36:00Z" w16du:dateUtc="2025-05-12T13:36:00Z">
        <w:r w:rsidDel="00937499">
          <w:delText xml:space="preserve"> = 13.82).</w:delText>
        </w:r>
      </w:del>
    </w:p>
    <w:p w14:paraId="7309BB49" w14:textId="30ED9F5B" w:rsidR="001E6401" w:rsidDel="00937499" w:rsidRDefault="00000000">
      <w:pPr>
        <w:pStyle w:val="Heading5"/>
        <w:framePr w:wrap="around"/>
        <w:rPr>
          <w:del w:id="463" w:author="Coles, Nicholas A." w:date="2025-05-12T09:36:00Z" w16du:dateUtc="2025-05-12T13:36:00Z"/>
        </w:rPr>
      </w:pPr>
      <w:bookmarkStart w:id="464" w:name="X50ac5346a764638f68a9356056d1f2c3e87ad60"/>
      <w:del w:id="465" w:author="Coles, Nicholas A." w:date="2025-05-12T09:36:00Z" w16du:dateUtc="2025-05-12T13:36:00Z">
        <w:r w:rsidDel="00937499">
          <w:delText>Accounting for different demand comparisons.</w:delText>
        </w:r>
      </w:del>
    </w:p>
    <w:p w14:paraId="5762C5A5" w14:textId="5CD7771D" w:rsidR="001E6401" w:rsidDel="00937499" w:rsidRDefault="00000000">
      <w:pPr>
        <w:pStyle w:val="FirstParagraph"/>
        <w:rPr>
          <w:del w:id="466" w:author="Coles, Nicholas A." w:date="2025-05-12T09:36:00Z" w16du:dateUtc="2025-05-12T13:36:00Z"/>
        </w:rPr>
      </w:pPr>
      <w:del w:id="467" w:author="Coles, Nicholas A." w:date="2025-05-12T09:36:00Z" w16du:dateUtc="2025-05-12T13:36:00Z">
        <w:r w:rsidDel="00937499">
          <w:delText xml:space="preserve">As mentioned before, Hedge’s </w:delText>
        </w:r>
      </w:del>
      <m:oMath>
        <m:r>
          <w:del w:id="468" w:author="Coles, Nicholas A." w:date="2025-05-12T09:36:00Z" w16du:dateUtc="2025-05-12T13:36:00Z">
            <w:rPr>
              <w:rFonts w:ascii="Cambria Math" w:hAnsi="Cambria Math"/>
            </w:rPr>
            <m:t>g</m:t>
          </w:del>
        </m:r>
      </m:oMath>
      <w:del w:id="469" w:author="Coles, Nicholas A." w:date="2025-05-12T09:36:00Z" w16du:dateUtc="2025-05-12T13:36:00Z">
        <w:r w:rsidDel="00937499">
          <w:delText xml:space="preserve"> represents the standardized difference between </w:delText>
        </w:r>
        <w:r w:rsidDel="00937499">
          <w:rPr>
            <w:i/>
            <w:iCs/>
          </w:rPr>
          <w:delText>two</w:delText>
        </w:r>
        <w:r w:rsidDel="00937499">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03453AF7" w14:textId="59A7711C" w:rsidR="001E6401" w:rsidDel="00937499" w:rsidRDefault="00000000">
      <w:pPr>
        <w:pStyle w:val="BodyText"/>
        <w:rPr>
          <w:del w:id="470" w:author="Coles, Nicholas A." w:date="2025-05-12T09:36:00Z" w16du:dateUtc="2025-05-12T13:36:00Z"/>
        </w:rPr>
      </w:pPr>
      <w:del w:id="471" w:author="Coles, Nicholas A." w:date="2025-05-12T09:36:00Z" w16du:dateUtc="2025-05-12T13:36:00Z">
        <w:r w:rsidDel="00937499">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sidDel="00937499">
          <w:rPr>
            <w:i/>
            <w:iCs/>
          </w:rPr>
          <w:delText>or</w:delText>
        </w:r>
        <w:r w:rsidDel="00937499">
          <w:delText xml:space="preserve"> decreasing their mood report. Thus, even if motivation does moderate the effects of demand characteristics, we would not expect a systematic pattern to emerge with our coding scheme.</w:delText>
        </w:r>
      </w:del>
    </w:p>
    <w:p w14:paraId="11F3B80D" w14:textId="77777777" w:rsidR="001E6401" w:rsidRDefault="00000000">
      <w:pPr>
        <w:pStyle w:val="Heading3"/>
        <w:framePr w:wrap="around"/>
      </w:pPr>
      <w:bookmarkStart w:id="472" w:name="meta-analytic-approach"/>
      <w:bookmarkEnd w:id="429"/>
      <w:bookmarkEnd w:id="436"/>
      <w:bookmarkEnd w:id="464"/>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3LMA models three sources of variability: sampling error of individual studies (level 1), </w:t>
      </w:r>
      <w:r>
        <w:lastRenderedPageBreak/>
        <w:t>variability within studies (level 2), and variability between studies (level 3; often referred to as “random effects”).</w:t>
      </w:r>
    </w:p>
    <w:p w14:paraId="6C580687" w14:textId="48ACF251" w:rsidR="001E6401"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ins w:id="473" w:author="Coles, Nicholas A." w:date="2025-05-15T09:44:00Z" w16du:dateUtc="2025-05-15T13:44:00Z">
        <w:r w:rsidR="00A57CB3">
          <w:t>tatistical s</w:t>
        </w:r>
      </w:ins>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474" w:name="publication-bias-analyses"/>
      <w:r>
        <w:t>Publication bias analyses.</w:t>
      </w:r>
    </w:p>
    <w:p w14:paraId="68003AE6" w14:textId="138C59F6" w:rsidR="001E6401" w:rsidRDefault="00000000">
      <w:pPr>
        <w:pStyle w:val="FirstParagraph"/>
      </w:pPr>
      <w:del w:id="475" w:author="Coles, Nicholas A." w:date="2025-05-26T08:21:00Z" w16du:dateUtc="2025-05-26T12:21:00Z">
        <w:r w:rsidDel="00FC6977">
          <w:delTex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w:delText>
        </w:r>
      </w:del>
      <w:ins w:id="476" w:author="Coles, Nicholas A." w:date="2025-05-26T08:21:00Z" w16du:dateUtc="2025-05-26T12:21:00Z">
        <w:r w:rsidR="00FC6977">
          <w:t>We</w:t>
        </w:r>
      </w:ins>
      <w:r>
        <w:t xml:space="preserve"> used three main approaches for assessing and correcting for potential publication bias in our estimation of the overall effect of </w:t>
      </w:r>
      <w:ins w:id="477" w:author="Coles, Nicholas A." w:date="2025-05-12T16:14:00Z" w16du:dateUtc="2025-05-12T20:14:00Z">
        <w:r w:rsidR="00033D59">
          <w:t>EDCs</w:t>
        </w:r>
      </w:ins>
      <w:del w:id="478" w:author="Coles, Nicholas A." w:date="2025-05-12T16:14:00Z" w16du:dateUtc="2025-05-12T20:14:00Z">
        <w:r w:rsidDel="00033D59">
          <w:delText>demand characteristics</w:delText>
        </w:r>
      </w:del>
      <w:r>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ins w:id="479" w:author="Coles, Nicholas A." w:date="2025-05-15T09:45:00Z" w16du:dateUtc="2025-05-15T13:45:00Z">
        <w:r w:rsidR="00A57CB3">
          <w:t xml:space="preserve">statistically </w:t>
        </w:r>
      </w:ins>
      <w:r>
        <w:t xml:space="preserve">non-significant findings are disproportionately omitted from the scientific record (i.e., there is publication bias), the distribution is often asymmetric/sloped. Funnel plots traditionally contain one effect size per study, but many of our studies included multiple relevant effect sizes. </w:t>
      </w:r>
      <w:r>
        <w:lastRenderedPageBreak/>
        <w:t>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480" w:author="Coles, Nicholas A." w:date="2025-04-30T15:01:00Z" w16du:dateUtc="2025-04-30T19:01:00Z">
        <w:r w:rsidR="00BB54F4">
          <w:t xml:space="preserve"> </w:t>
        </w:r>
      </w:ins>
      <w:del w:id="481" w:author="Coles, Nicholas A." w:date="2025-04-30T15:01:00Z" w16du:dateUtc="2025-04-30T19:01:00Z">
        <w:r w:rsidDel="00BB54F4">
          <w:delText>-</w:delText>
        </w:r>
      </w:del>
      <w:r>
        <w:t>effect tests (</w:t>
      </w:r>
      <w:ins w:id="482"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483" w:author="Coles, Nicholas A." w:date="2025-04-30T15:02:00Z" w16du:dateUtc="2025-04-30T19:02:00Z">
        <w:r w:rsidDel="00BB54F4">
          <w:delText>precision-effect tests</w:delText>
        </w:r>
      </w:del>
      <w:ins w:id="484"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weightR package (Coburn &amp; Vevea, 2019). In weight-function modeling, weighted distribution theory is used to model biased selection based on the </w:t>
      </w:r>
      <w:ins w:id="485" w:author="Coles, Nicholas A." w:date="2025-05-15T09:45:00Z" w16du:dateUtc="2025-05-15T13:45:00Z">
        <w:r w:rsidR="00A57CB3">
          <w:t xml:space="preserve">statistical </w:t>
        </w:r>
      </w:ins>
      <w:r>
        <w:t>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015D1F3A" w:rsidR="001E6401" w:rsidRDefault="00000000">
      <w:pPr>
        <w:pStyle w:val="BodyText"/>
      </w:pPr>
      <w:r>
        <w:lastRenderedPageBreak/>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ins w:id="486" w:author="Coles, Nicholas A." w:date="2025-05-15T09:45:00Z" w16du:dateUtc="2025-05-15T13:45:00Z">
        <w:r w:rsidR="00A57CB3">
          <w:t xml:space="preserve">statistically </w:t>
        </w:r>
      </w:ins>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487" w:name="transparency-and-openness"/>
      <w:bookmarkEnd w:id="472"/>
      <w:bookmarkEnd w:id="474"/>
      <w:r>
        <w:t>Transparency and openness.</w:t>
      </w:r>
    </w:p>
    <w:p w14:paraId="25DB664E" w14:textId="4618ED5F" w:rsidR="001E6401" w:rsidDel="008632C9" w:rsidRDefault="00000000">
      <w:pPr>
        <w:pStyle w:val="FirstParagraph"/>
        <w:rPr>
          <w:del w:id="488" w:author="Coles, Nicholas A." w:date="2025-05-12T16:31:00Z" w16du:dateUtc="2025-05-12T20:31:00Z"/>
        </w:rPr>
      </w:pPr>
      <w:r>
        <w:t xml:space="preserve">The project pre-registration, materials, data, and code are openly available at </w:t>
      </w:r>
      <w:hyperlink r:id="rId13">
        <w:r w:rsidR="001E6401">
          <w:rPr>
            <w:rStyle w:val="Hyperlink"/>
          </w:rPr>
          <w:t>https://osf.io/3hkre/?view_only=2dc92af53f194e5eab0d7aecafaf01c2</w:t>
        </w:r>
      </w:hyperlink>
      <w:r>
        <w:t xml:space="preserve">. This link also contains a list of amendments/deviations we made to our pre-registration as the project evolved and </w:t>
      </w:r>
      <w:ins w:id="489" w:author="Coles, Nicholas A." w:date="2025-05-26T08:21:00Z" w16du:dateUtc="2025-05-26T12:21:00Z">
        <w:r w:rsidR="00FC6977">
          <w:t>we respon</w:t>
        </w:r>
      </w:ins>
      <w:ins w:id="490" w:author="Coles, Nicholas A." w:date="2025-05-26T08:22:00Z" w16du:dateUtc="2025-05-26T12:22:00Z">
        <w:r w:rsidR="00FC6977">
          <w:t xml:space="preserve">ded to </w:t>
        </w:r>
      </w:ins>
      <w:r>
        <w:t>reviewer feedback</w:t>
      </w:r>
      <w:del w:id="491" w:author="Coles, Nicholas A." w:date="2025-05-26T08:22:00Z" w16du:dateUtc="2025-05-26T12:22:00Z">
        <w:r w:rsidDel="00FC6977">
          <w:delText xml:space="preserve"> was received</w:delText>
        </w:r>
      </w:del>
      <w:r>
        <w:t>.</w:t>
      </w:r>
      <w:del w:id="492" w:author="Coles, Nicholas A." w:date="2025-05-12T16:31:00Z" w16du:dateUtc="2025-05-12T20:31:00Z">
        <w:r w:rsidDel="008632C9">
          <w:delText xml:space="preserve"> These amendments were largely concerned with (a) whether and how many vignette ratings to collect, (b) whether to make vignette-related tests confirmatory vs. exploratory, (c) whether new primary data collected </w:delText>
        </w:r>
      </w:del>
      <w:del w:id="493" w:author="Coles, Nicholas A." w:date="2025-05-05T12:01:00Z" w16du:dateUtc="2025-05-05T16:01:00Z">
        <w:r w:rsidDel="00C76C8B">
          <w:delText xml:space="preserve">for a Coles et al. (2024) record </w:delText>
        </w:r>
      </w:del>
      <w:del w:id="494" w:author="Coles, Nicholas A." w:date="2025-05-12T16:31:00Z" w16du:dateUtc="2025-05-12T20:31:00Z">
        <w:r w:rsidDel="008632C9">
          <w:delText>is described in the main text vs. summarized in the meta-analysis, (d) whether to code the quality of included records</w:delText>
        </w:r>
        <w:r w:rsidDel="008632C9">
          <w:rPr>
            <w:rStyle w:val="FootnoteReference"/>
          </w:rPr>
          <w:footnoteReference w:id="7"/>
        </w:r>
        <w:r w:rsidDel="008632C9">
          <w:delText xml:space="preserve">, (e) expansions to the literature search, (f) whether to use Cohen’s </w:delText>
        </w:r>
        <w:r w:rsidDel="008632C9">
          <w:rPr>
            <w:i/>
            <w:iCs/>
          </w:rPr>
          <w:delText>d</w:delText>
        </w:r>
        <w:r w:rsidDel="008632C9">
          <w:delText xml:space="preserve"> or Hedge’s </w:delText>
        </w:r>
        <w:r w:rsidDel="008632C9">
          <w:rPr>
            <w:i/>
            <w:iCs/>
          </w:rPr>
          <w:delText>g</w:delText>
        </w:r>
        <w:r w:rsidDel="008632C9">
          <w:delText xml:space="preserve"> as our effect size index, and (g) decisions regarding whether to use robust variance estimation, mixed-effects models, or both.</w:delText>
        </w:r>
      </w:del>
      <w:ins w:id="497" w:author="Coles, Nicholas A." w:date="2025-05-12T16:31:00Z" w16du:dateUtc="2025-05-12T20:31:00Z">
        <w:r w:rsidR="008632C9">
          <w:t xml:space="preserve"> </w:t>
        </w:r>
      </w:ins>
    </w:p>
    <w:p w14:paraId="6CF096AD" w14:textId="05815DEE" w:rsidR="001E6401" w:rsidDel="00033D59" w:rsidRDefault="00000000">
      <w:pPr>
        <w:pStyle w:val="FirstParagraph"/>
        <w:rPr>
          <w:del w:id="498" w:author="Coles, Nicholas A." w:date="2025-05-12T16:15:00Z" w16du:dateUtc="2025-05-12T20:15:00Z"/>
        </w:rPr>
        <w:pPrChange w:id="499" w:author="Coles, Nicholas A." w:date="2025-05-12T16:31:00Z" w16du:dateUtc="2025-05-12T20:31:00Z">
          <w:pPr>
            <w:pStyle w:val="BodyText"/>
          </w:pPr>
        </w:pPrChange>
      </w:pPr>
      <w:del w:id="500" w:author="Coles, Nicholas A." w:date="2025-05-12T16:31:00Z" w16du:dateUtc="2025-05-12T20:31:00Z">
        <w:r w:rsidDel="008632C9">
          <w:delText>For the meta-analysis, s</w:delText>
        </w:r>
      </w:del>
      <w:ins w:id="501" w:author="Coles, Nicholas A." w:date="2025-05-12T16:31:00Z" w16du:dateUtc="2025-05-12T20:31:00Z">
        <w:r w:rsidR="008632C9">
          <w:t>S</w:t>
        </w:r>
      </w:ins>
      <w:r>
        <w:t xml:space="preserve">ample size was determined by the availability of relevant records. </w:t>
      </w:r>
      <w:del w:id="502" w:author="Coles, Nicholas A." w:date="2025-05-12T16:15:00Z" w16du:dateUtc="2025-05-12T20:15:00Z">
        <w:r w:rsidDel="00033D59">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4C27FB64" w14:textId="3F4FFB27" w:rsidR="001E6401" w:rsidRDefault="00000000">
      <w:pPr>
        <w:pStyle w:val="FirstParagraph"/>
        <w:pPrChange w:id="503" w:author="Coles, Nicholas A." w:date="2025-05-12T16:31:00Z" w16du:dateUtc="2025-05-12T20:31:00Z">
          <w:pPr>
            <w:pStyle w:val="BodyText"/>
          </w:pPr>
        </w:pPrChange>
      </w:pPr>
      <w:r>
        <w:t xml:space="preserve">All code has been checked for reproducibility, including </w:t>
      </w:r>
      <w:del w:id="504" w:author="Coles, Nicholas A." w:date="2025-05-26T08:22:00Z" w16du:dateUtc="2025-05-26T12:22:00Z">
        <w:r w:rsidDel="00FC6977">
          <w:delText xml:space="preserve">the </w:delText>
        </w:r>
      </w:del>
      <w:ins w:id="505" w:author="Coles, Nicholas A." w:date="2025-05-26T08:22:00Z" w16du:dateUtc="2025-05-26T12:22:00Z">
        <w:r w:rsidR="00FC6977">
          <w:t>a</w:t>
        </w:r>
        <w:r w:rsidR="00FC6977">
          <w:t xml:space="preserve"> </w:t>
        </w:r>
      </w:ins>
      <w:r>
        <w:t xml:space="preserve">script </w:t>
      </w:r>
      <w:del w:id="506" w:author="Coles, Nicholas A." w:date="2025-05-26T08:22:00Z" w16du:dateUtc="2025-05-26T12:22:00Z">
        <w:r w:rsidDel="00FC6977">
          <w:delText xml:space="preserve">used to generate a </w:delText>
        </w:r>
      </w:del>
      <w:ins w:id="507" w:author="Coles, Nicholas A." w:date="2025-05-26T08:22:00Z" w16du:dateUtc="2025-05-26T12:22:00Z">
        <w:r w:rsidR="00FC6977">
          <w:t xml:space="preserve">that creates a </w:t>
        </w:r>
      </w:ins>
      <w:r>
        <w:t>computationally reproducible manuscript using the papaja R package (Aust &amp; Barth, 2022).</w:t>
      </w:r>
    </w:p>
    <w:p w14:paraId="34E4186D" w14:textId="77777777" w:rsidR="001E6401" w:rsidRDefault="00000000">
      <w:pPr>
        <w:pStyle w:val="Heading2"/>
      </w:pPr>
      <w:bookmarkStart w:id="508" w:name="results"/>
      <w:bookmarkEnd w:id="487"/>
      <w:r>
        <w:t>Results</w:t>
      </w:r>
    </w:p>
    <w:p w14:paraId="2D89D30F" w14:textId="4419934A"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w:t>
      </w:r>
      <w:ins w:id="509" w:author="Coles, Nicholas A." w:date="2025-05-26T08:22:00Z" w16du:dateUtc="2025-05-26T12:22:00Z">
        <w:r w:rsidR="00FC6977">
          <w:t xml:space="preserve">Of these studies, </w:t>
        </w:r>
      </w:ins>
      <w:r>
        <w:t xml:space="preserve">11 </w:t>
      </w:r>
      <w:del w:id="510" w:author="Coles, Nicholas A." w:date="2025-05-26T08:22:00Z" w16du:dateUtc="2025-05-26T12:22:00Z">
        <w:r w:rsidDel="00FC6977">
          <w:delText xml:space="preserve">of these studies </w:delText>
        </w:r>
      </w:del>
      <w:r>
        <w:t>were unpublished.</w:t>
      </w:r>
    </w:p>
    <w:p w14:paraId="1B72A88A" w14:textId="2AFBFBF4" w:rsidR="001E6401" w:rsidDel="00FC6977" w:rsidRDefault="00000000">
      <w:pPr>
        <w:pStyle w:val="BodyText"/>
        <w:rPr>
          <w:del w:id="511" w:author="Coles, Nicholas A." w:date="2025-05-26T08:23:00Z" w16du:dateUtc="2025-05-26T12:23:00Z"/>
        </w:rPr>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ins w:id="512" w:author="Coles, Nicholas A." w:date="2025-05-26T08:23:00Z" w16du:dateUtc="2025-05-26T12:23:00Z">
        <w:r w:rsidR="00FC6977">
          <w:t xml:space="preserve"> </w:t>
        </w:r>
      </w:ins>
    </w:p>
    <w:p w14:paraId="18B8718E" w14:textId="28D1DB49" w:rsidR="001E6401" w:rsidRDefault="00000000" w:rsidP="00FC6977">
      <w:pPr>
        <w:pStyle w:val="BodyText"/>
      </w:pPr>
      <w:del w:id="513" w:author="Coles, Nicholas A." w:date="2025-05-26T08:22:00Z" w16du:dateUtc="2025-05-26T12:22:00Z">
        <w:r w:rsidDel="00FC6977">
          <w:delText>More broadly, e</w:delText>
        </w:r>
      </w:del>
      <w:ins w:id="514" w:author="Coles, Nicholas A." w:date="2025-05-26T08:22:00Z" w16du:dateUtc="2025-05-26T12:22:00Z">
        <w:r w:rsidR="00FC6977">
          <w:t>E</w:t>
        </w:r>
      </w:ins>
      <w:r>
        <w:t>ffect sizes tended to compare one demand condition to a control group (</w:t>
      </w:r>
      <w:r>
        <w:rPr>
          <w:i/>
          <w:iCs/>
        </w:rPr>
        <w:t>k</w:t>
      </w:r>
      <w:r>
        <w:t xml:space="preserve"> = 174) – as opposed to a group exposed to a different type of </w:t>
      </w:r>
      <w:del w:id="515" w:author="Coles, Nicholas A." w:date="2025-05-12T16:31:00Z" w16du:dateUtc="2025-05-12T20:31:00Z">
        <w:r w:rsidDel="008632C9">
          <w:delText>explicit demand cues</w:delText>
        </w:r>
      </w:del>
      <w:ins w:id="516" w:author="Coles, Nicholas A." w:date="2025-05-12T16:32:00Z" w16du:dateUtc="2025-05-12T20:32:00Z">
        <w:r w:rsidR="008632C9">
          <w:t xml:space="preserve">demand condition </w:t>
        </w:r>
      </w:ins>
      <w:del w:id="517" w:author="Coles, Nicholas A." w:date="2025-05-12T16:32:00Z" w16du:dateUtc="2025-05-12T20:32:00Z">
        <w:r w:rsidDel="008632C9">
          <w:delText xml:space="preserve"> </w:delText>
        </w:r>
      </w:del>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4DEB637B" w:rsidR="001E6401" w:rsidRPr="00DA312E" w:rsidRDefault="00000000" w:rsidP="00DA312E">
      <w:pPr>
        <w:pStyle w:val="BodyText"/>
      </w:pPr>
      <w:r>
        <w:lastRenderedPageBreak/>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w:t>
      </w:r>
      <w:del w:id="518" w:author="Coles, Nicholas A." w:date="2025-05-26T08:23:00Z" w16du:dateUtc="2025-05-26T12:23:00Z">
        <w:r w:rsidDel="00FC6977">
          <w:delText xml:space="preserve">The majority of </w:delText>
        </w:r>
      </w:del>
      <w:ins w:id="519" w:author="Coles, Nicholas A." w:date="2025-05-26T08:23:00Z" w16du:dateUtc="2025-05-26T12:23:00Z">
        <w:r w:rsidR="00FC6977">
          <w:t xml:space="preserve">Most </w:t>
        </w:r>
      </w:ins>
      <w:r>
        <w:t>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ins w:id="520" w:author="Coles, Nicholas A." w:date="2025-05-12T16:16:00Z" w16du:dateUtc="2025-05-12T20:16:00Z">
        <w:r w:rsidR="00033D59">
          <w:t xml:space="preserve"> </w:t>
        </w:r>
      </w:ins>
      <w:ins w:id="521" w:author="Coles, Nicholas A." w:date="2025-05-23T17:46:00Z" w16du:dateUtc="2025-05-23T21:46:00Z">
        <w:r w:rsidR="00651903">
          <w:t xml:space="preserve">Most </w:t>
        </w:r>
      </w:ins>
      <w:ins w:id="522" w:author="Coles, Nicholas A." w:date="2025-05-23T17:49:00Z" w16du:dateUtc="2025-05-23T21:49:00Z">
        <w:r w:rsidR="00651903">
          <w:t>research was conducted in the United States</w:t>
        </w:r>
      </w:ins>
      <w:ins w:id="523" w:author="Coles, Nicholas A." w:date="2025-05-23T17:54:00Z" w16du:dateUtc="2025-05-23T21:54:00Z">
        <w:r w:rsidR="00651903">
          <w:t xml:space="preserve"> (</w:t>
        </w:r>
        <w:r w:rsidR="00651903">
          <w:rPr>
            <w:i/>
            <w:iCs/>
          </w:rPr>
          <w:t xml:space="preserve">k = </w:t>
        </w:r>
        <w:r w:rsidR="00651903">
          <w:t>127), United Kingdom (</w:t>
        </w:r>
        <w:r w:rsidR="00651903">
          <w:rPr>
            <w:i/>
            <w:iCs/>
          </w:rPr>
          <w:t>k</w:t>
        </w:r>
        <w:r w:rsidR="00651903">
          <w:t xml:space="preserve"> = </w:t>
        </w:r>
        <w:r w:rsidR="00DA312E">
          <w:t>49</w:t>
        </w:r>
        <w:r w:rsidR="00651903">
          <w:t>)</w:t>
        </w:r>
        <w:r w:rsidR="00DA312E">
          <w:t xml:space="preserve">, </w:t>
        </w:r>
        <w:r w:rsidR="00651903">
          <w:t>Canada (</w:t>
        </w:r>
        <w:r w:rsidR="00651903">
          <w:rPr>
            <w:i/>
            <w:iCs/>
          </w:rPr>
          <w:t>k</w:t>
        </w:r>
        <w:r w:rsidR="00651903">
          <w:t xml:space="preserve"> = 21)</w:t>
        </w:r>
        <w:r w:rsidR="00DA312E">
          <w:t>, and the Netherlands (</w:t>
        </w:r>
      </w:ins>
      <w:ins w:id="524" w:author="Coles, Nicholas A." w:date="2025-05-23T17:55:00Z" w16du:dateUtc="2025-05-23T21:55:00Z">
        <w:r w:rsidR="00DA312E" w:rsidRPr="00DA312E">
          <w:rPr>
            <w:i/>
            <w:iCs/>
            <w:rPrChange w:id="525" w:author="Coles, Nicholas A." w:date="2025-05-23T17:55:00Z" w16du:dateUtc="2025-05-23T21:55:00Z">
              <w:rPr/>
            </w:rPrChange>
          </w:rPr>
          <w:t>k</w:t>
        </w:r>
        <w:r w:rsidR="00DA312E">
          <w:t xml:space="preserve"> = 18). However, occasionally, </w:t>
        </w:r>
      </w:ins>
      <w:ins w:id="526" w:author="Coles, Nicholas A." w:date="2025-05-26T08:23:00Z" w16du:dateUtc="2025-05-26T12:23:00Z">
        <w:r w:rsidR="00FC6977">
          <w:t>we found work</w:t>
        </w:r>
      </w:ins>
      <w:ins w:id="527" w:author="Coles, Nicholas A." w:date="2025-05-23T17:55:00Z" w16du:dateUtc="2025-05-23T21:55:00Z">
        <w:r w:rsidR="00DA312E">
          <w:t xml:space="preserve"> conducted in France (</w:t>
        </w:r>
        <w:r w:rsidR="00DA312E">
          <w:rPr>
            <w:i/>
            <w:iCs/>
          </w:rPr>
          <w:t xml:space="preserve">k </w:t>
        </w:r>
        <w:r w:rsidR="00DA312E">
          <w:t>= 9), Kenya (</w:t>
        </w:r>
        <w:r w:rsidR="00DA312E">
          <w:rPr>
            <w:i/>
            <w:iCs/>
          </w:rPr>
          <w:t xml:space="preserve">k </w:t>
        </w:r>
        <w:r w:rsidR="00DA312E">
          <w:t>= 6), Australia (</w:t>
        </w:r>
        <w:r w:rsidR="00DA312E">
          <w:rPr>
            <w:i/>
            <w:iCs/>
          </w:rPr>
          <w:t xml:space="preserve">k </w:t>
        </w:r>
        <w:r w:rsidR="00DA312E">
          <w:t>= 3), B</w:t>
        </w:r>
      </w:ins>
      <w:ins w:id="528" w:author="Coles, Nicholas A." w:date="2025-05-23T17:56:00Z" w16du:dateUtc="2025-05-23T21:56:00Z">
        <w:r w:rsidR="00DA312E">
          <w:t>elgium (</w:t>
        </w:r>
        <w:r w:rsidR="00DA312E">
          <w:rPr>
            <w:i/>
            <w:iCs/>
          </w:rPr>
          <w:t xml:space="preserve">k </w:t>
        </w:r>
        <w:r w:rsidR="00DA312E">
          <w:t xml:space="preserve">= 2), Turkey, Poland, Malaysia, and Denmark (all </w:t>
        </w:r>
        <w:r w:rsidR="00DA312E" w:rsidRPr="00DA312E">
          <w:rPr>
            <w:i/>
            <w:iCs/>
            <w:rPrChange w:id="529" w:author="Coles, Nicholas A." w:date="2025-05-23T17:56:00Z" w16du:dateUtc="2025-05-23T21:56:00Z">
              <w:rPr/>
            </w:rPrChange>
          </w:rPr>
          <w:t>k</w:t>
        </w:r>
        <w:r w:rsidR="00DA312E">
          <w:t xml:space="preserve"> = 1).</w:t>
        </w:r>
      </w:ins>
    </w:p>
    <w:p w14:paraId="65237CC4" w14:textId="77777777" w:rsidR="001E6401" w:rsidRDefault="00000000">
      <w:pPr>
        <w:pStyle w:val="Heading3"/>
        <w:framePr w:wrap="around"/>
      </w:pPr>
      <w:bookmarkStart w:id="530" w:name="overall-results"/>
      <w:r>
        <w:t>Overall results.</w:t>
      </w:r>
    </w:p>
    <w:p w14:paraId="1D766138" w14:textId="38712A96" w:rsidR="001E6401" w:rsidRDefault="00000000">
      <w:pPr>
        <w:pStyle w:val="FirstParagraph"/>
      </w:pPr>
      <w:r>
        <w:t xml:space="preserve">Overall, results indicated that </w:t>
      </w:r>
      <w:del w:id="531" w:author="Coles, Nicholas A." w:date="2025-05-12T16:16:00Z" w16du:dateUtc="2025-05-12T20:16:00Z">
        <w:r w:rsidDel="00033D59">
          <w:delText xml:space="preserve">explicit manipulations of demand characteristics </w:delText>
        </w:r>
      </w:del>
      <w:ins w:id="532" w:author="Coles, Nicholas A." w:date="2025-05-12T16:16:00Z" w16du:dateUtc="2025-05-12T20:16:00Z">
        <w:r w:rsidR="00033D59">
          <w:t xml:space="preserve">EDCs </w:t>
        </w:r>
      </w:ins>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4"/>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596A87D4" w:rsidR="001E6401" w:rsidRDefault="00000000">
      <w:pPr>
        <w:pStyle w:val="ImageCaption"/>
      </w:pPr>
      <w:bookmarkStart w:id="533" w:name="fig:forest"/>
      <w:bookmarkEnd w:id="533"/>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ins w:id="534" w:author="Coles, Nicholas A." w:date="2025-05-12T16:16:00Z" w16du:dateUtc="2025-05-12T20:16:00Z">
        <w:r w:rsidR="00033D59">
          <w:t xml:space="preserve">EDCs </w:t>
        </w:r>
      </w:ins>
      <w:del w:id="535" w:author="Coles, Nicholas A." w:date="2025-05-12T16:16:00Z" w16du:dateUtc="2025-05-12T20:16:00Z">
        <w:r w:rsidDel="00033D59">
          <w:delText xml:space="preserve">demand characteristics </w:delText>
        </w:r>
      </w:del>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281441EF"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del w:id="536" w:author="Coles, Nicholas A." w:date="2025-05-12T16:16:00Z" w16du:dateUtc="2025-05-12T20:16:00Z">
        <w:r w:rsidDel="00033D59">
          <w:delText xml:space="preserve">demand effects </w:delText>
        </w:r>
      </w:del>
      <w:ins w:id="537" w:author="Coles, Nicholas A." w:date="2025-05-12T16:16:00Z" w16du:dateUtc="2025-05-12T20:16:00Z">
        <w:r w:rsidR="00033D59">
          <w:t xml:space="preserve">the effects of EDCs </w:t>
        </w:r>
      </w:ins>
      <w:del w:id="538"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w:t>
      </w:r>
      <w:ins w:id="539" w:author="Coles, Nicholas A." w:date="2025-05-15T12:09:00Z" w16du:dateUtc="2025-05-15T16:09:00Z">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ins>
      <w:ins w:id="540" w:author="Coles, Nicholas A." w:date="2025-05-23T17:59:00Z" w16du:dateUtc="2025-05-23T21:59:00Z">
        <w:r w:rsidR="00D61B65">
          <w:t>60.57</w:t>
        </w:r>
      </w:ins>
      <w:ins w:id="541" w:author="Coles, Nicholas A." w:date="2025-05-15T12:09:00Z" w16du:dateUtc="2025-05-15T16:09:00Z">
        <w:r w:rsidR="004D0BFC">
          <w:t>;</w:t>
        </w:r>
      </w:ins>
      <w:del w:id="542" w:author="Coles, Nicholas A." w:date="2025-05-15T12:09:00Z" w16du:dateUtc="2025-05-15T16:09:00Z">
        <w:r w:rsidDel="004D0BFC">
          <w:delText>;</w:delText>
        </w:r>
      </w:del>
      <w:r>
        <w:t xml:space="preserve"> within-study </w:t>
      </w:r>
      <m:oMath>
        <m:r>
          <w:rPr>
            <w:rFonts w:ascii="Cambria Math" w:hAnsi="Cambria Math"/>
          </w:rPr>
          <m:t>σ</m:t>
        </m:r>
      </m:oMath>
      <w:r>
        <w:t xml:space="preserve"> = 0.18</w:t>
      </w:r>
      <w:ins w:id="543" w:author="Coles, Nicholas A." w:date="2025-05-15T12:09:00Z" w16du:dateUtc="2025-05-15T16:09:00Z">
        <w:r w:rsidR="004D0BFC">
          <w:t xml:space="preserve">, ,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ins>
      <w:ins w:id="544" w:author="Coles, Nicholas A." w:date="2025-05-23T17:58:00Z" w16du:dateUtc="2025-05-23T21:58:00Z">
        <w:r w:rsidR="00D61B65">
          <w:t>24.35</w:t>
        </w:r>
      </w:ins>
      <w:r>
        <w:t xml:space="preserve">; </w:t>
      </w:r>
      <w:ins w:id="545" w:author="Coles, Nicholas A." w:date="2025-05-15T12:09:00Z" w16du:dateUtc="2025-05-15T16:09:00Z">
        <w:r w:rsidR="004D0BFC">
          <w:rPr>
            <w:rFonts w:eastAsiaTheme="minorEastAsia"/>
          </w:rPr>
          <w:t xml:space="preserve">total </w:t>
        </w:r>
      </w:ins>
      <m:oMath>
        <m:r>
          <w:rPr>
            <w:rFonts w:ascii="Cambria Math" w:hAnsi="Cambria Math"/>
          </w:rPr>
          <m:t>Q</m:t>
        </m:r>
      </m:oMath>
      <w:r>
        <w:t xml:space="preserve">(251) = 972.42, </w:t>
      </w:r>
      <m:oMath>
        <m:r>
          <w:rPr>
            <w:rFonts w:ascii="Cambria Math" w:hAnsi="Cambria Math"/>
          </w:rPr>
          <m:t>p</m:t>
        </m:r>
      </m:oMath>
      <w:r>
        <w:t xml:space="preserve"> &lt; .001</w:t>
      </w:r>
      <w:ins w:id="546" w:author="Coles, Nicholas A." w:date="2025-04-30T15:29:00Z" w16du:dateUtc="2025-04-30T19:29:00Z">
        <w:r w:rsidR="00FE399E">
          <w:t xml:space="preserve">, </w:t>
        </w:r>
      </w:ins>
      <w:ins w:id="547" w:author="Coles, Nicholas A." w:date="2025-04-30T15:34:00Z" w16du:dateUtc="2025-04-30T19:34:00Z">
        <w:r w:rsidR="00FE399E">
          <w:t xml:space="preserve">total </w:t>
        </w:r>
      </w:ins>
      <w:ins w:id="548" w:author="Coles, Nicholas A." w:date="2025-04-30T15:29:00Z" w16du:dateUtc="2025-04-30T19:29:00Z">
        <w:r w:rsidR="00FE399E" w:rsidRPr="00FE399E">
          <w:rPr>
            <w:i/>
            <w:iCs/>
            <w:rPrChange w:id="549" w:author="Coles, Nicholas A." w:date="2025-04-30T15:29:00Z" w16du:dateUtc="2025-04-30T19:29:00Z">
              <w:rPr/>
            </w:rPrChange>
          </w:rPr>
          <w:t>I</w:t>
        </w:r>
        <w:r w:rsidR="00FE399E" w:rsidRPr="00FE399E">
          <w:rPr>
            <w:i/>
            <w:iCs/>
            <w:vertAlign w:val="superscript"/>
            <w:rPrChange w:id="550" w:author="Coles, Nicholas A." w:date="2025-04-30T15:29:00Z" w16du:dateUtc="2025-04-30T19:29:00Z">
              <w:rPr/>
            </w:rPrChange>
          </w:rPr>
          <w:t>2</w:t>
        </w:r>
        <w:r w:rsidR="00FE399E">
          <w:t xml:space="preserve"> = </w:t>
        </w:r>
      </w:ins>
      <w:ins w:id="551" w:author="Coles, Nicholas A." w:date="2025-04-30T15:34:00Z" w16du:dateUtc="2025-04-30T19:34:00Z">
        <w:r w:rsidR="00FE399E">
          <w:t>84.92</w:t>
        </w:r>
      </w:ins>
      <w:ins w:id="552" w:author="Coles, Nicholas A." w:date="2025-04-30T15:29:00Z" w16du:dateUtc="2025-04-30T19:29:00Z">
        <w:r w:rsidR="00FE399E">
          <w:t>)</w:t>
        </w:r>
      </w:ins>
      <w:del w:id="553"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554" w:author="Coles, Nicholas A." w:date="2025-04-30T15:08:00Z" w16du:dateUtc="2025-04-30T19:08:00Z">
        <w:r w:rsidR="009A3A1D">
          <w:t>0.89</w:t>
        </w:r>
      </w:ins>
      <w:del w:id="555" w:author="Coles, Nicholas A." w:date="2025-04-30T15:08:00Z" w16du:dateUtc="2025-04-30T19:08:00Z">
        <w:r w:rsidDel="009A3A1D">
          <w:delText>-0.46</w:delText>
        </w:r>
      </w:del>
      <w:r>
        <w:t>.</w:t>
      </w:r>
    </w:p>
    <w:p w14:paraId="2EC66C6C" w14:textId="6A6859A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ins w:id="556" w:author="Coles, Nicholas A." w:date="2025-05-12T16:16:00Z" w16du:dateUtc="2025-05-12T20:16:00Z">
        <w:r w:rsidR="00033D59">
          <w:t xml:space="preserve">EDCs </w:t>
        </w:r>
      </w:ins>
      <w:del w:id="557" w:author="Coles, Nicholas A." w:date="2025-05-12T16:16:00Z" w16du:dateUtc="2025-05-12T20:16:00Z">
        <w:r w:rsidDel="00033D59">
          <w:delText xml:space="preserve">demand characteristics </w:delText>
        </w:r>
      </w:del>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558" w:name="moderator-analyses"/>
      <w:bookmarkEnd w:id="530"/>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559" w:name="study-features"/>
      <w:r>
        <w:t>Study features.</w:t>
      </w:r>
    </w:p>
    <w:p w14:paraId="5DF1FC53" w14:textId="6BFF2B9F" w:rsidR="001E6401" w:rsidRDefault="00000000">
      <w:pPr>
        <w:pStyle w:val="FirstParagraph"/>
      </w:pPr>
      <w:r>
        <w:t xml:space="preserve">In general, we did not find much evidence that </w:t>
      </w:r>
      <w:del w:id="560" w:author="Coles, Nicholas A." w:date="2025-05-12T16:32:00Z" w16du:dateUtc="2025-05-12T20:32:00Z">
        <w:r w:rsidDel="008632C9">
          <w:delText xml:space="preserve">demand effects </w:delText>
        </w:r>
      </w:del>
      <w:ins w:id="561" w:author="Coles, Nicholas A." w:date="2025-05-12T16:32:00Z" w16du:dateUtc="2025-05-12T20:32:00Z">
        <w:r w:rsidR="008632C9">
          <w:t xml:space="preserve">the effects of EDCs </w:t>
        </w:r>
      </w:ins>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2E6EA255" w:rsidR="001E6401" w:rsidRDefault="00000000">
      <w:pPr>
        <w:pStyle w:val="BodyText"/>
      </w:pPr>
      <w:r>
        <w:t>The average effect sizes was estimated to be twice as large when two demand characteristic conditions were compared (</w:t>
      </w:r>
      <m:oMath>
        <m:r>
          <w:ins w:id="562" w:author="Coles, Nicholas A." w:date="2025-04-30T15:05:00Z" w16du:dateUtc="2025-04-30T19:05:00Z">
            <w:rPr>
              <w:rFonts w:ascii="Cambria Math" w:hAnsi="Cambria Math"/>
            </w:rPr>
            <m:t>g</m:t>
          </w:ins>
        </m:r>
        <m:r>
          <w:del w:id="563"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564" w:author="Coles, Nicholas A." w:date="2025-04-30T15:05:00Z" w16du:dateUtc="2025-04-30T19:05:00Z">
        <w:r w:rsidR="00BB54F4" w:rsidRPr="00BB54F4">
          <w:rPr>
            <w:rFonts w:eastAsiaTheme="minorEastAsia"/>
            <w:i/>
            <w:iCs/>
            <w:rPrChange w:id="565" w:author="Coles, Nicholas A." w:date="2025-04-30T15:05:00Z" w16du:dateUtc="2025-04-30T19:05:00Z">
              <w:rPr>
                <w:rFonts w:eastAsiaTheme="minorEastAsia"/>
              </w:rPr>
            </w:rPrChange>
          </w:rPr>
          <w:t>g</w:t>
        </w:r>
      </w:ins>
      <m:oMath>
        <m:r>
          <w:del w:id="566"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del w:id="567" w:author="Coles, Nicholas A." w:date="2025-05-12T16:32:00Z" w16du:dateUtc="2025-05-12T20:32:00Z">
        <w:r w:rsidDel="008632C9">
          <w:delText xml:space="preserve">demand characteristics </w:delText>
        </w:r>
      </w:del>
      <w:ins w:id="568" w:author="Coles, Nicholas A." w:date="2025-05-12T16:32:00Z" w16du:dateUtc="2025-05-12T20:32:00Z">
        <w:r w:rsidR="008632C9">
          <w:t>EDC</w:t>
        </w:r>
      </w:ins>
      <w:ins w:id="569" w:author="Coles, Nicholas A." w:date="2025-05-12T16:33:00Z" w16du:dateUtc="2025-05-12T20:33:00Z">
        <w:r w:rsidR="008632C9">
          <w:t xml:space="preserve">s </w:t>
        </w:r>
      </w:ins>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0E8A167A" w:rsidR="001E6401" w:rsidRDefault="00000000">
      <w:pPr>
        <w:pStyle w:val="BodyText"/>
      </w:pPr>
      <w:r>
        <w:t>Instances where a demand characteristic condition was compared to a control group allowed us to test whether participants responses shift more when the</w:t>
      </w:r>
      <w:ins w:id="570" w:author="Coles, Nicholas A." w:date="2025-05-12T16:33:00Z" w16du:dateUtc="2025-05-12T20:33:00Z">
        <w:r w:rsidR="008632C9">
          <w:t>y expect that the</w:t>
        </w:r>
      </w:ins>
      <w:r>
        <w:t xml:space="preserve"> researcher hypothesizes an increase (i.e., positive demand;</w:t>
      </w:r>
      <w:ins w:id="571" w:author="Coles, Nicholas A." w:date="2025-05-12T16:33:00Z" w16du:dateUtc="2025-05-12T20:33:00Z">
        <w:r w:rsidR="008632C9">
          <w:t xml:space="preserve"> </w:t>
        </w:r>
      </w:ins>
      <m:oMath>
        <m:r>
          <w:ins w:id="572" w:author="Coles, Nicholas A." w:date="2025-04-30T15:06:00Z" w16du:dateUtc="2025-04-30T19:06:00Z">
            <w:rPr>
              <w:rFonts w:ascii="Cambria Math" w:hAnsi="Cambria Math"/>
            </w:rPr>
            <m:t>g</m:t>
          </w:ins>
        </m:r>
      </m:oMath>
      <w:del w:id="573" w:author="Coles, Nicholas A." w:date="2025-04-30T15:06:00Z" w16du:dateUtc="2025-04-30T19:06:00Z">
        <w:r w:rsidDel="00BB54F4">
          <w:delText xml:space="preserve"> </w:delText>
        </w:r>
      </w:del>
      <m:oMath>
        <m:r>
          <w:del w:id="574"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575" w:author="Coles, Nicholas A." w:date="2025-04-30T15:06:00Z" w16du:dateUtc="2025-04-30T19:06:00Z">
        <w:r w:rsidR="00BB54F4">
          <w:rPr>
            <w:rFonts w:eastAsiaTheme="minorEastAsia"/>
          </w:rPr>
          <w:t>g</w:t>
        </w:r>
      </w:ins>
      <m:oMath>
        <m:r>
          <w:del w:id="576"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577" w:author="Coles, Nicholas A." w:date="2025-04-30T15:06:00Z" w16du:dateUtc="2025-04-30T19:06:00Z">
            <w:rPr>
              <w:rFonts w:ascii="Cambria Math" w:hAnsi="Cambria Math"/>
            </w:rPr>
            <m:t>g</m:t>
          </w:ins>
        </m:r>
        <m:r>
          <w:del w:id="578"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del w:id="579" w:author="Coles, Nicholas A." w:date="2025-05-12T16:33:00Z" w16du:dateUtc="2025-05-12T20:33:00Z">
        <w:r w:rsidDel="008632C9">
          <w:delText xml:space="preserve">demand effects </w:delText>
        </w:r>
      </w:del>
      <w:ins w:id="580" w:author="Coles, Nicholas A." w:date="2025-05-12T16:33:00Z" w16du:dateUtc="2025-05-12T20:33:00Z">
        <w:r w:rsidR="008632C9">
          <w:t xml:space="preserve">the effects of EDC’s </w:t>
        </w:r>
      </w:ins>
      <w:del w:id="581" w:author="Coles, Nicholas A." w:date="2025-05-15T09:45:00Z" w16du:dateUtc="2025-05-15T13:45:00Z">
        <w:r w:rsidDel="00A57CB3">
          <w:delText xml:space="preserve">significantly </w:delText>
        </w:r>
      </w:del>
      <w:r>
        <w:t xml:space="preserve">varied depending on whether they were manipulated within- </w:t>
      </w:r>
      <w:ins w:id="582" w:author="Coles, Nicholas A." w:date="2025-05-26T08:26:00Z" w16du:dateUtc="2025-05-26T12:26:00Z">
        <w:r w:rsidR="00FC6977">
          <w:t>(</w:t>
        </w:r>
      </w:ins>
      <m:oMath>
        <m:r>
          <w:ins w:id="583" w:author="Coles, Nicholas A." w:date="2025-04-30T15:06:00Z" w16du:dateUtc="2025-04-30T19:06:00Z">
            <w:rPr>
              <w:rFonts w:ascii="Cambria Math" w:hAnsi="Cambria Math"/>
            </w:rPr>
            <m:t>g</m:t>
          </w:ins>
        </m:r>
      </m:oMath>
      <w:del w:id="584" w:author="Coles, Nicholas A." w:date="2025-04-30T15:06:00Z" w16du:dateUtc="2025-04-30T19:06:00Z">
        <w:r w:rsidDel="00BB54F4">
          <w:delText>(</w:delText>
        </w:r>
      </w:del>
      <m:oMath>
        <m:r>
          <w:del w:id="585"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586" w:author="Coles, Nicholas A." w:date="2025-04-30T15:06:00Z" w16du:dateUtc="2025-04-30T19:06:00Z">
        <w:r w:rsidR="00BB54F4" w:rsidRPr="00FC6977">
          <w:rPr>
            <w:rFonts w:eastAsiaTheme="minorEastAsia"/>
            <w:i/>
            <w:iCs/>
            <w:rPrChange w:id="587" w:author="Coles, Nicholas A." w:date="2025-05-26T08:26:00Z" w16du:dateUtc="2025-05-26T12:26:00Z">
              <w:rPr>
                <w:rFonts w:eastAsiaTheme="minorEastAsia"/>
              </w:rPr>
            </w:rPrChange>
          </w:rPr>
          <w:t>g</w:t>
        </w:r>
      </w:ins>
      <m:oMath>
        <m:r>
          <w:del w:id="588"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23786305" w:rsidR="001E6401" w:rsidRDefault="00000000">
      <w:pPr>
        <w:pStyle w:val="BodyText"/>
      </w:pPr>
      <w:del w:id="589" w:author="Coles, Nicholas A." w:date="2025-05-12T16:33:00Z" w16du:dateUtc="2025-05-12T20:33:00Z">
        <w:r w:rsidDel="008632C9">
          <w:delText>Demand effects</w:delText>
        </w:r>
      </w:del>
      <w:ins w:id="590" w:author="Coles, Nicholas A." w:date="2025-05-12T16:33:00Z" w16du:dateUtc="2025-05-12T20:33:00Z">
        <w:r w:rsidR="008632C9">
          <w:t>The effects of EDCs</w:t>
        </w:r>
      </w:ins>
      <w:r>
        <w:t xml:space="preserve"> tended to be </w:t>
      </w:r>
      <w:del w:id="591" w:author="Coles, Nicholas A." w:date="2025-05-26T08:26:00Z" w16du:dateUtc="2025-05-26T12:26:00Z">
        <w:r w:rsidDel="00FC6977">
          <w:delText xml:space="preserve">slightly </w:delText>
        </w:r>
      </w:del>
      <w:r>
        <w:t>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w:t>
      </w:r>
      <w:del w:id="592" w:author="Coles, Nicholas A." w:date="2025-05-15T09:45:00Z" w16du:dateUtc="2025-05-15T13:45:00Z">
        <w:r w:rsidDel="00A57CB3">
          <w:delText xml:space="preserve">significantly </w:delText>
        </w:r>
      </w:del>
      <w:r>
        <w:t>varied depending on whether students (</w:t>
      </w:r>
      <m:oMath>
        <m:r>
          <w:ins w:id="593" w:author="Coles, Nicholas A." w:date="2025-04-30T15:06:00Z" w16du:dateUtc="2025-04-30T19:06:00Z">
            <w:rPr>
              <w:rFonts w:ascii="Cambria Math" w:hAnsi="Cambria Math"/>
            </w:rPr>
            <m:t>g</m:t>
          </w:ins>
        </m:r>
        <m:r>
          <w:del w:id="594"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95" w:author="Coles, Nicholas A." w:date="2025-04-30T15:06:00Z" w16du:dateUtc="2025-04-30T19:06:00Z">
        <w:r w:rsidR="00BB54F4" w:rsidRPr="00FC6977">
          <w:rPr>
            <w:rFonts w:eastAsiaTheme="minorEastAsia"/>
            <w:i/>
            <w:iCs/>
            <w:rPrChange w:id="596" w:author="Coles, Nicholas A." w:date="2025-05-26T08:27:00Z" w16du:dateUtc="2025-05-26T12:27:00Z">
              <w:rPr>
                <w:rFonts w:eastAsiaTheme="minorEastAsia"/>
              </w:rPr>
            </w:rPrChange>
          </w:rPr>
          <w:t>g</w:t>
        </w:r>
      </w:ins>
      <m:oMath>
        <m:r>
          <w:del w:id="597"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98" w:author="Coles, Nicholas A." w:date="2025-04-30T15:06:00Z" w16du:dateUtc="2025-04-30T19:06:00Z">
        <w:r w:rsidR="00BB54F4" w:rsidRPr="00FC6977">
          <w:rPr>
            <w:rFonts w:eastAsiaTheme="minorEastAsia"/>
            <w:i/>
            <w:iCs/>
            <w:rPrChange w:id="599" w:author="Coles, Nicholas A." w:date="2025-05-26T08:27:00Z" w16du:dateUtc="2025-05-26T12:27:00Z">
              <w:rPr>
                <w:rFonts w:eastAsiaTheme="minorEastAsia"/>
              </w:rPr>
            </w:rPrChange>
          </w:rPr>
          <w:t>g</w:t>
        </w:r>
      </w:ins>
      <m:oMath>
        <m:r>
          <w:del w:id="600"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w:t>
      </w:r>
      <w:r>
        <w:lastRenderedPageBreak/>
        <w:t xml:space="preserve">2.11) = 2.20, </w:t>
      </w:r>
      <m:oMath>
        <m:r>
          <w:rPr>
            <w:rFonts w:ascii="Cambria Math" w:hAnsi="Cambria Math"/>
          </w:rPr>
          <m:t>p</m:t>
        </m:r>
      </m:oMath>
      <w:r>
        <w:t xml:space="preserve"> = .304. We also did not find that </w:t>
      </w:r>
      <w:del w:id="601" w:author="Coles, Nicholas A." w:date="2025-05-12T16:33:00Z" w16du:dateUtc="2025-05-12T20:33:00Z">
        <w:r w:rsidDel="008632C9">
          <w:delText xml:space="preserve">demand effects </w:delText>
        </w:r>
      </w:del>
      <w:ins w:id="602" w:author="Coles, Nicholas A." w:date="2025-05-12T16:33:00Z" w16du:dateUtc="2025-05-12T20:33:00Z">
        <w:r w:rsidR="008632C9">
          <w:t xml:space="preserve">the effects of EDCs </w:t>
        </w:r>
      </w:ins>
      <w:del w:id="603" w:author="Coles, Nicholas A." w:date="2025-05-15T09:45:00Z" w16du:dateUtc="2025-05-15T13:45:00Z">
        <w:r w:rsidDel="00A57CB3">
          <w:delText xml:space="preserve">significantly </w:delText>
        </w:r>
      </w:del>
      <w:r>
        <w:t>varied depending on whether those participants were paid (</w:t>
      </w:r>
      <m:oMath>
        <m:r>
          <w:ins w:id="604" w:author="Coles, Nicholas A." w:date="2025-04-30T15:06:00Z" w16du:dateUtc="2025-04-30T19:06:00Z">
            <w:rPr>
              <w:rFonts w:ascii="Cambria Math" w:hAnsi="Cambria Math"/>
            </w:rPr>
            <m:t>g</m:t>
          </w:ins>
        </m:r>
        <m:r>
          <w:del w:id="605"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606" w:author="Coles, Nicholas A." w:date="2025-04-30T15:06:00Z" w16du:dateUtc="2025-04-30T19:06:00Z">
        <w:r w:rsidR="00BB54F4" w:rsidRPr="00FC6977">
          <w:rPr>
            <w:rFonts w:eastAsiaTheme="minorEastAsia"/>
            <w:i/>
            <w:iCs/>
            <w:rPrChange w:id="607" w:author="Coles, Nicholas A." w:date="2025-05-26T08:27:00Z" w16du:dateUtc="2025-05-26T12:27:00Z">
              <w:rPr>
                <w:rFonts w:eastAsiaTheme="minorEastAsia"/>
              </w:rPr>
            </w:rPrChange>
          </w:rPr>
          <w:t>g</w:t>
        </w:r>
      </w:ins>
      <m:oMath>
        <m:r>
          <w:del w:id="608"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Del="00FC6977" w:rsidRDefault="00000000">
      <w:pPr>
        <w:pStyle w:val="table-note"/>
        <w:rPr>
          <w:del w:id="609" w:author="Coles, Nicholas A." w:date="2025-05-26T08:27:00Z" w16du:dateUtc="2025-05-26T12:27:00Z"/>
        </w:rPr>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rsidP="00FC6977">
      <w:pPr>
        <w:pStyle w:val="table-note"/>
        <w:pPrChange w:id="610" w:author="Coles, Nicholas A." w:date="2025-05-26T08:27:00Z" w16du:dateUtc="2025-05-26T12:27:00Z">
          <w:pPr>
            <w:pStyle w:val="BodyText"/>
          </w:pPr>
        </w:pPrChange>
      </w:pPr>
      <w:del w:id="611" w:author="Coles, Nicholas A." w:date="2025-05-26T08:27:00Z" w16du:dateUtc="2025-05-26T12:27:00Z">
        <w:r w:rsidDel="00FC6977">
          <w:delText> </w:delText>
        </w:r>
      </w:del>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612" w:name="residual-variability"/>
      <w:r>
        <w:lastRenderedPageBreak/>
        <w:t>Residual variability.</w:t>
      </w:r>
    </w:p>
    <w:p w14:paraId="2C66AFF3" w14:textId="3608DCD3" w:rsidR="001E6401" w:rsidDel="00937499" w:rsidRDefault="00FC6977">
      <w:pPr>
        <w:pStyle w:val="FirstParagraph"/>
        <w:rPr>
          <w:del w:id="613" w:author="Coles, Nicholas A." w:date="2025-05-12T09:37:00Z" w16du:dateUtc="2025-05-12T13:37:00Z"/>
        </w:rPr>
      </w:pPr>
      <w:ins w:id="614" w:author="Coles, Nicholas A." w:date="2025-05-26T08:27:00Z" w16du:dateUtc="2025-05-26T12:27:00Z">
        <w:r>
          <w:t xml:space="preserve"> </w:t>
        </w:r>
      </w:ins>
      <w:r w:rsidR="00000000">
        <w:t xml:space="preserve">To evaluate how much in-sample variability in </w:t>
      </w:r>
      <w:del w:id="615" w:author="Coles, Nicholas A." w:date="2025-05-12T16:34:00Z" w16du:dateUtc="2025-05-12T20:34:00Z">
        <w:r w:rsidR="00000000" w:rsidDel="008632C9">
          <w:delText xml:space="preserve">demand effects </w:delText>
        </w:r>
      </w:del>
      <w:ins w:id="616" w:author="Coles, Nicholas A." w:date="2025-05-12T16:34:00Z" w16du:dateUtc="2025-05-12T20:34:00Z">
        <w:r w:rsidR="008632C9">
          <w:t xml:space="preserve">the effects of EDCs </w:t>
        </w:r>
      </w:ins>
      <w:r w:rsidR="00000000">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000000">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00000">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000000">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del w:id="617" w:author="Coles, Nicholas A." w:date="2025-05-15T09:45:00Z" w16du:dateUtc="2025-05-15T13:45:00Z">
        <w:r w:rsidR="00000000" w:rsidDel="00A57CB3">
          <w:delText xml:space="preserve">the </w:delText>
        </w:r>
      </w:del>
      <w:ins w:id="618" w:author="Coles, Nicholas A." w:date="2025-05-15T09:45:00Z" w16du:dateUtc="2025-05-15T13:45:00Z">
        <w:r w:rsidR="00A57CB3">
          <w:t xml:space="preserve">statistically </w:t>
        </w:r>
      </w:ins>
      <w:r w:rsidR="00000000">
        <w:t xml:space="preserve">significant moderators accounted for approximately 15.52% of in-sample variability in </w:t>
      </w:r>
      <w:del w:id="619" w:author="Coles, Nicholas A." w:date="2025-05-12T16:34:00Z" w16du:dateUtc="2025-05-12T20:34:00Z">
        <w:r w:rsidR="00000000" w:rsidDel="008632C9">
          <w:delText xml:space="preserve">demand </w:delText>
        </w:r>
      </w:del>
      <w:ins w:id="620" w:author="Coles, Nicholas A." w:date="2025-05-12T16:34:00Z" w16du:dateUtc="2025-05-12T20:34:00Z">
        <w:r w:rsidR="008632C9">
          <w:t xml:space="preserve">the </w:t>
        </w:r>
      </w:ins>
      <w:r w:rsidR="00000000">
        <w:t>effects</w:t>
      </w:r>
      <w:ins w:id="621" w:author="Coles, Nicholas A." w:date="2025-05-12T16:34:00Z" w16du:dateUtc="2025-05-12T20:34:00Z">
        <w:r w:rsidR="008632C9">
          <w:t xml:space="preserve"> of EDCs</w:t>
        </w:r>
      </w:ins>
      <w:r w:rsidR="00000000">
        <w:t>.</w:t>
      </w:r>
    </w:p>
    <w:p w14:paraId="7A78B9BE" w14:textId="6957FB57" w:rsidR="001E6401" w:rsidDel="00937499" w:rsidRDefault="00000000">
      <w:pPr>
        <w:pStyle w:val="FirstParagraph"/>
        <w:rPr>
          <w:del w:id="622" w:author="Coles, Nicholas A." w:date="2025-05-12T09:37:00Z" w16du:dateUtc="2025-05-12T13:37:00Z"/>
        </w:rPr>
        <w:pPrChange w:id="623" w:author="Coles, Nicholas A." w:date="2025-05-12T09:37:00Z" w16du:dateUtc="2025-05-12T13:37:00Z">
          <w:pPr>
            <w:pStyle w:val="Heading4"/>
            <w:framePr w:wrap="around"/>
          </w:pPr>
        </w:pPrChange>
      </w:pPr>
      <w:bookmarkStart w:id="624" w:name="X644b31017b5320026d77df6b129e2f86e0cabcc"/>
      <w:bookmarkEnd w:id="559"/>
      <w:bookmarkEnd w:id="612"/>
      <w:del w:id="625" w:author="Coles, Nicholas A." w:date="2025-05-12T09:37:00Z" w16du:dateUtc="2025-05-12T13:37:00Z">
        <w:r w:rsidDel="00937499">
          <w:delText>Can participants help us understand demand effects?</w:delText>
        </w:r>
      </w:del>
    </w:p>
    <w:p w14:paraId="047A9E45" w14:textId="61FC998C" w:rsidR="001E6401" w:rsidDel="00937499" w:rsidRDefault="00000000">
      <w:pPr>
        <w:pStyle w:val="FirstParagraph"/>
        <w:rPr>
          <w:del w:id="626" w:author="Coles, Nicholas A." w:date="2025-05-12T09:37:00Z" w16du:dateUtc="2025-05-12T13:37:00Z"/>
        </w:rPr>
      </w:pPr>
      <w:del w:id="627" w:author="Coles, Nicholas A." w:date="2025-05-12T09:37:00Z" w16du:dateUtc="2025-05-12T13:37:00Z">
        <w:r w:rsidDel="00937499">
          <w:delText>Participants correctly identified the described hypothesis 83% of the time Participants did not generally report having strong beliefs about whether such hypothesized effects would occur (</w:delText>
        </w:r>
        <w:r w:rsidDel="00937499">
          <w:rPr>
            <w:i/>
            <w:iCs/>
          </w:rPr>
          <w:delText>M</w:delText>
        </w:r>
        <w:r w:rsidDel="00937499">
          <w:delText xml:space="preserve"> = 0.50, </w:delText>
        </w:r>
        <w:r w:rsidDel="00937499">
          <w:rPr>
            <w:i/>
            <w:iCs/>
          </w:rPr>
          <w:delText>SD</w:delText>
        </w:r>
        <w:r w:rsidDel="00937499">
          <w:delText xml:space="preserve"> = 0.72). Participants reported that they would be highly capable of adjusting their responses (</w:delText>
        </w:r>
        <w:r w:rsidDel="00937499">
          <w:rPr>
            <w:i/>
            <w:iCs/>
          </w:rPr>
          <w:delText>M</w:delText>
        </w:r>
        <w:r w:rsidDel="00937499">
          <w:delText xml:space="preserve"> = 2.24, </w:delText>
        </w:r>
        <w:r w:rsidDel="00937499">
          <w:rPr>
            <w:i/>
            <w:iCs/>
          </w:rPr>
          <w:delText>SD</w:delText>
        </w:r>
        <w:r w:rsidDel="00937499">
          <w:delText xml:space="preserve"> = 0.44), but not very motivated to do so (</w:delText>
        </w:r>
        <w:r w:rsidDel="00937499">
          <w:rPr>
            <w:i/>
            <w:iCs/>
          </w:rPr>
          <w:delText>M</w:delText>
        </w:r>
        <w:r w:rsidDel="00937499">
          <w:delText xml:space="preserve"> = 0.33, </w:delText>
        </w:r>
        <w:r w:rsidDel="00937499">
          <w:rPr>
            <w:i/>
            <w:iCs/>
          </w:rPr>
          <w:delText>SD</w:delText>
        </w:r>
        <w:r w:rsidDel="00937499">
          <w:delText xml:space="preserve"> = 0.37). Participants also predicted that other subjects would be generally unlikely to adjust their responses to fit the experimenter’s hypothesis (</w:delText>
        </w:r>
        <w:r w:rsidDel="00937499">
          <w:rPr>
            <w:i/>
            <w:iCs/>
          </w:rPr>
          <w:delText>M</w:delText>
        </w:r>
        <w:r w:rsidDel="00937499">
          <w:delText xml:space="preserve"> = 0.74, </w:delText>
        </w:r>
        <w:r w:rsidDel="00937499">
          <w:rPr>
            <w:i/>
            <w:iCs/>
          </w:rPr>
          <w:delText>SD</w:delText>
        </w:r>
        <w:r w:rsidDel="00937499">
          <w:delText xml:space="preserve"> = 0.41).</w:delText>
        </w:r>
      </w:del>
    </w:p>
    <w:p w14:paraId="6F167449" w14:textId="7240D661" w:rsidR="001E6401" w:rsidDel="00937499" w:rsidRDefault="00000000">
      <w:pPr>
        <w:pStyle w:val="FirstParagraph"/>
        <w:rPr>
          <w:del w:id="628" w:author="Coles, Nicholas A." w:date="2025-05-12T09:37:00Z" w16du:dateUtc="2025-05-12T13:37:00Z"/>
        </w:rPr>
        <w:pPrChange w:id="629" w:author="Coles, Nicholas A." w:date="2025-05-12T09:37:00Z" w16du:dateUtc="2025-05-12T13:37:00Z">
          <w:pPr>
            <w:pStyle w:val="BodyText"/>
          </w:pPr>
        </w:pPrChange>
      </w:pPr>
      <w:del w:id="630" w:author="Coles, Nicholas A." w:date="2025-05-12T09:37:00Z" w16du:dateUtc="2025-05-12T13:37:00Z">
        <w:r w:rsidDel="00937499">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sidDel="00937499">
          <w:rPr>
            <w:i/>
            <w:iCs/>
          </w:rPr>
          <w:delText>Limitations</w:delText>
        </w:r>
        <w:r w:rsidDel="00937499">
          <w:delText>).</w:delText>
        </w:r>
      </w:del>
    </w:p>
    <w:p w14:paraId="4B780FB4" w14:textId="360A2182" w:rsidR="001E6401" w:rsidDel="00937499" w:rsidRDefault="00000000">
      <w:pPr>
        <w:pStyle w:val="FirstParagraph"/>
        <w:rPr>
          <w:del w:id="631" w:author="Coles, Nicholas A." w:date="2025-05-12T09:37:00Z" w16du:dateUtc="2025-05-12T13:37:00Z"/>
        </w:rPr>
        <w:pPrChange w:id="632" w:author="Coles, Nicholas A." w:date="2025-05-12T09:37:00Z" w16du:dateUtc="2025-05-12T13:37:00Z">
          <w:pPr>
            <w:pStyle w:val="BodyText"/>
          </w:pPr>
        </w:pPrChange>
      </w:pPr>
      <w:del w:id="633" w:author="Coles, Nicholas A." w:date="2025-05-12T09:37:00Z" w16du:dateUtc="2025-05-12T13:37:00Z">
        <w:r w:rsidDel="00937499">
          <w:delText>As shown in Table 2, we did not uncover a significant association between observed demand effects and (a) the extent to which participants correctly identified the hypothesis described in the vignettes, (</w:delText>
        </w:r>
      </w:del>
      <m:oMath>
        <m:r>
          <w:del w:id="634" w:author="Coles, Nicholas A." w:date="2025-05-12T09:37:00Z" w16du:dateUtc="2025-05-12T13:37:00Z">
            <w:rPr>
              <w:rFonts w:ascii="Cambria Math" w:hAnsi="Cambria Math"/>
            </w:rPr>
            <m:t>β</m:t>
          </w:del>
        </m:r>
      </m:oMath>
      <w:del w:id="635" w:author="Coles, Nicholas A." w:date="2025-05-12T09:37:00Z" w16du:dateUtc="2025-05-12T13:37:00Z">
        <w:r w:rsidDel="00937499">
          <w:delText xml:space="preserve"> = 0.14, 95% CI [-0.02, 0.31], </w:delText>
        </w:r>
      </w:del>
      <m:oMath>
        <m:r>
          <w:del w:id="636" w:author="Coles, Nicholas A." w:date="2025-05-12T09:37:00Z" w16du:dateUtc="2025-05-12T13:37:00Z">
            <w:rPr>
              <w:rFonts w:ascii="Cambria Math" w:hAnsi="Cambria Math"/>
            </w:rPr>
            <m:t>t</m:t>
          </w:del>
        </m:r>
      </m:oMath>
      <w:del w:id="637" w:author="Coles, Nicholas A." w:date="2025-05-12T09:37:00Z" w16du:dateUtc="2025-05-12T13:37:00Z">
        <w:r w:rsidDel="00937499">
          <w:delText xml:space="preserve">(8.23) = 1.99, </w:delText>
        </w:r>
      </w:del>
      <m:oMath>
        <m:r>
          <w:del w:id="638" w:author="Coles, Nicholas A." w:date="2025-05-12T09:37:00Z" w16du:dateUtc="2025-05-12T13:37:00Z">
            <w:rPr>
              <w:rFonts w:ascii="Cambria Math" w:hAnsi="Cambria Math"/>
            </w:rPr>
            <m:t>p</m:t>
          </w:del>
        </m:r>
      </m:oMath>
      <w:del w:id="639" w:author="Coles, Nicholas A." w:date="2025-05-12T09:37:00Z" w16du:dateUtc="2025-05-12T13:37:00Z">
        <w:r w:rsidDel="00937499">
          <w:delText xml:space="preserve"> = .081), (b) ratings of motivation to adjust responses (</w:delText>
        </w:r>
      </w:del>
      <m:oMath>
        <m:r>
          <w:del w:id="640" w:author="Coles, Nicholas A." w:date="2025-05-12T09:37:00Z" w16du:dateUtc="2025-05-12T13:37:00Z">
            <w:rPr>
              <w:rFonts w:ascii="Cambria Math" w:hAnsi="Cambria Math"/>
            </w:rPr>
            <m:t>β</m:t>
          </w:del>
        </m:r>
      </m:oMath>
      <w:del w:id="641" w:author="Coles, Nicholas A." w:date="2025-05-12T09:37:00Z" w16du:dateUtc="2025-05-12T13:37:00Z">
        <w:r w:rsidDel="00937499">
          <w:delText xml:space="preserve"> = 0.01, 95% CI [-0.21, 0.22], </w:delText>
        </w:r>
      </w:del>
      <m:oMath>
        <m:r>
          <w:del w:id="642" w:author="Coles, Nicholas A." w:date="2025-05-12T09:37:00Z" w16du:dateUtc="2025-05-12T13:37:00Z">
            <w:rPr>
              <w:rFonts w:ascii="Cambria Math" w:hAnsi="Cambria Math"/>
            </w:rPr>
            <m:t>t</m:t>
          </w:del>
        </m:r>
      </m:oMath>
      <w:del w:id="643" w:author="Coles, Nicholas A." w:date="2025-05-12T09:37:00Z" w16du:dateUtc="2025-05-12T13:37:00Z">
        <w:r w:rsidDel="00937499">
          <w:delText xml:space="preserve">(11.18) = 0.09, </w:delText>
        </w:r>
      </w:del>
      <m:oMath>
        <m:r>
          <w:del w:id="644" w:author="Coles, Nicholas A." w:date="2025-05-12T09:37:00Z" w16du:dateUtc="2025-05-12T13:37:00Z">
            <w:rPr>
              <w:rFonts w:ascii="Cambria Math" w:hAnsi="Cambria Math"/>
            </w:rPr>
            <m:t>p</m:t>
          </w:del>
        </m:r>
      </m:oMath>
      <w:del w:id="645" w:author="Coles, Nicholas A." w:date="2025-05-12T09:37:00Z" w16du:dateUtc="2025-05-12T13:37:00Z">
        <w:r w:rsidDel="00937499">
          <w:delText xml:space="preserve"> = .932), (c) ratings of opportunity to adjust responses (</w:delText>
        </w:r>
      </w:del>
      <m:oMath>
        <m:r>
          <w:del w:id="646" w:author="Coles, Nicholas A." w:date="2025-05-12T09:37:00Z" w16du:dateUtc="2025-05-12T13:37:00Z">
            <w:rPr>
              <w:rFonts w:ascii="Cambria Math" w:hAnsi="Cambria Math"/>
            </w:rPr>
            <m:t>β</m:t>
          </w:del>
        </m:r>
      </m:oMath>
      <w:del w:id="647" w:author="Coles, Nicholas A." w:date="2025-05-12T09:37:00Z" w16du:dateUtc="2025-05-12T13:37:00Z">
        <w:r w:rsidDel="00937499">
          <w:delText xml:space="preserve"> = 0.04, 95% CI [-0.02, 0.10], </w:delText>
        </w:r>
      </w:del>
      <m:oMath>
        <m:r>
          <w:del w:id="648" w:author="Coles, Nicholas A." w:date="2025-05-12T09:37:00Z" w16du:dateUtc="2025-05-12T13:37:00Z">
            <w:rPr>
              <w:rFonts w:ascii="Cambria Math" w:hAnsi="Cambria Math"/>
            </w:rPr>
            <m:t>t</m:t>
          </w:del>
        </m:r>
      </m:oMath>
      <w:del w:id="649" w:author="Coles, Nicholas A." w:date="2025-05-12T09:37:00Z" w16du:dateUtc="2025-05-12T13:37:00Z">
        <w:r w:rsidDel="00937499">
          <w:delText xml:space="preserve">(8.66) = 1.56, </w:delText>
        </w:r>
      </w:del>
      <m:oMath>
        <m:r>
          <w:del w:id="650" w:author="Coles, Nicholas A." w:date="2025-05-12T09:37:00Z" w16du:dateUtc="2025-05-12T13:37:00Z">
            <w:rPr>
              <w:rFonts w:ascii="Cambria Math" w:hAnsi="Cambria Math"/>
            </w:rPr>
            <m:t>p</m:t>
          </w:del>
        </m:r>
      </m:oMath>
      <w:del w:id="651" w:author="Coles, Nicholas A." w:date="2025-05-12T09:37:00Z" w16du:dateUtc="2025-05-12T13:37:00Z">
        <w:r w:rsidDel="00937499">
          <w:delText xml:space="preserve"> = .155), and (d) rated belief in the hypothesized effect (</w:delText>
        </w:r>
      </w:del>
      <m:oMath>
        <m:r>
          <w:del w:id="652" w:author="Coles, Nicholas A." w:date="2025-05-12T09:37:00Z" w16du:dateUtc="2025-05-12T13:37:00Z">
            <w:rPr>
              <w:rFonts w:ascii="Cambria Math" w:hAnsi="Cambria Math"/>
            </w:rPr>
            <m:t>β</m:t>
          </w:del>
        </m:r>
      </m:oMath>
      <w:del w:id="653" w:author="Coles, Nicholas A." w:date="2025-05-12T09:37:00Z" w16du:dateUtc="2025-05-12T13:37:00Z">
        <w:r w:rsidDel="00937499">
          <w:delText xml:space="preserve"> = 0.06, 95% CI [-0.05, 0.18], </w:delText>
        </w:r>
      </w:del>
      <m:oMath>
        <m:r>
          <w:del w:id="654" w:author="Coles, Nicholas A." w:date="2025-05-12T09:37:00Z" w16du:dateUtc="2025-05-12T13:37:00Z">
            <w:rPr>
              <w:rFonts w:ascii="Cambria Math" w:hAnsi="Cambria Math"/>
            </w:rPr>
            <m:t>t</m:t>
          </w:del>
        </m:r>
      </m:oMath>
      <w:del w:id="655" w:author="Coles, Nicholas A." w:date="2025-05-12T09:37:00Z" w16du:dateUtc="2025-05-12T13:37:00Z">
        <w:r w:rsidDel="00937499">
          <w:delText xml:space="preserve">(11.11) = 1.21, </w:delText>
        </w:r>
      </w:del>
      <m:oMath>
        <m:r>
          <w:del w:id="656" w:author="Coles, Nicholas A." w:date="2025-05-12T09:37:00Z" w16du:dateUtc="2025-05-12T13:37:00Z">
            <w:rPr>
              <w:rFonts w:ascii="Cambria Math" w:hAnsi="Cambria Math"/>
            </w:rPr>
            <m:t>p</m:t>
          </w:del>
        </m:r>
      </m:oMath>
      <w:del w:id="657" w:author="Coles, Nicholas A." w:date="2025-05-12T09:37:00Z" w16du:dateUtc="2025-05-12T13:37:00Z">
        <w:r w:rsidDel="00937499">
          <w:delText xml:space="preserve"> = .252). Of course, Rosnow and colleagues posited that receptivity, motivation, and opportunity </w:delText>
        </w:r>
        <w:r w:rsidDel="00937499">
          <w:rPr>
            <w:i/>
            <w:iCs/>
          </w:rPr>
          <w:delText>interact</w:delText>
        </w:r>
        <w:r w:rsidDel="00937499">
          <w:delText xml:space="preserve"> to shape demand effects. However, when we explored this question, we did not find robust evidence that including all possible higher order interactions significantly improved model fit, </w:delText>
        </w:r>
        <w:r w:rsidDel="00937499">
          <w:rPr>
            <w:i/>
            <w:iCs/>
          </w:rPr>
          <w:delText>F</w:delText>
        </w:r>
        <w:r w:rsidDel="00937499">
          <w:delText xml:space="preserve">(7, 2.43) = 1.36, </w:delText>
        </w:r>
        <w:r w:rsidDel="00937499">
          <w:rPr>
            <w:i/>
            <w:iCs/>
          </w:rPr>
          <w:delText>p</w:delText>
        </w:r>
        <w:r w:rsidDel="00937499">
          <w:delText xml:space="preserve"> = .463.</w:delText>
        </w:r>
      </w:del>
    </w:p>
    <w:p w14:paraId="57FF378B" w14:textId="7B027F51" w:rsidR="001E6401" w:rsidDel="00937499" w:rsidRDefault="00000000">
      <w:pPr>
        <w:pStyle w:val="FirstParagraph"/>
        <w:rPr>
          <w:del w:id="658" w:author="Coles, Nicholas A." w:date="2025-05-12T09:37:00Z" w16du:dateUtc="2025-05-12T13:37:00Z"/>
        </w:rPr>
        <w:pPrChange w:id="659" w:author="Coles, Nicholas A." w:date="2025-05-12T09:37:00Z" w16du:dateUtc="2025-05-12T13:37:00Z">
          <w:pPr>
            <w:pStyle w:val="BodyText"/>
          </w:pPr>
        </w:pPrChange>
      </w:pPr>
      <w:del w:id="660" w:author="Coles, Nicholas A." w:date="2025-05-12T09:37:00Z" w16du:dateUtc="2025-05-12T13:37:00Z">
        <w:r w:rsidDel="00937499">
          <w:delText xml:space="preserve">Even after averaging across a large number of noisy forecasts (ICC = 0.22, </w:delText>
        </w:r>
        <w:r w:rsidDel="00937499">
          <w:rPr>
            <w:i/>
            <w:iCs/>
          </w:rPr>
          <w:delText>M</w:delText>
        </w:r>
        <w:r w:rsidDel="00937499">
          <w:delText xml:space="preserve"> = 0.74, </w:delText>
        </w:r>
        <w:r w:rsidDel="00937499">
          <w:rPr>
            <w:i/>
            <w:iCs/>
          </w:rPr>
          <w:delText>SD</w:delText>
        </w:r>
        <w:r w:rsidDel="00937499">
          <w:delText xml:space="preserve"> = 0.41), we also failed to find that participants were able to predict the magnitude of demand effects, </w:delText>
        </w:r>
      </w:del>
      <m:oMath>
        <m:r>
          <w:del w:id="661" w:author="Coles, Nicholas A." w:date="2025-05-12T09:37:00Z" w16du:dateUtc="2025-05-12T13:37:00Z">
            <w:rPr>
              <w:rFonts w:ascii="Cambria Math" w:hAnsi="Cambria Math"/>
            </w:rPr>
            <m:t>β</m:t>
          </w:del>
        </m:r>
      </m:oMath>
      <w:del w:id="662" w:author="Coles, Nicholas A." w:date="2025-05-12T09:37:00Z" w16du:dateUtc="2025-05-12T13:37:00Z">
        <w:r w:rsidDel="00937499">
          <w:delText xml:space="preserve"> = 0.07, 95% CI [-0.06, 0.21], </w:delText>
        </w:r>
      </w:del>
      <m:oMath>
        <m:r>
          <w:del w:id="663" w:author="Coles, Nicholas A." w:date="2025-05-12T09:37:00Z" w16du:dateUtc="2025-05-12T13:37:00Z">
            <w:rPr>
              <w:rFonts w:ascii="Cambria Math" w:hAnsi="Cambria Math"/>
            </w:rPr>
            <m:t>t</m:t>
          </w:del>
        </m:r>
      </m:oMath>
      <w:del w:id="664" w:author="Coles, Nicholas A." w:date="2025-05-12T09:37:00Z" w16du:dateUtc="2025-05-12T13:37:00Z">
        <w:r w:rsidDel="00937499">
          <w:delText xml:space="preserve">(12.66) = 1.14, </w:delText>
        </w:r>
      </w:del>
      <m:oMath>
        <m:r>
          <w:del w:id="665" w:author="Coles, Nicholas A." w:date="2025-05-12T09:37:00Z" w16du:dateUtc="2025-05-12T13:37:00Z">
            <w:rPr>
              <w:rFonts w:ascii="Cambria Math" w:hAnsi="Cambria Math"/>
            </w:rPr>
            <m:t>p</m:t>
          </w:del>
        </m:r>
      </m:oMath>
      <w:del w:id="666" w:author="Coles, Nicholas A." w:date="2025-05-12T09:37:00Z" w16du:dateUtc="2025-05-12T13:37:00Z">
        <w:r w:rsidDel="00937499">
          <w:delText xml:space="preserve"> = .274.</w:delText>
        </w:r>
      </w:del>
    </w:p>
    <w:p w14:paraId="7502B073" w14:textId="1E5815F0" w:rsidR="001E6401" w:rsidRPr="00BA47C3" w:rsidDel="00937499" w:rsidRDefault="00000000">
      <w:pPr>
        <w:pStyle w:val="FirstParagraph"/>
        <w:rPr>
          <w:del w:id="667" w:author="Coles, Nicholas A." w:date="2025-05-12T09:37:00Z" w16du:dateUtc="2025-05-12T13:37:00Z"/>
        </w:rPr>
        <w:pPrChange w:id="668" w:author="Coles, Nicholas A." w:date="2025-05-12T09:37:00Z" w16du:dateUtc="2025-05-12T13:37:00Z">
          <w:pPr>
            <w:pStyle w:val="TableCaption"/>
          </w:pPr>
        </w:pPrChange>
      </w:pPr>
      <w:bookmarkStart w:id="669" w:name="tab:unnamed-chunk-1"/>
      <w:bookmarkEnd w:id="669"/>
      <w:del w:id="670" w:author="Coles, Nicholas A." w:date="2025-05-12T09:37:00Z" w16du:dateUtc="2025-05-12T13:37:00Z">
        <w:r w:rsidRPr="00BA47C3" w:rsidDel="00937499">
          <w:delText xml:space="preserve">Table </w:delText>
        </w:r>
        <w:r w:rsidR="00BA47C3" w:rsidRPr="00BA47C3" w:rsidDel="00937499">
          <w:delText xml:space="preserve">2. </w:delText>
        </w:r>
        <w:r w:rsidRPr="00BA47C3" w:rsidDel="00937499">
          <w:delText>Participant rating moderator analyses</w:delText>
        </w:r>
      </w:del>
    </w:p>
    <w:tbl>
      <w:tblPr>
        <w:tblStyle w:val="Table"/>
        <w:tblW w:w="0" w:type="auto"/>
        <w:jc w:val="left"/>
        <w:tblLook w:val="0020" w:firstRow="1" w:lastRow="0" w:firstColumn="0" w:lastColumn="0" w:noHBand="0" w:noVBand="0"/>
      </w:tblPr>
      <w:tblGrid>
        <w:gridCol w:w="2129"/>
        <w:gridCol w:w="1079"/>
        <w:gridCol w:w="1191"/>
        <w:gridCol w:w="1247"/>
        <w:gridCol w:w="1266"/>
        <w:gridCol w:w="1247"/>
        <w:gridCol w:w="1247"/>
      </w:tblGrid>
      <w:tr w:rsidR="001E6401" w:rsidDel="00937499" w14:paraId="04EE20BE" w14:textId="51C87AAB" w:rsidTr="00BA47C3">
        <w:trPr>
          <w:cnfStyle w:val="100000000000" w:firstRow="1" w:lastRow="0" w:firstColumn="0" w:lastColumn="0" w:oddVBand="0" w:evenVBand="0" w:oddHBand="0" w:evenHBand="0" w:firstRowFirstColumn="0" w:firstRowLastColumn="0" w:lastRowFirstColumn="0" w:lastRowLastColumn="0"/>
          <w:tblHeader/>
          <w:jc w:val="left"/>
          <w:del w:id="671" w:author="Coles, Nicholas A." w:date="2025-05-12T09:37:00Z"/>
        </w:trPr>
        <w:tc>
          <w:tcPr>
            <w:tcW w:w="0" w:type="auto"/>
          </w:tcPr>
          <w:p w14:paraId="03382DA2" w14:textId="3CADB3ED" w:rsidR="001E6401" w:rsidDel="00937499" w:rsidRDefault="00000000">
            <w:pPr>
              <w:pStyle w:val="FirstParagraph"/>
              <w:rPr>
                <w:del w:id="672" w:author="Coles, Nicholas A." w:date="2025-05-12T09:37:00Z" w16du:dateUtc="2025-05-12T13:37:00Z"/>
              </w:rPr>
              <w:pPrChange w:id="673" w:author="Coles, Nicholas A." w:date="2025-05-12T09:37:00Z" w16du:dateUtc="2025-05-12T13:37:00Z">
                <w:pPr>
                  <w:pStyle w:val="Compact"/>
                </w:pPr>
              </w:pPrChange>
            </w:pPr>
            <w:del w:id="674" w:author="Coles, Nicholas A." w:date="2025-05-12T09:37:00Z" w16du:dateUtc="2025-05-12T13:37:00Z">
              <w:r w:rsidDel="00937499">
                <w:delText>Moderator</w:delText>
              </w:r>
            </w:del>
          </w:p>
        </w:tc>
        <w:tc>
          <w:tcPr>
            <w:tcW w:w="0" w:type="auto"/>
          </w:tcPr>
          <w:p w14:paraId="1D3B4B16" w14:textId="19CE0934" w:rsidR="001E6401" w:rsidRPr="00BA47C3" w:rsidDel="00937499" w:rsidRDefault="00000000">
            <w:pPr>
              <w:pStyle w:val="FirstParagraph"/>
              <w:rPr>
                <w:del w:id="675" w:author="Coles, Nicholas A." w:date="2025-05-12T09:37:00Z" w16du:dateUtc="2025-05-12T13:37:00Z"/>
                <w:i/>
                <w:iCs/>
              </w:rPr>
              <w:pPrChange w:id="676" w:author="Coles, Nicholas A." w:date="2025-05-12T09:37:00Z" w16du:dateUtc="2025-05-12T13:37:00Z">
                <w:pPr>
                  <w:pStyle w:val="Compact"/>
                </w:pPr>
              </w:pPrChange>
            </w:pPr>
            <w:del w:id="677" w:author="Coles, Nicholas A." w:date="2025-05-12T09:37:00Z" w16du:dateUtc="2025-05-12T13:37:00Z">
              <w:r w:rsidRPr="00BA47C3" w:rsidDel="00937499">
                <w:rPr>
                  <w:i/>
                  <w:iCs/>
                </w:rPr>
                <w:delText>s</w:delText>
              </w:r>
            </w:del>
          </w:p>
        </w:tc>
        <w:tc>
          <w:tcPr>
            <w:tcW w:w="0" w:type="auto"/>
          </w:tcPr>
          <w:p w14:paraId="06BC5D6B" w14:textId="1676531C" w:rsidR="001E6401" w:rsidRPr="00BA47C3" w:rsidDel="00937499" w:rsidRDefault="00000000">
            <w:pPr>
              <w:pStyle w:val="FirstParagraph"/>
              <w:rPr>
                <w:del w:id="678" w:author="Coles, Nicholas A." w:date="2025-05-12T09:37:00Z" w16du:dateUtc="2025-05-12T13:37:00Z"/>
                <w:i/>
                <w:iCs/>
              </w:rPr>
              <w:pPrChange w:id="679" w:author="Coles, Nicholas A." w:date="2025-05-12T09:37:00Z" w16du:dateUtc="2025-05-12T13:37:00Z">
                <w:pPr>
                  <w:pStyle w:val="Compact"/>
                </w:pPr>
              </w:pPrChange>
            </w:pPr>
            <w:del w:id="680" w:author="Coles, Nicholas A." w:date="2025-05-12T09:37:00Z" w16du:dateUtc="2025-05-12T13:37:00Z">
              <w:r w:rsidRPr="00BA47C3" w:rsidDel="00937499">
                <w:rPr>
                  <w:i/>
                  <w:iCs/>
                </w:rPr>
                <w:delText>k</w:delText>
              </w:r>
            </w:del>
          </w:p>
        </w:tc>
        <w:tc>
          <w:tcPr>
            <w:tcW w:w="0" w:type="auto"/>
          </w:tcPr>
          <w:p w14:paraId="035894DC" w14:textId="615D60F8" w:rsidR="001E6401" w:rsidRPr="00BA47C3" w:rsidDel="00937499" w:rsidRDefault="00BA47C3">
            <w:pPr>
              <w:pStyle w:val="FirstParagraph"/>
              <w:rPr>
                <w:del w:id="681" w:author="Coles, Nicholas A." w:date="2025-05-12T09:37:00Z" w16du:dateUtc="2025-05-12T13:37:00Z"/>
                <w:i/>
                <w:iCs/>
              </w:rPr>
              <w:pPrChange w:id="682" w:author="Coles, Nicholas A." w:date="2025-05-12T09:37:00Z" w16du:dateUtc="2025-05-12T13:37:00Z">
                <w:pPr>
                  <w:pStyle w:val="Compact"/>
                </w:pPr>
              </w:pPrChange>
            </w:pPr>
            <w:del w:id="683" w:author="Coles, Nicholas A." w:date="2025-05-12T09:37:00Z" w16du:dateUtc="2025-05-12T13:37:00Z">
              <w:r w:rsidRPr="00BA47C3" w:rsidDel="00937499">
                <w:rPr>
                  <w:i/>
                  <w:iCs/>
                </w:rPr>
                <w:delText>β</w:delText>
              </w:r>
            </w:del>
          </w:p>
        </w:tc>
        <w:tc>
          <w:tcPr>
            <w:tcW w:w="0" w:type="auto"/>
          </w:tcPr>
          <w:p w14:paraId="78537E3B" w14:textId="6E793167" w:rsidR="001E6401" w:rsidDel="00937499" w:rsidRDefault="00000000">
            <w:pPr>
              <w:pStyle w:val="FirstParagraph"/>
              <w:rPr>
                <w:del w:id="684" w:author="Coles, Nicholas A." w:date="2025-05-12T09:37:00Z" w16du:dateUtc="2025-05-12T13:37:00Z"/>
              </w:rPr>
              <w:pPrChange w:id="685" w:author="Coles, Nicholas A." w:date="2025-05-12T09:37:00Z" w16du:dateUtc="2025-05-12T13:37:00Z">
                <w:pPr>
                  <w:pStyle w:val="Compact"/>
                </w:pPr>
              </w:pPrChange>
            </w:pPr>
            <w:del w:id="686" w:author="Coles, Nicholas A." w:date="2025-05-12T09:37:00Z" w16du:dateUtc="2025-05-12T13:37:00Z">
              <w:r w:rsidDel="00937499">
                <w:delText>95% CI</w:delText>
              </w:r>
            </w:del>
          </w:p>
        </w:tc>
        <w:tc>
          <w:tcPr>
            <w:tcW w:w="0" w:type="auto"/>
          </w:tcPr>
          <w:p w14:paraId="361E941F" w14:textId="707B8633" w:rsidR="001E6401" w:rsidRPr="00BA47C3" w:rsidDel="00937499" w:rsidRDefault="00000000">
            <w:pPr>
              <w:pStyle w:val="FirstParagraph"/>
              <w:rPr>
                <w:del w:id="687" w:author="Coles, Nicholas A." w:date="2025-05-12T09:37:00Z" w16du:dateUtc="2025-05-12T13:37:00Z"/>
                <w:i/>
                <w:iCs/>
              </w:rPr>
              <w:pPrChange w:id="688" w:author="Coles, Nicholas A." w:date="2025-05-12T09:37:00Z" w16du:dateUtc="2025-05-12T13:37:00Z">
                <w:pPr>
                  <w:pStyle w:val="Compact"/>
                </w:pPr>
              </w:pPrChange>
            </w:pPr>
            <w:del w:id="689" w:author="Coles, Nicholas A." w:date="2025-05-12T09:37:00Z" w16du:dateUtc="2025-05-12T13:37:00Z">
              <w:r w:rsidRPr="00BA47C3" w:rsidDel="00937499">
                <w:rPr>
                  <w:i/>
                  <w:iCs/>
                </w:rPr>
                <w:delText>F</w:delText>
              </w:r>
            </w:del>
          </w:p>
        </w:tc>
        <w:tc>
          <w:tcPr>
            <w:tcW w:w="0" w:type="auto"/>
          </w:tcPr>
          <w:p w14:paraId="4E25384F" w14:textId="7B38EC26" w:rsidR="001E6401" w:rsidRPr="00BA47C3" w:rsidDel="00937499" w:rsidRDefault="00000000">
            <w:pPr>
              <w:pStyle w:val="FirstParagraph"/>
              <w:rPr>
                <w:del w:id="690" w:author="Coles, Nicholas A." w:date="2025-05-12T09:37:00Z" w16du:dateUtc="2025-05-12T13:37:00Z"/>
                <w:i/>
                <w:iCs/>
              </w:rPr>
              <w:pPrChange w:id="691" w:author="Coles, Nicholas A." w:date="2025-05-12T09:37:00Z" w16du:dateUtc="2025-05-12T13:37:00Z">
                <w:pPr>
                  <w:pStyle w:val="Compact"/>
                </w:pPr>
              </w:pPrChange>
            </w:pPr>
            <w:del w:id="692" w:author="Coles, Nicholas A." w:date="2025-05-12T09:37:00Z" w16du:dateUtc="2025-05-12T13:37:00Z">
              <w:r w:rsidRPr="00BA47C3" w:rsidDel="00937499">
                <w:rPr>
                  <w:i/>
                  <w:iCs/>
                </w:rPr>
                <w:delText>p</w:delText>
              </w:r>
            </w:del>
          </w:p>
        </w:tc>
      </w:tr>
      <w:tr w:rsidR="001E6401" w:rsidDel="00937499" w14:paraId="4A2283E9" w14:textId="085A756F" w:rsidTr="00BA47C3">
        <w:trPr>
          <w:jc w:val="left"/>
          <w:del w:id="693" w:author="Coles, Nicholas A." w:date="2025-05-12T09:37:00Z"/>
        </w:trPr>
        <w:tc>
          <w:tcPr>
            <w:tcW w:w="0" w:type="auto"/>
          </w:tcPr>
          <w:p w14:paraId="3E6ADE08" w14:textId="6F644DF7" w:rsidR="001E6401" w:rsidDel="00937499" w:rsidRDefault="00000000">
            <w:pPr>
              <w:pStyle w:val="FirstParagraph"/>
              <w:rPr>
                <w:del w:id="694" w:author="Coles, Nicholas A." w:date="2025-05-12T09:37:00Z" w16du:dateUtc="2025-05-12T13:37:00Z"/>
              </w:rPr>
              <w:pPrChange w:id="695" w:author="Coles, Nicholas A." w:date="2025-05-12T09:37:00Z" w16du:dateUtc="2025-05-12T13:37:00Z">
                <w:pPr>
                  <w:pStyle w:val="Compact"/>
                </w:pPr>
              </w:pPrChange>
            </w:pPr>
            <w:del w:id="696" w:author="Coles, Nicholas A." w:date="2025-05-12T09:37:00Z" w16du:dateUtc="2025-05-12T13:37:00Z">
              <w:r w:rsidDel="00937499">
                <w:delText>predicted demand effects</w:delText>
              </w:r>
            </w:del>
          </w:p>
        </w:tc>
        <w:tc>
          <w:tcPr>
            <w:tcW w:w="0" w:type="auto"/>
          </w:tcPr>
          <w:p w14:paraId="24D4BDE9" w14:textId="5AA719C4" w:rsidR="001E6401" w:rsidDel="00937499" w:rsidRDefault="00000000">
            <w:pPr>
              <w:pStyle w:val="FirstParagraph"/>
              <w:rPr>
                <w:del w:id="697" w:author="Coles, Nicholas A." w:date="2025-05-12T09:37:00Z" w16du:dateUtc="2025-05-12T13:37:00Z"/>
              </w:rPr>
              <w:pPrChange w:id="698" w:author="Coles, Nicholas A." w:date="2025-05-12T09:37:00Z" w16du:dateUtc="2025-05-12T13:37:00Z">
                <w:pPr>
                  <w:pStyle w:val="Compact"/>
                </w:pPr>
              </w:pPrChange>
            </w:pPr>
            <w:del w:id="699" w:author="Coles, Nicholas A." w:date="2025-05-12T09:37:00Z" w16du:dateUtc="2025-05-12T13:37:00Z">
              <w:r w:rsidDel="00937499">
                <w:delText>36</w:delText>
              </w:r>
            </w:del>
          </w:p>
        </w:tc>
        <w:tc>
          <w:tcPr>
            <w:tcW w:w="0" w:type="auto"/>
          </w:tcPr>
          <w:p w14:paraId="108667CB" w14:textId="6FCD8A4E" w:rsidR="001E6401" w:rsidDel="00937499" w:rsidRDefault="00000000">
            <w:pPr>
              <w:pStyle w:val="FirstParagraph"/>
              <w:rPr>
                <w:del w:id="700" w:author="Coles, Nicholas A." w:date="2025-05-12T09:37:00Z" w16du:dateUtc="2025-05-12T13:37:00Z"/>
              </w:rPr>
              <w:pPrChange w:id="701" w:author="Coles, Nicholas A." w:date="2025-05-12T09:37:00Z" w16du:dateUtc="2025-05-12T13:37:00Z">
                <w:pPr>
                  <w:pStyle w:val="Compact"/>
                </w:pPr>
              </w:pPrChange>
            </w:pPr>
            <w:del w:id="702" w:author="Coles, Nicholas A." w:date="2025-05-12T09:37:00Z" w16du:dateUtc="2025-05-12T13:37:00Z">
              <w:r w:rsidDel="00937499">
                <w:delText>151</w:delText>
              </w:r>
            </w:del>
          </w:p>
        </w:tc>
        <w:tc>
          <w:tcPr>
            <w:tcW w:w="0" w:type="auto"/>
          </w:tcPr>
          <w:p w14:paraId="0F48898D" w14:textId="15DC7F2A" w:rsidR="001E6401" w:rsidDel="00937499" w:rsidRDefault="00000000">
            <w:pPr>
              <w:pStyle w:val="FirstParagraph"/>
              <w:rPr>
                <w:del w:id="703" w:author="Coles, Nicholas A." w:date="2025-05-12T09:37:00Z" w16du:dateUtc="2025-05-12T13:37:00Z"/>
              </w:rPr>
              <w:pPrChange w:id="704" w:author="Coles, Nicholas A." w:date="2025-05-12T09:37:00Z" w16du:dateUtc="2025-05-12T13:37:00Z">
                <w:pPr>
                  <w:pStyle w:val="Compact"/>
                </w:pPr>
              </w:pPrChange>
            </w:pPr>
            <w:del w:id="705" w:author="Coles, Nicholas A." w:date="2025-05-12T09:37:00Z" w16du:dateUtc="2025-05-12T13:37:00Z">
              <w:r w:rsidDel="00937499">
                <w:delText>0.07</w:delText>
              </w:r>
            </w:del>
          </w:p>
        </w:tc>
        <w:tc>
          <w:tcPr>
            <w:tcW w:w="0" w:type="auto"/>
          </w:tcPr>
          <w:p w14:paraId="6CD19F8A" w14:textId="7A1B7EA5" w:rsidR="001E6401" w:rsidDel="00937499" w:rsidRDefault="00000000">
            <w:pPr>
              <w:pStyle w:val="FirstParagraph"/>
              <w:rPr>
                <w:del w:id="706" w:author="Coles, Nicholas A." w:date="2025-05-12T09:37:00Z" w16du:dateUtc="2025-05-12T13:37:00Z"/>
              </w:rPr>
              <w:pPrChange w:id="707" w:author="Coles, Nicholas A." w:date="2025-05-12T09:37:00Z" w16du:dateUtc="2025-05-12T13:37:00Z">
                <w:pPr>
                  <w:pStyle w:val="Compact"/>
                </w:pPr>
              </w:pPrChange>
            </w:pPr>
            <w:del w:id="708" w:author="Coles, Nicholas A." w:date="2025-05-12T09:37:00Z" w16du:dateUtc="2025-05-12T13:37:00Z">
              <w:r w:rsidDel="00937499">
                <w:delText>[-0.06, 0.21]</w:delText>
              </w:r>
            </w:del>
          </w:p>
        </w:tc>
        <w:tc>
          <w:tcPr>
            <w:tcW w:w="0" w:type="auto"/>
          </w:tcPr>
          <w:p w14:paraId="40E26F9D" w14:textId="3BE860AE" w:rsidR="001E6401" w:rsidDel="00937499" w:rsidRDefault="00000000">
            <w:pPr>
              <w:pStyle w:val="FirstParagraph"/>
              <w:rPr>
                <w:del w:id="709" w:author="Coles, Nicholas A." w:date="2025-05-12T09:37:00Z" w16du:dateUtc="2025-05-12T13:37:00Z"/>
              </w:rPr>
              <w:pPrChange w:id="710" w:author="Coles, Nicholas A." w:date="2025-05-12T09:37:00Z" w16du:dateUtc="2025-05-12T13:37:00Z">
                <w:pPr>
                  <w:pStyle w:val="Compact"/>
                </w:pPr>
              </w:pPrChange>
            </w:pPr>
            <w:del w:id="711" w:author="Coles, Nicholas A." w:date="2025-05-12T09:37:00Z" w16du:dateUtc="2025-05-12T13:37:00Z">
              <w:r w:rsidDel="00937499">
                <w:delText>1.31</w:delText>
              </w:r>
            </w:del>
          </w:p>
        </w:tc>
        <w:tc>
          <w:tcPr>
            <w:tcW w:w="0" w:type="auto"/>
          </w:tcPr>
          <w:p w14:paraId="49E0A4E3" w14:textId="74FF7C8F" w:rsidR="001E6401" w:rsidDel="00937499" w:rsidRDefault="00000000">
            <w:pPr>
              <w:pStyle w:val="FirstParagraph"/>
              <w:rPr>
                <w:del w:id="712" w:author="Coles, Nicholas A." w:date="2025-05-12T09:37:00Z" w16du:dateUtc="2025-05-12T13:37:00Z"/>
              </w:rPr>
              <w:pPrChange w:id="713" w:author="Coles, Nicholas A." w:date="2025-05-12T09:37:00Z" w16du:dateUtc="2025-05-12T13:37:00Z">
                <w:pPr>
                  <w:pStyle w:val="Compact"/>
                </w:pPr>
              </w:pPrChange>
            </w:pPr>
            <w:del w:id="714" w:author="Coles, Nicholas A." w:date="2025-05-12T09:37:00Z" w16du:dateUtc="2025-05-12T13:37:00Z">
              <w:r w:rsidDel="00937499">
                <w:delText>.274</w:delText>
              </w:r>
            </w:del>
          </w:p>
        </w:tc>
      </w:tr>
      <w:tr w:rsidR="001E6401" w:rsidDel="00937499" w14:paraId="1F0F9838" w14:textId="476BB3E7" w:rsidTr="00BA47C3">
        <w:trPr>
          <w:jc w:val="left"/>
          <w:del w:id="715" w:author="Coles, Nicholas A." w:date="2025-05-12T09:37:00Z"/>
        </w:trPr>
        <w:tc>
          <w:tcPr>
            <w:tcW w:w="0" w:type="auto"/>
          </w:tcPr>
          <w:p w14:paraId="292B6D9E" w14:textId="73D23161" w:rsidR="001E6401" w:rsidDel="00937499" w:rsidRDefault="00000000">
            <w:pPr>
              <w:pStyle w:val="FirstParagraph"/>
              <w:rPr>
                <w:del w:id="716" w:author="Coles, Nicholas A." w:date="2025-05-12T09:37:00Z" w16du:dateUtc="2025-05-12T13:37:00Z"/>
              </w:rPr>
              <w:pPrChange w:id="717" w:author="Coles, Nicholas A." w:date="2025-05-12T09:37:00Z" w16du:dateUtc="2025-05-12T13:37:00Z">
                <w:pPr>
                  <w:pStyle w:val="Compact"/>
                </w:pPr>
              </w:pPrChange>
            </w:pPr>
            <w:del w:id="718" w:author="Coles, Nicholas A." w:date="2025-05-12T09:37:00Z" w16du:dateUtc="2025-05-12T13:37:00Z">
              <w:r w:rsidDel="00937499">
                <w:delText>understanding of study hypothesis</w:delText>
              </w:r>
            </w:del>
          </w:p>
        </w:tc>
        <w:tc>
          <w:tcPr>
            <w:tcW w:w="0" w:type="auto"/>
          </w:tcPr>
          <w:p w14:paraId="0219166D" w14:textId="3822B95E" w:rsidR="001E6401" w:rsidDel="00937499" w:rsidRDefault="00000000">
            <w:pPr>
              <w:pStyle w:val="FirstParagraph"/>
              <w:rPr>
                <w:del w:id="719" w:author="Coles, Nicholas A." w:date="2025-05-12T09:37:00Z" w16du:dateUtc="2025-05-12T13:37:00Z"/>
              </w:rPr>
              <w:pPrChange w:id="720" w:author="Coles, Nicholas A." w:date="2025-05-12T09:37:00Z" w16du:dateUtc="2025-05-12T13:37:00Z">
                <w:pPr>
                  <w:pStyle w:val="Compact"/>
                </w:pPr>
              </w:pPrChange>
            </w:pPr>
            <w:del w:id="721" w:author="Coles, Nicholas A." w:date="2025-05-12T09:37:00Z" w16du:dateUtc="2025-05-12T13:37:00Z">
              <w:r w:rsidDel="00937499">
                <w:delText>36</w:delText>
              </w:r>
            </w:del>
          </w:p>
        </w:tc>
        <w:tc>
          <w:tcPr>
            <w:tcW w:w="0" w:type="auto"/>
          </w:tcPr>
          <w:p w14:paraId="177E06C7" w14:textId="2E56C637" w:rsidR="001E6401" w:rsidDel="00937499" w:rsidRDefault="00000000">
            <w:pPr>
              <w:pStyle w:val="FirstParagraph"/>
              <w:rPr>
                <w:del w:id="722" w:author="Coles, Nicholas A." w:date="2025-05-12T09:37:00Z" w16du:dateUtc="2025-05-12T13:37:00Z"/>
              </w:rPr>
              <w:pPrChange w:id="723" w:author="Coles, Nicholas A." w:date="2025-05-12T09:37:00Z" w16du:dateUtc="2025-05-12T13:37:00Z">
                <w:pPr>
                  <w:pStyle w:val="Compact"/>
                </w:pPr>
              </w:pPrChange>
            </w:pPr>
            <w:del w:id="724" w:author="Coles, Nicholas A." w:date="2025-05-12T09:37:00Z" w16du:dateUtc="2025-05-12T13:37:00Z">
              <w:r w:rsidDel="00937499">
                <w:delText>151</w:delText>
              </w:r>
            </w:del>
          </w:p>
        </w:tc>
        <w:tc>
          <w:tcPr>
            <w:tcW w:w="0" w:type="auto"/>
          </w:tcPr>
          <w:p w14:paraId="58D6B618" w14:textId="3E55C90F" w:rsidR="001E6401" w:rsidDel="00937499" w:rsidRDefault="00000000">
            <w:pPr>
              <w:pStyle w:val="FirstParagraph"/>
              <w:rPr>
                <w:del w:id="725" w:author="Coles, Nicholas A." w:date="2025-05-12T09:37:00Z" w16du:dateUtc="2025-05-12T13:37:00Z"/>
              </w:rPr>
              <w:pPrChange w:id="726" w:author="Coles, Nicholas A." w:date="2025-05-12T09:37:00Z" w16du:dateUtc="2025-05-12T13:37:00Z">
                <w:pPr>
                  <w:pStyle w:val="Compact"/>
                </w:pPr>
              </w:pPrChange>
            </w:pPr>
            <w:del w:id="727" w:author="Coles, Nicholas A." w:date="2025-05-12T09:37:00Z" w16du:dateUtc="2025-05-12T13:37:00Z">
              <w:r w:rsidDel="00937499">
                <w:delText>0.14</w:delText>
              </w:r>
            </w:del>
          </w:p>
        </w:tc>
        <w:tc>
          <w:tcPr>
            <w:tcW w:w="0" w:type="auto"/>
          </w:tcPr>
          <w:p w14:paraId="4014913C" w14:textId="694C4299" w:rsidR="001E6401" w:rsidDel="00937499" w:rsidRDefault="00000000">
            <w:pPr>
              <w:pStyle w:val="FirstParagraph"/>
              <w:rPr>
                <w:del w:id="728" w:author="Coles, Nicholas A." w:date="2025-05-12T09:37:00Z" w16du:dateUtc="2025-05-12T13:37:00Z"/>
              </w:rPr>
              <w:pPrChange w:id="729" w:author="Coles, Nicholas A." w:date="2025-05-12T09:37:00Z" w16du:dateUtc="2025-05-12T13:37:00Z">
                <w:pPr>
                  <w:pStyle w:val="Compact"/>
                </w:pPr>
              </w:pPrChange>
            </w:pPr>
            <w:del w:id="730" w:author="Coles, Nicholas A." w:date="2025-05-12T09:37:00Z" w16du:dateUtc="2025-05-12T13:37:00Z">
              <w:r w:rsidDel="00937499">
                <w:delText>[-0.02, 0.31]</w:delText>
              </w:r>
            </w:del>
          </w:p>
        </w:tc>
        <w:tc>
          <w:tcPr>
            <w:tcW w:w="0" w:type="auto"/>
          </w:tcPr>
          <w:p w14:paraId="70146E74" w14:textId="01EEF37E" w:rsidR="001E6401" w:rsidDel="00937499" w:rsidRDefault="00000000">
            <w:pPr>
              <w:pStyle w:val="FirstParagraph"/>
              <w:rPr>
                <w:del w:id="731" w:author="Coles, Nicholas A." w:date="2025-05-12T09:37:00Z" w16du:dateUtc="2025-05-12T13:37:00Z"/>
              </w:rPr>
              <w:pPrChange w:id="732" w:author="Coles, Nicholas A." w:date="2025-05-12T09:37:00Z" w16du:dateUtc="2025-05-12T13:37:00Z">
                <w:pPr>
                  <w:pStyle w:val="Compact"/>
                </w:pPr>
              </w:pPrChange>
            </w:pPr>
            <w:del w:id="733" w:author="Coles, Nicholas A." w:date="2025-05-12T09:37:00Z" w16du:dateUtc="2025-05-12T13:37:00Z">
              <w:r w:rsidDel="00937499">
                <w:delText>3.96</w:delText>
              </w:r>
            </w:del>
          </w:p>
        </w:tc>
        <w:tc>
          <w:tcPr>
            <w:tcW w:w="0" w:type="auto"/>
          </w:tcPr>
          <w:p w14:paraId="5ADE592A" w14:textId="5F472538" w:rsidR="001E6401" w:rsidDel="00937499" w:rsidRDefault="00000000">
            <w:pPr>
              <w:pStyle w:val="FirstParagraph"/>
              <w:rPr>
                <w:del w:id="734" w:author="Coles, Nicholas A." w:date="2025-05-12T09:37:00Z" w16du:dateUtc="2025-05-12T13:37:00Z"/>
              </w:rPr>
              <w:pPrChange w:id="735" w:author="Coles, Nicholas A." w:date="2025-05-12T09:37:00Z" w16du:dateUtc="2025-05-12T13:37:00Z">
                <w:pPr>
                  <w:pStyle w:val="Compact"/>
                </w:pPr>
              </w:pPrChange>
            </w:pPr>
            <w:del w:id="736" w:author="Coles, Nicholas A." w:date="2025-05-12T09:37:00Z" w16du:dateUtc="2025-05-12T13:37:00Z">
              <w:r w:rsidDel="00937499">
                <w:delText>.081</w:delText>
              </w:r>
            </w:del>
          </w:p>
        </w:tc>
      </w:tr>
      <w:tr w:rsidR="001E6401" w:rsidDel="00937499" w14:paraId="415D97E1" w14:textId="2E40121A" w:rsidTr="00BA47C3">
        <w:trPr>
          <w:jc w:val="left"/>
          <w:del w:id="737" w:author="Coles, Nicholas A." w:date="2025-05-12T09:37:00Z"/>
        </w:trPr>
        <w:tc>
          <w:tcPr>
            <w:tcW w:w="0" w:type="auto"/>
          </w:tcPr>
          <w:p w14:paraId="344F6EC4" w14:textId="2C1BDAE4" w:rsidR="001E6401" w:rsidDel="00937499" w:rsidRDefault="00000000">
            <w:pPr>
              <w:pStyle w:val="FirstParagraph"/>
              <w:rPr>
                <w:del w:id="738" w:author="Coles, Nicholas A." w:date="2025-05-12T09:37:00Z" w16du:dateUtc="2025-05-12T13:37:00Z"/>
              </w:rPr>
              <w:pPrChange w:id="739" w:author="Coles, Nicholas A." w:date="2025-05-12T09:37:00Z" w16du:dateUtc="2025-05-12T13:37:00Z">
                <w:pPr>
                  <w:pStyle w:val="Compact"/>
                </w:pPr>
              </w:pPrChange>
            </w:pPr>
            <w:del w:id="740" w:author="Coles, Nicholas A." w:date="2025-05-12T09:37:00Z" w16du:dateUtc="2025-05-12T13:37:00Z">
              <w:r w:rsidDel="00937499">
                <w:delText>motivation to adjust responses</w:delText>
              </w:r>
            </w:del>
          </w:p>
        </w:tc>
        <w:tc>
          <w:tcPr>
            <w:tcW w:w="0" w:type="auto"/>
          </w:tcPr>
          <w:p w14:paraId="6659278C" w14:textId="49AF3D51" w:rsidR="001E6401" w:rsidDel="00937499" w:rsidRDefault="00000000">
            <w:pPr>
              <w:pStyle w:val="FirstParagraph"/>
              <w:rPr>
                <w:del w:id="741" w:author="Coles, Nicholas A." w:date="2025-05-12T09:37:00Z" w16du:dateUtc="2025-05-12T13:37:00Z"/>
              </w:rPr>
              <w:pPrChange w:id="742" w:author="Coles, Nicholas A." w:date="2025-05-12T09:37:00Z" w16du:dateUtc="2025-05-12T13:37:00Z">
                <w:pPr>
                  <w:pStyle w:val="Compact"/>
                </w:pPr>
              </w:pPrChange>
            </w:pPr>
            <w:del w:id="743" w:author="Coles, Nicholas A." w:date="2025-05-12T09:37:00Z" w16du:dateUtc="2025-05-12T13:37:00Z">
              <w:r w:rsidDel="00937499">
                <w:delText>36</w:delText>
              </w:r>
            </w:del>
          </w:p>
        </w:tc>
        <w:tc>
          <w:tcPr>
            <w:tcW w:w="0" w:type="auto"/>
          </w:tcPr>
          <w:p w14:paraId="054F179B" w14:textId="65339D90" w:rsidR="001E6401" w:rsidDel="00937499" w:rsidRDefault="00000000">
            <w:pPr>
              <w:pStyle w:val="FirstParagraph"/>
              <w:rPr>
                <w:del w:id="744" w:author="Coles, Nicholas A." w:date="2025-05-12T09:37:00Z" w16du:dateUtc="2025-05-12T13:37:00Z"/>
              </w:rPr>
              <w:pPrChange w:id="745" w:author="Coles, Nicholas A." w:date="2025-05-12T09:37:00Z" w16du:dateUtc="2025-05-12T13:37:00Z">
                <w:pPr>
                  <w:pStyle w:val="Compact"/>
                </w:pPr>
              </w:pPrChange>
            </w:pPr>
            <w:del w:id="746" w:author="Coles, Nicholas A." w:date="2025-05-12T09:37:00Z" w16du:dateUtc="2025-05-12T13:37:00Z">
              <w:r w:rsidDel="00937499">
                <w:delText>151</w:delText>
              </w:r>
            </w:del>
          </w:p>
        </w:tc>
        <w:tc>
          <w:tcPr>
            <w:tcW w:w="0" w:type="auto"/>
          </w:tcPr>
          <w:p w14:paraId="46493E72" w14:textId="4BC7263F" w:rsidR="001E6401" w:rsidDel="00937499" w:rsidRDefault="00000000">
            <w:pPr>
              <w:pStyle w:val="FirstParagraph"/>
              <w:rPr>
                <w:del w:id="747" w:author="Coles, Nicholas A." w:date="2025-05-12T09:37:00Z" w16du:dateUtc="2025-05-12T13:37:00Z"/>
              </w:rPr>
              <w:pPrChange w:id="748" w:author="Coles, Nicholas A." w:date="2025-05-12T09:37:00Z" w16du:dateUtc="2025-05-12T13:37:00Z">
                <w:pPr>
                  <w:pStyle w:val="Compact"/>
                </w:pPr>
              </w:pPrChange>
            </w:pPr>
            <w:del w:id="749" w:author="Coles, Nicholas A." w:date="2025-05-12T09:37:00Z" w16du:dateUtc="2025-05-12T13:37:00Z">
              <w:r w:rsidDel="00937499">
                <w:delText>0.01</w:delText>
              </w:r>
            </w:del>
          </w:p>
        </w:tc>
        <w:tc>
          <w:tcPr>
            <w:tcW w:w="0" w:type="auto"/>
          </w:tcPr>
          <w:p w14:paraId="02ED6A8B" w14:textId="21A2A981" w:rsidR="001E6401" w:rsidDel="00937499" w:rsidRDefault="00000000">
            <w:pPr>
              <w:pStyle w:val="FirstParagraph"/>
              <w:rPr>
                <w:del w:id="750" w:author="Coles, Nicholas A." w:date="2025-05-12T09:37:00Z" w16du:dateUtc="2025-05-12T13:37:00Z"/>
              </w:rPr>
              <w:pPrChange w:id="751" w:author="Coles, Nicholas A." w:date="2025-05-12T09:37:00Z" w16du:dateUtc="2025-05-12T13:37:00Z">
                <w:pPr>
                  <w:pStyle w:val="Compact"/>
                </w:pPr>
              </w:pPrChange>
            </w:pPr>
            <w:del w:id="752" w:author="Coles, Nicholas A." w:date="2025-05-12T09:37:00Z" w16du:dateUtc="2025-05-12T13:37:00Z">
              <w:r w:rsidDel="00937499">
                <w:delText>[-0.21, 0.22]</w:delText>
              </w:r>
            </w:del>
          </w:p>
        </w:tc>
        <w:tc>
          <w:tcPr>
            <w:tcW w:w="0" w:type="auto"/>
          </w:tcPr>
          <w:p w14:paraId="691D02C7" w14:textId="4E9366D4" w:rsidR="001E6401" w:rsidDel="00937499" w:rsidRDefault="00000000">
            <w:pPr>
              <w:pStyle w:val="FirstParagraph"/>
              <w:rPr>
                <w:del w:id="753" w:author="Coles, Nicholas A." w:date="2025-05-12T09:37:00Z" w16du:dateUtc="2025-05-12T13:37:00Z"/>
              </w:rPr>
              <w:pPrChange w:id="754" w:author="Coles, Nicholas A." w:date="2025-05-12T09:37:00Z" w16du:dateUtc="2025-05-12T13:37:00Z">
                <w:pPr>
                  <w:pStyle w:val="Compact"/>
                </w:pPr>
              </w:pPrChange>
            </w:pPr>
            <w:del w:id="755" w:author="Coles, Nicholas A." w:date="2025-05-12T09:37:00Z" w16du:dateUtc="2025-05-12T13:37:00Z">
              <w:r w:rsidDel="00937499">
                <w:delText>0.01</w:delText>
              </w:r>
            </w:del>
          </w:p>
        </w:tc>
        <w:tc>
          <w:tcPr>
            <w:tcW w:w="0" w:type="auto"/>
          </w:tcPr>
          <w:p w14:paraId="1900738D" w14:textId="36D1EB63" w:rsidR="001E6401" w:rsidDel="00937499" w:rsidRDefault="00000000">
            <w:pPr>
              <w:pStyle w:val="FirstParagraph"/>
              <w:rPr>
                <w:del w:id="756" w:author="Coles, Nicholas A." w:date="2025-05-12T09:37:00Z" w16du:dateUtc="2025-05-12T13:37:00Z"/>
              </w:rPr>
              <w:pPrChange w:id="757" w:author="Coles, Nicholas A." w:date="2025-05-12T09:37:00Z" w16du:dateUtc="2025-05-12T13:37:00Z">
                <w:pPr>
                  <w:pStyle w:val="Compact"/>
                </w:pPr>
              </w:pPrChange>
            </w:pPr>
            <w:del w:id="758" w:author="Coles, Nicholas A." w:date="2025-05-12T09:37:00Z" w16du:dateUtc="2025-05-12T13:37:00Z">
              <w:r w:rsidDel="00937499">
                <w:delText>.932</w:delText>
              </w:r>
            </w:del>
          </w:p>
        </w:tc>
      </w:tr>
      <w:tr w:rsidR="001E6401" w:rsidDel="00937499" w14:paraId="7FA5A78C" w14:textId="6274463C" w:rsidTr="00BA47C3">
        <w:trPr>
          <w:jc w:val="left"/>
          <w:del w:id="759" w:author="Coles, Nicholas A." w:date="2025-05-12T09:37:00Z"/>
        </w:trPr>
        <w:tc>
          <w:tcPr>
            <w:tcW w:w="0" w:type="auto"/>
          </w:tcPr>
          <w:p w14:paraId="3E985A4C" w14:textId="76DA75CD" w:rsidR="001E6401" w:rsidDel="00937499" w:rsidRDefault="00000000">
            <w:pPr>
              <w:pStyle w:val="FirstParagraph"/>
              <w:rPr>
                <w:del w:id="760" w:author="Coles, Nicholas A." w:date="2025-05-12T09:37:00Z" w16du:dateUtc="2025-05-12T13:37:00Z"/>
              </w:rPr>
              <w:pPrChange w:id="761" w:author="Coles, Nicholas A." w:date="2025-05-12T09:37:00Z" w16du:dateUtc="2025-05-12T13:37:00Z">
                <w:pPr>
                  <w:pStyle w:val="Compact"/>
                </w:pPr>
              </w:pPrChange>
            </w:pPr>
            <w:del w:id="762" w:author="Coles, Nicholas A." w:date="2025-05-12T09:37:00Z" w16du:dateUtc="2025-05-12T13:37:00Z">
              <w:r w:rsidDel="00937499">
                <w:delText>opportunity to adjust responses</w:delText>
              </w:r>
            </w:del>
          </w:p>
        </w:tc>
        <w:tc>
          <w:tcPr>
            <w:tcW w:w="0" w:type="auto"/>
          </w:tcPr>
          <w:p w14:paraId="75CCDAFD" w14:textId="5CFD2B0F" w:rsidR="001E6401" w:rsidDel="00937499" w:rsidRDefault="00000000">
            <w:pPr>
              <w:pStyle w:val="FirstParagraph"/>
              <w:rPr>
                <w:del w:id="763" w:author="Coles, Nicholas A." w:date="2025-05-12T09:37:00Z" w16du:dateUtc="2025-05-12T13:37:00Z"/>
              </w:rPr>
              <w:pPrChange w:id="764" w:author="Coles, Nicholas A." w:date="2025-05-12T09:37:00Z" w16du:dateUtc="2025-05-12T13:37:00Z">
                <w:pPr>
                  <w:pStyle w:val="Compact"/>
                </w:pPr>
              </w:pPrChange>
            </w:pPr>
            <w:del w:id="765" w:author="Coles, Nicholas A." w:date="2025-05-12T09:37:00Z" w16du:dateUtc="2025-05-12T13:37:00Z">
              <w:r w:rsidDel="00937499">
                <w:delText>36</w:delText>
              </w:r>
            </w:del>
          </w:p>
        </w:tc>
        <w:tc>
          <w:tcPr>
            <w:tcW w:w="0" w:type="auto"/>
          </w:tcPr>
          <w:p w14:paraId="4EFA23C1" w14:textId="2E459B41" w:rsidR="001E6401" w:rsidDel="00937499" w:rsidRDefault="00000000">
            <w:pPr>
              <w:pStyle w:val="FirstParagraph"/>
              <w:rPr>
                <w:del w:id="766" w:author="Coles, Nicholas A." w:date="2025-05-12T09:37:00Z" w16du:dateUtc="2025-05-12T13:37:00Z"/>
              </w:rPr>
              <w:pPrChange w:id="767" w:author="Coles, Nicholas A." w:date="2025-05-12T09:37:00Z" w16du:dateUtc="2025-05-12T13:37:00Z">
                <w:pPr>
                  <w:pStyle w:val="Compact"/>
                </w:pPr>
              </w:pPrChange>
            </w:pPr>
            <w:del w:id="768" w:author="Coles, Nicholas A." w:date="2025-05-12T09:37:00Z" w16du:dateUtc="2025-05-12T13:37:00Z">
              <w:r w:rsidDel="00937499">
                <w:delText>151</w:delText>
              </w:r>
            </w:del>
          </w:p>
        </w:tc>
        <w:tc>
          <w:tcPr>
            <w:tcW w:w="0" w:type="auto"/>
          </w:tcPr>
          <w:p w14:paraId="6D3A8917" w14:textId="27715D3B" w:rsidR="001E6401" w:rsidDel="00937499" w:rsidRDefault="00000000">
            <w:pPr>
              <w:pStyle w:val="FirstParagraph"/>
              <w:rPr>
                <w:del w:id="769" w:author="Coles, Nicholas A." w:date="2025-05-12T09:37:00Z" w16du:dateUtc="2025-05-12T13:37:00Z"/>
              </w:rPr>
              <w:pPrChange w:id="770" w:author="Coles, Nicholas A." w:date="2025-05-12T09:37:00Z" w16du:dateUtc="2025-05-12T13:37:00Z">
                <w:pPr>
                  <w:pStyle w:val="Compact"/>
                </w:pPr>
              </w:pPrChange>
            </w:pPr>
            <w:del w:id="771" w:author="Coles, Nicholas A." w:date="2025-05-12T09:37:00Z" w16du:dateUtc="2025-05-12T13:37:00Z">
              <w:r w:rsidDel="00937499">
                <w:delText>0.04</w:delText>
              </w:r>
            </w:del>
          </w:p>
        </w:tc>
        <w:tc>
          <w:tcPr>
            <w:tcW w:w="0" w:type="auto"/>
          </w:tcPr>
          <w:p w14:paraId="79AA195C" w14:textId="358AF0E1" w:rsidR="001E6401" w:rsidDel="00937499" w:rsidRDefault="00000000">
            <w:pPr>
              <w:pStyle w:val="FirstParagraph"/>
              <w:rPr>
                <w:del w:id="772" w:author="Coles, Nicholas A." w:date="2025-05-12T09:37:00Z" w16du:dateUtc="2025-05-12T13:37:00Z"/>
              </w:rPr>
              <w:pPrChange w:id="773" w:author="Coles, Nicholas A." w:date="2025-05-12T09:37:00Z" w16du:dateUtc="2025-05-12T13:37:00Z">
                <w:pPr>
                  <w:pStyle w:val="Compact"/>
                </w:pPr>
              </w:pPrChange>
            </w:pPr>
            <w:del w:id="774" w:author="Coles, Nicholas A." w:date="2025-05-12T09:37:00Z" w16du:dateUtc="2025-05-12T13:37:00Z">
              <w:r w:rsidDel="00937499">
                <w:delText>[-0.02, 0.1]</w:delText>
              </w:r>
            </w:del>
          </w:p>
        </w:tc>
        <w:tc>
          <w:tcPr>
            <w:tcW w:w="0" w:type="auto"/>
          </w:tcPr>
          <w:p w14:paraId="0D9BCEBE" w14:textId="1264163C" w:rsidR="001E6401" w:rsidDel="00937499" w:rsidRDefault="00000000">
            <w:pPr>
              <w:pStyle w:val="FirstParagraph"/>
              <w:rPr>
                <w:del w:id="775" w:author="Coles, Nicholas A." w:date="2025-05-12T09:37:00Z" w16du:dateUtc="2025-05-12T13:37:00Z"/>
              </w:rPr>
              <w:pPrChange w:id="776" w:author="Coles, Nicholas A." w:date="2025-05-12T09:37:00Z" w16du:dateUtc="2025-05-12T13:37:00Z">
                <w:pPr>
                  <w:pStyle w:val="Compact"/>
                </w:pPr>
              </w:pPrChange>
            </w:pPr>
            <w:del w:id="777" w:author="Coles, Nicholas A." w:date="2025-05-12T09:37:00Z" w16du:dateUtc="2025-05-12T13:37:00Z">
              <w:r w:rsidDel="00937499">
                <w:delText>2.43</w:delText>
              </w:r>
            </w:del>
          </w:p>
        </w:tc>
        <w:tc>
          <w:tcPr>
            <w:tcW w:w="0" w:type="auto"/>
          </w:tcPr>
          <w:p w14:paraId="2D570D4A" w14:textId="681AAD39" w:rsidR="001E6401" w:rsidDel="00937499" w:rsidRDefault="00000000">
            <w:pPr>
              <w:pStyle w:val="FirstParagraph"/>
              <w:rPr>
                <w:del w:id="778" w:author="Coles, Nicholas A." w:date="2025-05-12T09:37:00Z" w16du:dateUtc="2025-05-12T13:37:00Z"/>
              </w:rPr>
              <w:pPrChange w:id="779" w:author="Coles, Nicholas A." w:date="2025-05-12T09:37:00Z" w16du:dateUtc="2025-05-12T13:37:00Z">
                <w:pPr>
                  <w:pStyle w:val="Compact"/>
                </w:pPr>
              </w:pPrChange>
            </w:pPr>
            <w:del w:id="780" w:author="Coles, Nicholas A." w:date="2025-05-12T09:37:00Z" w16du:dateUtc="2025-05-12T13:37:00Z">
              <w:r w:rsidDel="00937499">
                <w:delText>.155</w:delText>
              </w:r>
            </w:del>
          </w:p>
        </w:tc>
      </w:tr>
      <w:tr w:rsidR="001E6401" w:rsidDel="00937499" w14:paraId="209AA212" w14:textId="7016FEB9" w:rsidTr="00BA47C3">
        <w:trPr>
          <w:jc w:val="left"/>
          <w:del w:id="781" w:author="Coles, Nicholas A." w:date="2025-05-12T09:37:00Z"/>
        </w:trPr>
        <w:tc>
          <w:tcPr>
            <w:tcW w:w="0" w:type="auto"/>
          </w:tcPr>
          <w:p w14:paraId="111993A2" w14:textId="5B8026DB" w:rsidR="001E6401" w:rsidDel="00937499" w:rsidRDefault="00000000">
            <w:pPr>
              <w:pStyle w:val="FirstParagraph"/>
              <w:rPr>
                <w:del w:id="782" w:author="Coles, Nicholas A." w:date="2025-05-12T09:37:00Z" w16du:dateUtc="2025-05-12T13:37:00Z"/>
              </w:rPr>
              <w:pPrChange w:id="783" w:author="Coles, Nicholas A." w:date="2025-05-12T09:37:00Z" w16du:dateUtc="2025-05-12T13:37:00Z">
                <w:pPr>
                  <w:pStyle w:val="Compact"/>
                </w:pPr>
              </w:pPrChange>
            </w:pPr>
            <w:del w:id="784" w:author="Coles, Nicholas A." w:date="2025-05-12T09:37:00Z" w16du:dateUtc="2025-05-12T13:37:00Z">
              <w:r w:rsidDel="00937499">
                <w:delText>belief in communicated hypothesis</w:delText>
              </w:r>
            </w:del>
          </w:p>
        </w:tc>
        <w:tc>
          <w:tcPr>
            <w:tcW w:w="0" w:type="auto"/>
          </w:tcPr>
          <w:p w14:paraId="1D416560" w14:textId="0FAA10C4" w:rsidR="001E6401" w:rsidDel="00937499" w:rsidRDefault="00000000">
            <w:pPr>
              <w:pStyle w:val="FirstParagraph"/>
              <w:rPr>
                <w:del w:id="785" w:author="Coles, Nicholas A." w:date="2025-05-12T09:37:00Z" w16du:dateUtc="2025-05-12T13:37:00Z"/>
              </w:rPr>
              <w:pPrChange w:id="786" w:author="Coles, Nicholas A." w:date="2025-05-12T09:37:00Z" w16du:dateUtc="2025-05-12T13:37:00Z">
                <w:pPr>
                  <w:pStyle w:val="Compact"/>
                </w:pPr>
              </w:pPrChange>
            </w:pPr>
            <w:del w:id="787" w:author="Coles, Nicholas A." w:date="2025-05-12T09:37:00Z" w16du:dateUtc="2025-05-12T13:37:00Z">
              <w:r w:rsidDel="00937499">
                <w:delText>36</w:delText>
              </w:r>
            </w:del>
          </w:p>
        </w:tc>
        <w:tc>
          <w:tcPr>
            <w:tcW w:w="0" w:type="auto"/>
          </w:tcPr>
          <w:p w14:paraId="70DADE34" w14:textId="0191C8F9" w:rsidR="001E6401" w:rsidDel="00937499" w:rsidRDefault="00000000">
            <w:pPr>
              <w:pStyle w:val="FirstParagraph"/>
              <w:rPr>
                <w:del w:id="788" w:author="Coles, Nicholas A." w:date="2025-05-12T09:37:00Z" w16du:dateUtc="2025-05-12T13:37:00Z"/>
              </w:rPr>
              <w:pPrChange w:id="789" w:author="Coles, Nicholas A." w:date="2025-05-12T09:37:00Z" w16du:dateUtc="2025-05-12T13:37:00Z">
                <w:pPr>
                  <w:pStyle w:val="Compact"/>
                </w:pPr>
              </w:pPrChange>
            </w:pPr>
            <w:del w:id="790" w:author="Coles, Nicholas A." w:date="2025-05-12T09:37:00Z" w16du:dateUtc="2025-05-12T13:37:00Z">
              <w:r w:rsidDel="00937499">
                <w:delText>151</w:delText>
              </w:r>
            </w:del>
          </w:p>
        </w:tc>
        <w:tc>
          <w:tcPr>
            <w:tcW w:w="0" w:type="auto"/>
          </w:tcPr>
          <w:p w14:paraId="178B51ED" w14:textId="7F08292E" w:rsidR="001E6401" w:rsidDel="00937499" w:rsidRDefault="00000000">
            <w:pPr>
              <w:pStyle w:val="FirstParagraph"/>
              <w:rPr>
                <w:del w:id="791" w:author="Coles, Nicholas A." w:date="2025-05-12T09:37:00Z" w16du:dateUtc="2025-05-12T13:37:00Z"/>
              </w:rPr>
              <w:pPrChange w:id="792" w:author="Coles, Nicholas A." w:date="2025-05-12T09:37:00Z" w16du:dateUtc="2025-05-12T13:37:00Z">
                <w:pPr>
                  <w:pStyle w:val="Compact"/>
                </w:pPr>
              </w:pPrChange>
            </w:pPr>
            <w:del w:id="793" w:author="Coles, Nicholas A." w:date="2025-05-12T09:37:00Z" w16du:dateUtc="2025-05-12T13:37:00Z">
              <w:r w:rsidDel="00937499">
                <w:delText>0.06</w:delText>
              </w:r>
            </w:del>
          </w:p>
        </w:tc>
        <w:tc>
          <w:tcPr>
            <w:tcW w:w="0" w:type="auto"/>
          </w:tcPr>
          <w:p w14:paraId="56D2AD44" w14:textId="4076019A" w:rsidR="001E6401" w:rsidDel="00937499" w:rsidRDefault="00000000">
            <w:pPr>
              <w:pStyle w:val="FirstParagraph"/>
              <w:rPr>
                <w:del w:id="794" w:author="Coles, Nicholas A." w:date="2025-05-12T09:37:00Z" w16du:dateUtc="2025-05-12T13:37:00Z"/>
              </w:rPr>
              <w:pPrChange w:id="795" w:author="Coles, Nicholas A." w:date="2025-05-12T09:37:00Z" w16du:dateUtc="2025-05-12T13:37:00Z">
                <w:pPr>
                  <w:pStyle w:val="Compact"/>
                </w:pPr>
              </w:pPrChange>
            </w:pPr>
            <w:del w:id="796" w:author="Coles, Nicholas A." w:date="2025-05-12T09:37:00Z" w16du:dateUtc="2025-05-12T13:37:00Z">
              <w:r w:rsidDel="00937499">
                <w:delText>[-0.05, 0.18]</w:delText>
              </w:r>
            </w:del>
          </w:p>
        </w:tc>
        <w:tc>
          <w:tcPr>
            <w:tcW w:w="0" w:type="auto"/>
          </w:tcPr>
          <w:p w14:paraId="6B4DDE12" w14:textId="46739692" w:rsidR="001E6401" w:rsidDel="00937499" w:rsidRDefault="00000000">
            <w:pPr>
              <w:pStyle w:val="FirstParagraph"/>
              <w:rPr>
                <w:del w:id="797" w:author="Coles, Nicholas A." w:date="2025-05-12T09:37:00Z" w16du:dateUtc="2025-05-12T13:37:00Z"/>
              </w:rPr>
              <w:pPrChange w:id="798" w:author="Coles, Nicholas A." w:date="2025-05-12T09:37:00Z" w16du:dateUtc="2025-05-12T13:37:00Z">
                <w:pPr>
                  <w:pStyle w:val="Compact"/>
                </w:pPr>
              </w:pPrChange>
            </w:pPr>
            <w:del w:id="799" w:author="Coles, Nicholas A." w:date="2025-05-12T09:37:00Z" w16du:dateUtc="2025-05-12T13:37:00Z">
              <w:r w:rsidDel="00937499">
                <w:delText>1.46</w:delText>
              </w:r>
            </w:del>
          </w:p>
        </w:tc>
        <w:tc>
          <w:tcPr>
            <w:tcW w:w="0" w:type="auto"/>
          </w:tcPr>
          <w:p w14:paraId="254D469C" w14:textId="301D5372" w:rsidR="001E6401" w:rsidDel="00937499" w:rsidRDefault="00000000">
            <w:pPr>
              <w:pStyle w:val="FirstParagraph"/>
              <w:rPr>
                <w:del w:id="800" w:author="Coles, Nicholas A." w:date="2025-05-12T09:37:00Z" w16du:dateUtc="2025-05-12T13:37:00Z"/>
              </w:rPr>
              <w:pPrChange w:id="801" w:author="Coles, Nicholas A." w:date="2025-05-12T09:37:00Z" w16du:dateUtc="2025-05-12T13:37:00Z">
                <w:pPr>
                  <w:pStyle w:val="Compact"/>
                </w:pPr>
              </w:pPrChange>
            </w:pPr>
            <w:del w:id="802" w:author="Coles, Nicholas A." w:date="2025-05-12T09:37:00Z" w16du:dateUtc="2025-05-12T13:37:00Z">
              <w:r w:rsidDel="00937499">
                <w:delText>.252</w:delText>
              </w:r>
            </w:del>
          </w:p>
        </w:tc>
      </w:tr>
    </w:tbl>
    <w:p w14:paraId="67484662" w14:textId="3F8CE1E3" w:rsidR="001E6401" w:rsidDel="00937499" w:rsidRDefault="00000000">
      <w:pPr>
        <w:pStyle w:val="FirstParagraph"/>
        <w:ind w:firstLine="0"/>
        <w:rPr>
          <w:del w:id="803" w:author="Coles, Nicholas A." w:date="2025-05-12T09:37:00Z" w16du:dateUtc="2025-05-12T13:37:00Z"/>
        </w:rPr>
        <w:pPrChange w:id="804" w:author="Coles, Nicholas A." w:date="2025-05-12T09:37:00Z" w16du:dateUtc="2025-05-12T13:37:00Z">
          <w:pPr>
            <w:pStyle w:val="table-note"/>
          </w:pPr>
        </w:pPrChange>
      </w:pPr>
      <w:del w:id="805" w:author="Coles, Nicholas A." w:date="2025-05-12T09:37:00Z" w16du:dateUtc="2025-05-12T13:37:00Z">
        <w:r w:rsidDel="00937499">
          <w:rPr>
            <w:i/>
            <w:iCs/>
          </w:rPr>
          <w:delText>Note.</w:delText>
        </w:r>
        <w:r w:rsidDel="00937499">
          <w:delText xml:space="preserve"> </w:delText>
        </w:r>
        <w:r w:rsidRPr="00BA47C3" w:rsidDel="00937499">
          <w:rPr>
            <w:i/>
            <w:iCs/>
          </w:rPr>
          <w:delText>s</w:delText>
        </w:r>
        <w:r w:rsidDel="00937499">
          <w:delText xml:space="preserve"> = number of studies; </w:delText>
        </w:r>
        <w:r w:rsidRPr="00BA47C3" w:rsidDel="00937499">
          <w:rPr>
            <w:i/>
            <w:iCs/>
          </w:rPr>
          <w:delText>k</w:delText>
        </w:r>
        <w:r w:rsidDel="00937499">
          <w:delText xml:space="preserve"> = number of effect size estimates; </w:delText>
        </w:r>
        <w:r w:rsidR="00BA47C3" w:rsidRPr="00BA47C3" w:rsidDel="00937499">
          <w:rPr>
            <w:i/>
            <w:iCs/>
          </w:rPr>
          <w:delText>β</w:delText>
        </w:r>
        <w:r w:rsidDel="00937499">
          <w:delText xml:space="preserve"> = estimated linear relationship between participant ratings and observed Hedge’s </w:delText>
        </w:r>
        <w:r w:rsidRPr="00BA47C3" w:rsidDel="00937499">
          <w:rPr>
            <w:i/>
            <w:iCs/>
          </w:rPr>
          <w:delText>g</w:delText>
        </w:r>
        <w:r w:rsidDel="00937499">
          <w:delText xml:space="preserve"> scores; 95% CI corresponds to the estimated value of </w:delText>
        </w:r>
        <w:r w:rsidR="00BA47C3" w:rsidRPr="00BA47C3" w:rsidDel="00937499">
          <w:rPr>
            <w:i/>
            <w:iCs/>
          </w:rPr>
          <w:delText>β</w:delText>
        </w:r>
        <w:r w:rsidDel="00937499">
          <w:delText>.</w:delText>
        </w:r>
      </w:del>
    </w:p>
    <w:p w14:paraId="5AC10022" w14:textId="1AC2A892" w:rsidR="001E6401" w:rsidRDefault="00000000">
      <w:pPr>
        <w:pStyle w:val="FirstParagraph"/>
        <w:ind w:firstLine="0"/>
        <w:pPrChange w:id="806" w:author="Coles, Nicholas A." w:date="2025-05-12T09:37:00Z" w16du:dateUtc="2025-05-12T13:37:00Z">
          <w:pPr>
            <w:pStyle w:val="BodyText"/>
          </w:pPr>
        </w:pPrChange>
      </w:pPr>
      <w:del w:id="807" w:author="Coles, Nicholas A." w:date="2025-05-12T09:37:00Z" w16du:dateUtc="2025-05-12T13:37:00Z">
        <w:r w:rsidDel="00937499">
          <w:delText> </w:delText>
        </w:r>
      </w:del>
    </w:p>
    <w:p w14:paraId="392EECB9" w14:textId="77777777" w:rsidR="001E6401" w:rsidRDefault="00000000">
      <w:pPr>
        <w:pStyle w:val="Heading3"/>
        <w:framePr w:wrap="around"/>
      </w:pPr>
      <w:bookmarkStart w:id="808" w:name="publication-bias-analyses-1"/>
      <w:bookmarkEnd w:id="558"/>
      <w:bookmarkEnd w:id="624"/>
      <w:r>
        <w:t>Publication bias analyses.</w:t>
      </w:r>
    </w:p>
    <w:p w14:paraId="583C3CEA" w14:textId="76D407FF" w:rsidR="001E6401" w:rsidRDefault="00000000">
      <w:pPr>
        <w:pStyle w:val="FirstParagraph"/>
      </w:pPr>
      <w:r>
        <w:t xml:space="preserve">Overall, publication bias analyses were inconclusive. Both </w:t>
      </w:r>
      <w:del w:id="809" w:author="Coles, Nicholas A." w:date="2025-04-30T15:02:00Z" w16du:dateUtc="2025-04-30T19:02:00Z">
        <w:r w:rsidDel="00BB54F4">
          <w:delText>precision-effect tests</w:delText>
        </w:r>
      </w:del>
      <w:ins w:id="810"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w:t>
      </w:r>
      <w:del w:id="811" w:author="Coles, Nicholas A." w:date="2025-05-26T08:28:00Z" w16du:dateUtc="2025-05-26T12:28:00Z">
        <w:r w:rsidDel="00FC6977">
          <w:delText xml:space="preserve">that </w:delText>
        </w:r>
      </w:del>
      <w:r>
        <w:t xml:space="preserve">favored hypothesis-consistent shifts in participants’ responses. The estimate, however, was only </w:t>
      </w:r>
      <w:ins w:id="812" w:author="Coles, Nicholas A." w:date="2025-05-15T09:46:00Z" w16du:dateUtc="2025-05-15T13:46:00Z">
        <w:r w:rsidR="00A57CB3">
          <w:t xml:space="preserve">statistically </w:t>
        </w:r>
      </w:ins>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24EBB3A9" w:rsidR="001E6401" w:rsidRDefault="00000000">
      <w:pPr>
        <w:pStyle w:val="BodyText"/>
      </w:pPr>
      <w:r>
        <w:t xml:space="preserve">Examining aggregated effect sizes using weight-function modeling </w:t>
      </w:r>
      <w:del w:id="813" w:author="Coles, Nicholas A." w:date="2025-05-26T08:28:00Z" w16du:dateUtc="2025-05-26T12:28:00Z">
        <w:r w:rsidDel="00FC6977">
          <w:delText xml:space="preserve">– as opposed to </w:delText>
        </w:r>
      </w:del>
      <w:del w:id="814" w:author="Coles, Nicholas A." w:date="2025-04-30T15:02:00Z" w16du:dateUtc="2025-04-30T19:02:00Z">
        <w:r w:rsidDel="00BB54F4">
          <w:delText>precision effect tests</w:delText>
        </w:r>
      </w:del>
      <w:del w:id="815" w:author="Coles, Nicholas A." w:date="2025-05-26T08:28:00Z" w16du:dateUtc="2025-05-26T12:28:00Z">
        <w:r w:rsidDel="00FC6977">
          <w:delText xml:space="preserve"> – </w:delText>
        </w:r>
      </w:del>
      <w:r>
        <w:t xml:space="preserve">yields a different pattern: better fit is achieved in a model where publication bias favored </w:t>
      </w:r>
      <w:ins w:id="816" w:author="Coles, Nicholas A." w:date="2025-05-15T09:46:00Z" w16du:dateUtc="2025-05-15T13:46:00Z">
        <w:r w:rsidR="00A57CB3">
          <w:t xml:space="preserve">statistically </w:t>
        </w:r>
      </w:ins>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w:t>
      </w:r>
      <w:r>
        <w:lastRenderedPageBreak/>
        <w:t xml:space="preserve">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5E94C210" w:rsidR="00BA47C3" w:rsidRDefault="00000000">
      <w:pPr>
        <w:pStyle w:val="BodyText"/>
      </w:pPr>
      <w:r>
        <w:t xml:space="preserve">We did not find </w:t>
      </w:r>
      <w:del w:id="817" w:author="Coles, Nicholas A." w:date="2025-05-15T09:46:00Z" w16du:dateUtc="2025-05-15T13:46:00Z">
        <w:r w:rsidDel="00A57CB3">
          <w:delText xml:space="preserve">significant </w:delText>
        </w:r>
      </w:del>
      <w:r>
        <w:t>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w:t>
      </w:r>
      <w:ins w:id="818" w:author="Coles, Nicholas A." w:date="2025-05-26T08:29:00Z" w16du:dateUtc="2025-05-26T12:29:00Z">
        <w:r w:rsidR="00FC6977">
          <w:t>-</w:t>
        </w:r>
      </w:ins>
      <w:del w:id="819" w:author="Coles, Nicholas A." w:date="2025-05-26T08:29:00Z" w16du:dateUtc="2025-05-26T12:29:00Z">
        <w:r w:rsidDel="00FC6977">
          <w:delText xml:space="preserve"> </w:delText>
        </w:r>
      </w:del>
      <w:r>
        <w:t xml:space="preserve">consistent manner, sensitivity analyses indicated that it would have to be extreme selection pressure to make the effect size </w:t>
      </w:r>
      <w:ins w:id="820" w:author="Coles, Nicholas A." w:date="2025-05-15T09:46:00Z" w16du:dateUtc="2025-05-15T13:46:00Z">
        <w:r w:rsidR="00A57CB3">
          <w:t xml:space="preserve">statistically </w:t>
        </w:r>
      </w:ins>
      <w:r>
        <w:t>non-significant (Mathur &amp; VanderWeele, 2020b). Even if hypothesis-consistent shifts were 10</w:t>
      </w:r>
      <w:ins w:id="821" w:author="Coles, Nicholas A." w:date="2025-05-26T08:29:00Z" w16du:dateUtc="2025-05-26T12:29:00Z">
        <w:r w:rsidR="00FC6977">
          <w:t>,</w:t>
        </w:r>
      </w:ins>
      <w:r>
        <w:t>000</w:t>
      </w:r>
      <w:ins w:id="822" w:author="Coles, Nicholas A." w:date="2025-05-26T08:29:00Z" w16du:dateUtc="2025-05-26T12:29:00Z">
        <w:r w:rsidR="00FC6977">
          <w:t>,</w:t>
        </w:r>
      </w:ins>
      <w:r>
        <w:t xml:space="preserve">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5"/>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823" w:name="fig:funnel"/>
      <w:bookmarkEnd w:id="823"/>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824" w:name="discussion"/>
      <w:bookmarkEnd w:id="347"/>
      <w:bookmarkEnd w:id="508"/>
      <w:bookmarkEnd w:id="808"/>
      <w:r>
        <w:lastRenderedPageBreak/>
        <w:t>Discussion</w:t>
      </w:r>
    </w:p>
    <w:p w14:paraId="6D8D957C" w14:textId="583FE7BD" w:rsidR="00C54022" w:rsidRDefault="00000000" w:rsidP="00FC6977">
      <w:pPr>
        <w:pStyle w:val="FirstParagraph"/>
        <w:rPr>
          <w:ins w:id="825" w:author="Coles, Nicholas A." w:date="2025-05-16T14:09:00Z" w16du:dateUtc="2025-05-16T18:09:00Z"/>
        </w:rPr>
      </w:pPr>
      <w:r>
        <w:t xml:space="preserve">In the </w:t>
      </w:r>
      <w:r>
        <w:rPr>
          <w:i/>
          <w:iCs/>
        </w:rPr>
        <w:t>Introduction</w:t>
      </w:r>
      <w:r>
        <w:t xml:space="preserve">, we </w:t>
      </w:r>
      <w:ins w:id="826" w:author="Coles, Nicholas A." w:date="2025-05-26T08:30:00Z" w16du:dateUtc="2025-05-26T12:30:00Z">
        <w:r w:rsidR="00FC6977">
          <w:t xml:space="preserve">briefly </w:t>
        </w:r>
      </w:ins>
      <w:ins w:id="827" w:author="Coles, Nicholas A." w:date="2025-05-16T13:58:00Z" w16du:dateUtc="2025-05-16T17:58:00Z">
        <w:r w:rsidR="00C54022">
          <w:t xml:space="preserve">reviewed studies that provide initial evidence of a methodological puzzle: </w:t>
        </w:r>
      </w:ins>
      <w:ins w:id="828" w:author="Coles, Nicholas A." w:date="2025-05-16T13:59:00Z" w16du:dateUtc="2025-05-16T17:59:00Z">
        <w:r w:rsidR="00C54022">
          <w:t>researchers h</w:t>
        </w:r>
      </w:ins>
      <w:ins w:id="829" w:author="Coles, Nicholas A." w:date="2025-05-16T14:00:00Z" w16du:dateUtc="2025-05-16T18:00:00Z">
        <w:r w:rsidR="00C54022">
          <w:t xml:space="preserve">ave found that </w:t>
        </w:r>
      </w:ins>
      <w:ins w:id="830" w:author="Coles, Nicholas A." w:date="2025-05-16T14:01:00Z" w16du:dateUtc="2025-05-16T18:01:00Z">
        <w:r w:rsidR="00C54022">
          <w:t xml:space="preserve">demand characteristics </w:t>
        </w:r>
      </w:ins>
      <w:ins w:id="831" w:author="Coles, Nicholas A." w:date="2025-05-16T14:02:00Z" w16du:dateUtc="2025-05-16T18:02:00Z">
        <w:r w:rsidR="00C54022">
          <w:t xml:space="preserve">(a) </w:t>
        </w:r>
      </w:ins>
      <w:ins w:id="832" w:author="Coles, Nicholas A." w:date="2025-05-16T14:01:00Z" w16du:dateUtc="2025-05-16T18:01:00Z">
        <w:r w:rsidR="00C54022">
          <w:t>sometimes lead to false positive, other times to false negatives</w:t>
        </w:r>
      </w:ins>
      <w:ins w:id="833" w:author="Coles, Nicholas A." w:date="2025-05-16T14:02:00Z" w16du:dateUtc="2025-05-16T18:02:00Z">
        <w:r w:rsidR="00C54022">
          <w:t xml:space="preserve">, (b) </w:t>
        </w:r>
      </w:ins>
      <w:ins w:id="834" w:author="Coles, Nicholas A." w:date="2025-05-16T14:01:00Z" w16du:dateUtc="2025-05-16T18:01:00Z">
        <w:r w:rsidR="00C54022">
          <w:t xml:space="preserve">sometimes </w:t>
        </w:r>
      </w:ins>
      <w:ins w:id="835" w:author="Coles, Nicholas A." w:date="2025-05-16T14:02:00Z" w16du:dateUtc="2025-05-16T18:02:00Z">
        <w:r w:rsidR="00C54022">
          <w:t xml:space="preserve">lead </w:t>
        </w:r>
      </w:ins>
      <w:ins w:id="836" w:author="Coles, Nicholas A." w:date="2025-05-16T14:01:00Z" w16du:dateUtc="2025-05-16T18:01:00Z">
        <w:r w:rsidR="00C54022">
          <w:t xml:space="preserve">to </w:t>
        </w:r>
      </w:ins>
      <w:ins w:id="837" w:author="Coles, Nicholas A." w:date="2025-05-16T14:02:00Z" w16du:dateUtc="2025-05-16T18:02:00Z">
        <w:r w:rsidR="00C54022">
          <w:t>exaggerated</w:t>
        </w:r>
      </w:ins>
      <w:ins w:id="838" w:author="Coles, Nicholas A." w:date="2025-05-16T14:01:00Z" w16du:dateUtc="2025-05-16T18:01:00Z">
        <w:r w:rsidR="00C54022">
          <w:t xml:space="preserve"> effect size estimates and other times </w:t>
        </w:r>
      </w:ins>
      <w:ins w:id="839" w:author="Coles, Nicholas A." w:date="2025-05-26T08:30:00Z" w16du:dateUtc="2025-05-26T12:30:00Z">
        <w:r w:rsidR="00FC6977">
          <w:t>overly conservative</w:t>
        </w:r>
      </w:ins>
      <w:ins w:id="840" w:author="Coles, Nicholas A." w:date="2025-05-16T14:01:00Z" w16du:dateUtc="2025-05-16T18:01:00Z">
        <w:r w:rsidR="00C54022">
          <w:t xml:space="preserve"> effect size estimates</w:t>
        </w:r>
      </w:ins>
      <w:ins w:id="841" w:author="Coles, Nicholas A." w:date="2025-05-16T14:02:00Z" w16du:dateUtc="2025-05-16T18:02:00Z">
        <w:r w:rsidR="00C54022">
          <w:t xml:space="preserve">, and (c) sometimes don’t seem to matter at </w:t>
        </w:r>
      </w:ins>
      <w:ins w:id="842" w:author="Coles, Nicholas A." w:date="2025-05-16T14:03:00Z" w16du:dateUtc="2025-05-16T18:03:00Z">
        <w:r w:rsidR="00C54022">
          <w:t>all.</w:t>
        </w:r>
      </w:ins>
      <w:ins w:id="843" w:author="Coles, Nicholas A." w:date="2025-05-16T14:04:00Z" w16du:dateUtc="2025-05-16T18:04:00Z">
        <w:r w:rsidR="00C54022">
          <w:t xml:space="preserve"> The results of our meta-analysis of studies that experimentally manipulate explicit demand characteristics </w:t>
        </w:r>
      </w:ins>
      <w:ins w:id="844" w:author="Coles, Nicholas A." w:date="2025-05-16T14:05:00Z" w16du:dateUtc="2025-05-16T18:05:00Z">
        <w:r w:rsidR="00C54022">
          <w:t xml:space="preserve">(EDC) </w:t>
        </w:r>
      </w:ins>
      <w:ins w:id="845" w:author="Coles, Nicholas A." w:date="2025-05-16T14:04:00Z" w16du:dateUtc="2025-05-16T18:04:00Z">
        <w:r w:rsidR="00C54022">
          <w:t xml:space="preserve">provides </w:t>
        </w:r>
      </w:ins>
      <w:ins w:id="846" w:author="Coles, Nicholas A." w:date="2025-05-16T14:05:00Z" w16du:dateUtc="2025-05-16T18:05:00Z">
        <w:r w:rsidR="00C54022">
          <w:t>more formal evidence of this phenomenon</w:t>
        </w:r>
      </w:ins>
      <w:ins w:id="847" w:author="Coles, Nicholas A." w:date="2025-05-16T14:06:00Z" w16du:dateUtc="2025-05-16T18:06:00Z">
        <w:r w:rsidR="00C54022">
          <w:t xml:space="preserve">. EDCs </w:t>
        </w:r>
      </w:ins>
      <w:ins w:id="848" w:author="Coles, Nicholas A." w:date="2025-05-26T08:30:00Z" w16du:dateUtc="2025-05-26T12:30:00Z">
        <w:r w:rsidR="00FC6977" w:rsidRPr="00FC6977">
          <w:rPr>
            <w:i/>
            <w:iCs/>
          </w:rPr>
          <w:t>typically</w:t>
        </w:r>
        <w:r w:rsidR="00FC6977" w:rsidRPr="00FC6977">
          <w:rPr>
            <w:i/>
            <w:iCs/>
            <w:rPrChange w:id="849" w:author="Coles, Nicholas A." w:date="2025-05-26T08:30:00Z" w16du:dateUtc="2025-05-26T12:30:00Z">
              <w:rPr/>
            </w:rPrChange>
          </w:rPr>
          <w:t xml:space="preserve"> </w:t>
        </w:r>
      </w:ins>
      <w:proofErr w:type="gramStart"/>
      <w:ins w:id="850" w:author="Coles, Nicholas A." w:date="2025-05-16T14:06:00Z" w16du:dateUtc="2025-05-16T18:06:00Z">
        <w:r w:rsidR="00C54022" w:rsidRPr="00FC6977">
          <w:t>lead</w:t>
        </w:r>
        <w:proofErr w:type="gramEnd"/>
        <w:r w:rsidR="00C54022">
          <w:t xml:space="preserve"> to small increases in hypothesis-consistent responding</w:t>
        </w:r>
      </w:ins>
      <w:ins w:id="851" w:author="Coles, Nicholas A." w:date="2025-05-26T08:31:00Z" w16du:dateUtc="2025-05-26T12:31:00Z">
        <w:r w:rsidR="00FC6977">
          <w:t xml:space="preserve">. However, such effects are heterogeneous – with prediction intervals ranging from a </w:t>
        </w:r>
      </w:ins>
      <w:ins w:id="852" w:author="Coles, Nicholas A." w:date="2025-05-16T14:08:00Z" w16du:dateUtc="2025-05-16T18:08:00Z">
        <w:r w:rsidR="002C5C58">
          <w:t xml:space="preserve">medium-sized </w:t>
        </w:r>
        <w:r w:rsidR="002C5C58" w:rsidRPr="00FC6977">
          <w:rPr>
            <w:i/>
            <w:iCs/>
            <w:rPrChange w:id="853" w:author="Coles, Nicholas A." w:date="2025-05-26T08:31:00Z" w16du:dateUtc="2025-05-26T12:31:00Z">
              <w:rPr/>
            </w:rPrChange>
          </w:rPr>
          <w:t>increase</w:t>
        </w:r>
        <w:r w:rsidR="002C5C58">
          <w:t xml:space="preserve"> to a medium-sized </w:t>
        </w:r>
        <w:r w:rsidR="002C5C58">
          <w:rPr>
            <w:i/>
            <w:iCs/>
          </w:rPr>
          <w:t>decrease</w:t>
        </w:r>
        <w:r w:rsidR="002C5C58">
          <w:t xml:space="preserve"> in hypothesis-consistent responding.</w:t>
        </w:r>
      </w:ins>
    </w:p>
    <w:p w14:paraId="118EDB0B" w14:textId="290F1936" w:rsidR="001E6401" w:rsidDel="002C5C58" w:rsidRDefault="002C5C58" w:rsidP="002C5C58">
      <w:pPr>
        <w:pStyle w:val="BodyText"/>
        <w:rPr>
          <w:del w:id="854" w:author="Coles, Nicholas A." w:date="2025-05-16T14:14:00Z" w16du:dateUtc="2025-05-16T18:14:00Z"/>
        </w:rPr>
      </w:pPr>
      <w:ins w:id="855" w:author="Coles, Nicholas A." w:date="2025-05-16T14:11:00Z" w16du:dateUtc="2025-05-16T18:11:00Z">
        <w:r>
          <w:t>Over a half century after first describing their model, the accumulation of evidence from research on EDC’s supports</w:t>
        </w:r>
      </w:ins>
      <w:ins w:id="856" w:author="Coles, Nicholas A." w:date="2025-05-16T14:12:00Z" w16du:dateUtc="2025-05-16T18:12:00Z">
        <w:r>
          <w:t xml:space="preserve"> </w:t>
        </w:r>
      </w:ins>
      <w:proofErr w:type="spellStart"/>
      <w:ins w:id="857" w:author="Coles, Nicholas A." w:date="2025-05-16T14:13:00Z" w16du:dateUtc="2025-05-16T18:13:00Z">
        <w:r>
          <w:t>Rosnow</w:t>
        </w:r>
        <w:proofErr w:type="spellEnd"/>
        <w:r>
          <w:t xml:space="preserve"> and colleagues’ key prediction: the effects of demand characteristics are heterogeneous.</w:t>
        </w:r>
      </w:ins>
      <w:ins w:id="858" w:author="Coles, Nicholas A." w:date="2025-05-16T14:14:00Z" w16du:dateUtc="2025-05-16T18:14:00Z">
        <w:r>
          <w:t xml:space="preserve"> Some of this heterogeneity can be linked to h</w:t>
        </w:r>
      </w:ins>
      <w:ins w:id="859" w:author="Coles, Nicholas A." w:date="2025-05-16T14:15:00Z" w16du:dateUtc="2025-05-16T18:15:00Z">
        <w:r>
          <w:t xml:space="preserve">ow researchers design their studies – e.g., whether they run participants in-person and/or test multiple sets of demand characteristics. However, </w:t>
        </w:r>
      </w:ins>
      <w:ins w:id="860" w:author="Coles, Nicholas A." w:date="2025-05-16T14:16:00Z" w16du:dateUtc="2025-05-16T18:16:00Z">
        <w:r>
          <w:t xml:space="preserve">study-level moderators explained less than </w:t>
        </w:r>
      </w:ins>
      <w:del w:id="861" w:author="Coles, Nicholas A." w:date="2025-05-16T14:10:00Z" w16du:dateUtc="2025-05-16T18:10:00Z">
        <w:r w:rsidDel="002C5C58">
          <w:delText xml:space="preserve">described a fictitious </w:delText>
        </w:r>
      </w:del>
      <w:del w:id="862" w:author="Coles, Nicholas A." w:date="2025-05-13T21:14:00Z" w16du:dateUtc="2025-05-14T01:14:00Z">
        <w:r w:rsidDel="00182DE9">
          <w:delText xml:space="preserve">discipline </w:delText>
        </w:r>
      </w:del>
      <w:del w:id="863" w:author="Coles, Nicholas A." w:date="2025-05-13T21:08:00Z" w16du:dateUtc="2025-05-14T01:08:00Z">
        <w:r w:rsidDel="00182DE9">
          <w:delText xml:space="preserve">that we suspect would be met with </w:delText>
        </w:r>
      </w:del>
      <w:del w:id="864" w:author="Coles, Nicholas A." w:date="2025-05-13T21:07:00Z" w16du:dateUtc="2025-05-14T01:07:00Z">
        <w:r w:rsidDel="00182DE9">
          <w:delText xml:space="preserve">extreme </w:delText>
        </w:r>
      </w:del>
      <w:del w:id="865" w:author="Coles, Nicholas A." w:date="2025-05-13T21:08:00Z" w16du:dateUtc="2025-05-14T01:08:00Z">
        <w:r w:rsidDel="00182DE9">
          <w:delText xml:space="preserve">skepticism – one </w:delText>
        </w:r>
      </w:del>
      <w:del w:id="866" w:author="Coles, Nicholas A." w:date="2025-05-13T21:07:00Z" w16du:dateUtc="2025-05-14T01:07:00Z">
        <w:r w:rsidDel="00182DE9">
          <w:delText xml:space="preserve">plagued </w:delText>
        </w:r>
      </w:del>
      <w:del w:id="867" w:author="Coles, Nicholas A." w:date="2025-05-13T21:08:00Z" w16du:dateUtc="2025-05-14T01:08:00Z">
        <w:r w:rsidDel="00182DE9">
          <w:delText xml:space="preserve">by a methodological artifact that </w:delText>
        </w:r>
      </w:del>
      <w:del w:id="868" w:author="Coles, Nicholas A." w:date="2025-05-16T14:10:00Z" w16du:dateUtc="2025-05-16T18:10:00Z">
        <w:r w:rsidDel="002C5C58">
          <w:delText xml:space="preserve">(a) can lead to both false positives and false negatives, (b) can create both upward bias and downward bias, (c) has </w:delText>
        </w:r>
      </w:del>
      <w:del w:id="869" w:author="Coles, Nicholas A." w:date="2025-05-13T11:26:00Z" w16du:dateUtc="2025-05-13T15:26:00Z">
        <w:r w:rsidDel="00493571">
          <w:delText xml:space="preserve">unreliable </w:delText>
        </w:r>
      </w:del>
      <w:del w:id="870" w:author="Coles, Nicholas A." w:date="2025-05-16T14:10:00Z" w16du:dateUtc="2025-05-16T18:10:00Z">
        <w:r w:rsidDel="002C5C58">
          <w:delText xml:space="preserve">effects, </w:delText>
        </w:r>
      </w:del>
      <w:del w:id="871" w:author="Coles, Nicholas A." w:date="2025-05-13T21:10:00Z" w16du:dateUtc="2025-05-14T01:10:00Z">
        <w:r w:rsidDel="00182DE9">
          <w:delText xml:space="preserve">and </w:delText>
        </w:r>
      </w:del>
      <w:del w:id="872" w:author="Coles, Nicholas A." w:date="2025-05-16T14:10:00Z" w16du:dateUtc="2025-05-16T18:10:00Z">
        <w:r w:rsidDel="002C5C58">
          <w:delText>(d) is difficult to explain.</w:delText>
        </w:r>
      </w:del>
      <w:del w:id="873" w:author="Coles, Nicholas A." w:date="2025-05-13T21:10:00Z" w16du:dateUtc="2025-05-14T01:10:00Z">
        <w:r w:rsidDel="00182DE9">
          <w:delText xml:space="preserve"> </w:delText>
        </w:r>
      </w:del>
      <w:del w:id="874" w:author="Coles, Nicholas A." w:date="2025-05-16T10:52:00Z" w16du:dateUtc="2025-05-16T14:52:00Z">
        <w:r w:rsidDel="00D91335">
          <w:delText>If one agrees that such a characterization is problematic, we argue they face an uncomfortable observation: our meta-analysis suggests that this characterization also currently applies to experimental psychology.</w:delText>
        </w:r>
      </w:del>
    </w:p>
    <w:p w14:paraId="55E46B55" w14:textId="48ECC070" w:rsidR="00CF0783" w:rsidRDefault="00000000" w:rsidP="002C5C58">
      <w:pPr>
        <w:pStyle w:val="BodyText"/>
        <w:rPr>
          <w:ins w:id="875" w:author="Coles, Nicholas A." w:date="2025-05-16T14:21:00Z" w16du:dateUtc="2025-05-16T18:21:00Z"/>
        </w:rPr>
      </w:pPr>
      <w:del w:id="876" w:author="Coles, Nicholas A." w:date="2025-05-16T14:14:00Z" w16du:dateUtc="2025-05-16T18:14:00Z">
        <w:r w:rsidDel="002C5C58">
          <w:delText>Since Orne popularized the concept in the mid</w:delText>
        </w:r>
      </w:del>
      <w:del w:id="877" w:author="Coles, Nicholas A." w:date="2025-04-30T14:49:00Z" w16du:dateUtc="2025-04-30T18:49:00Z">
        <w:r w:rsidDel="00BB54F4">
          <w:delText>-1900’s</w:delText>
        </w:r>
      </w:del>
      <w:del w:id="878" w:author="Coles, Nicholas A." w:date="2025-05-16T14:14:00Z" w16du:dateUtc="2025-05-16T18:14:00Z">
        <w:r w:rsidDel="002C5C58">
          <w:delText xml:space="preserve">, demand characteristics have become a literal textbook methodological concern in experimental psychology. We synthesized a subset of this literature, focusing on 252 effect sizes from 52 studies that </w:delText>
        </w:r>
      </w:del>
      <w:del w:id="879" w:author="Coles, Nicholas A." w:date="2025-05-13T13:24:00Z" w16du:dateUtc="2025-05-13T17:24:00Z">
        <w:r w:rsidDel="003C1CDE">
          <w:delText xml:space="preserve">provided experimental tests </w:delText>
        </w:r>
      </w:del>
      <w:del w:id="880" w:author="Coles, Nicholas A." w:date="2025-05-12T16:35:00Z" w16du:dateUtc="2025-05-12T20:35:00Z">
        <w:r w:rsidDel="008632C9">
          <w:delText xml:space="preserve">of demand effects by </w:delText>
        </w:r>
      </w:del>
      <w:del w:id="881" w:author="Coles, Nicholas A." w:date="2025-05-13T13:24:00Z" w16du:dateUtc="2025-05-13T17:24:00Z">
        <w:r w:rsidDel="003C1CDE">
          <w:delText>explicitly manipulating cues about the study hypothesis</w:delText>
        </w:r>
      </w:del>
      <w:del w:id="882" w:author="Coles, Nicholas A." w:date="2025-05-16T14:14:00Z" w16du:dateUtc="2025-05-16T18:14:00Z">
        <w:r w:rsidDel="002C5C58">
          <w:delText xml:space="preserve">. </w:delText>
        </w:r>
      </w:del>
      <w:del w:id="883" w:author="Coles, Nicholas A." w:date="2025-05-13T13:28:00Z" w16du:dateUtc="2025-05-13T17:28:00Z">
        <w:r w:rsidR="003C1CDE" w:rsidDel="003C1CDE">
          <w:delText xml:space="preserve">Consistent with an influential framework developed by Rosnow and colleagues </w:delText>
        </w:r>
      </w:del>
      <w:del w:id="884" w:author="Coles, Nicholas A." w:date="2025-05-16T14:14:00Z" w16du:dateUtc="2025-05-16T18:14:00Z">
        <w:r w:rsidR="003C1CDE" w:rsidDel="002C5C58">
          <w:delText>(Rosnow &amp; Aiken, 1973; Rosnow &amp; Rosenthal, 1997; Strohmetz, 2008)</w:delText>
        </w:r>
      </w:del>
      <w:del w:id="885" w:author="Coles, Nicholas A." w:date="2025-05-13T13:28:00Z" w16du:dateUtc="2025-05-13T17:28:00Z">
        <w:r w:rsidR="003C1CDE" w:rsidDel="003C1CDE">
          <w:delText>,</w:delText>
        </w:r>
      </w:del>
      <w:del w:id="886" w:author="Coles, Nicholas A." w:date="2025-05-16T14:16:00Z" w16du:dateUtc="2025-05-16T18:16:00Z">
        <w:r w:rsidR="003C1CDE" w:rsidDel="002C5C58">
          <w:delText xml:space="preserve"> </w:delText>
        </w:r>
      </w:del>
      <w:ins w:id="887" w:author="Coles, Nicholas A." w:date="2025-05-13T13:32:00Z" w16du:dateUtc="2025-05-13T17:32:00Z">
        <w:r w:rsidR="003C1CDE">
          <w:t>15% of in-sample variability in the effects of EDCs.</w:t>
        </w:r>
      </w:ins>
      <w:ins w:id="888" w:author="Coles, Nicholas A." w:date="2025-05-13T13:33:00Z" w16du:dateUtc="2025-05-13T17:33:00Z">
        <w:r w:rsidR="003C1CDE">
          <w:t xml:space="preserve"> </w:t>
        </w:r>
      </w:ins>
      <w:ins w:id="889" w:author="Coles, Nicholas A." w:date="2025-05-16T14:17:00Z" w16du:dateUtc="2025-05-16T18:17:00Z">
        <w:r w:rsidR="002C5C58">
          <w:t xml:space="preserve">Researchers may ultimately explain more heterogeneity by measuring their proposed underlying mechanisms: receptivity to cues, motivation to adjust responses, and opportunity to adjust responses. However, we </w:t>
        </w:r>
      </w:ins>
      <w:ins w:id="890" w:author="Coles, Nicholas A." w:date="2025-05-16T14:18:00Z" w16du:dateUtc="2025-05-16T18:18:00Z">
        <w:r w:rsidR="00CF0783">
          <w:t xml:space="preserve">note that at least two </w:t>
        </w:r>
      </w:ins>
      <w:ins w:id="891" w:author="Coles, Nicholas A." w:date="2025-05-16T14:19:00Z" w16du:dateUtc="2025-05-16T18:19:00Z">
        <w:r w:rsidR="00CF0783">
          <w:t xml:space="preserve">unpublished studies have failed to generate reliable evidence </w:t>
        </w:r>
      </w:ins>
      <w:ins w:id="892" w:author="Coles, Nicholas A." w:date="2025-05-16T14:20:00Z" w16du:dateUtc="2025-05-16T18:20:00Z">
        <w:r w:rsidR="00CF0783">
          <w:t xml:space="preserve">of these mechanisms (for more information, see </w:t>
        </w:r>
        <w:r w:rsidR="00CF0783" w:rsidRPr="00CF0783">
          <w:rPr>
            <w:i/>
            <w:iCs/>
            <w:rPrChange w:id="893" w:author="Coles, Nicholas A." w:date="2025-05-16T14:20:00Z" w16du:dateUtc="2025-05-16T18:20:00Z">
              <w:rPr/>
            </w:rPrChange>
          </w:rPr>
          <w:t>Supplemental Information</w:t>
        </w:r>
        <w:r w:rsidR="00CF0783">
          <w:t>).</w:t>
        </w:r>
      </w:ins>
    </w:p>
    <w:p w14:paraId="7F1178E9" w14:textId="7578B462" w:rsidR="00CF0783" w:rsidRDefault="00CF0783" w:rsidP="00CF0783">
      <w:pPr>
        <w:pStyle w:val="BodyText"/>
        <w:rPr>
          <w:ins w:id="894" w:author="Coles, Nicholas A." w:date="2025-05-16T14:26:00Z" w16du:dateUtc="2025-05-16T18:26:00Z"/>
        </w:rPr>
      </w:pPr>
      <w:proofErr w:type="spellStart"/>
      <w:ins w:id="895" w:author="Coles, Nicholas A." w:date="2025-05-16T14:21:00Z" w16du:dateUtc="2025-05-16T18:21:00Z">
        <w:r>
          <w:t>Rosnow</w:t>
        </w:r>
        <w:proofErr w:type="spellEnd"/>
        <w:r>
          <w:t xml:space="preserve"> and colleagues predicted that participants occasionally counter-acquiesce – i.e., adjust their responses in the </w:t>
        </w:r>
        <w:r>
          <w:rPr>
            <w:i/>
            <w:iCs/>
          </w:rPr>
          <w:t>opposite</w:t>
        </w:r>
        <w:r>
          <w:t xml:space="preserv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w:t>
        </w:r>
      </w:ins>
      <w:ins w:id="896" w:author="Coles, Nicholas A." w:date="2025-05-16T14:24:00Z" w16du:dateUtc="2025-05-16T18:24:00Z">
        <w:r>
          <w:t xml:space="preserve">This phenomenon is sometimes referred to </w:t>
        </w:r>
        <w:r>
          <w:lastRenderedPageBreak/>
          <w:t>as the “screw you effect” (</w:t>
        </w:r>
        <w:proofErr w:type="spellStart"/>
        <w:r>
          <w:t>Masling</w:t>
        </w:r>
        <w:proofErr w:type="spellEnd"/>
        <w:r>
          <w:t>, 1966). Our results provide mixed evidence for such assertions.</w:t>
        </w:r>
      </w:ins>
      <w:ins w:id="897" w:author="Coles, Nicholas A." w:date="2025-05-16T14:25:00Z" w16du:dateUtc="2025-05-16T18:25:00Z">
        <w:r>
          <w:t xml:space="preserve"> In 252 tests of </w:t>
        </w:r>
        <w:proofErr w:type="gramStart"/>
        <w:r>
          <w:t>EDC’s</w:t>
        </w:r>
        <w:proofErr w:type="gramEnd"/>
        <w:r>
          <w:t>,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w:t>
        </w:r>
      </w:ins>
      <w:ins w:id="898" w:author="Coles, Nicholas A." w:date="2025-05-26T08:32:00Z" w16du:dateUtc="2025-05-26T12:32:00Z">
        <w:r w:rsidR="00FC6977">
          <w:t>,</w:t>
        </w:r>
      </w:ins>
      <w:ins w:id="899" w:author="Coles, Nicholas A." w:date="2025-05-16T14:25:00Z" w16du:dateUtc="2025-05-16T18:25:00Z">
        <w:r>
          <w:t xml:space="preserve"> such effects have been rarely observed in work with EDCs.</w:t>
        </w:r>
      </w:ins>
    </w:p>
    <w:p w14:paraId="7C7FA09E" w14:textId="3CE46883" w:rsidR="00CF0783" w:rsidRDefault="00CF0783" w:rsidP="00CF0783">
      <w:pPr>
        <w:pStyle w:val="Heading2"/>
        <w:rPr>
          <w:ins w:id="900" w:author="Coles, Nicholas A." w:date="2025-05-16T14:26:00Z" w16du:dateUtc="2025-05-16T18:26:00Z"/>
        </w:rPr>
      </w:pPr>
      <w:ins w:id="901" w:author="Coles, Nicholas A." w:date="2025-05-16T14:26:00Z" w16du:dateUtc="2025-05-16T18:26:00Z">
        <w:r>
          <w:t>Limitations and Future Directions</w:t>
        </w:r>
      </w:ins>
    </w:p>
    <w:p w14:paraId="4741BE77" w14:textId="1E08F1E5" w:rsidR="00CF0783" w:rsidRPr="00224667" w:rsidRDefault="005A1F13" w:rsidP="005A1F13">
      <w:pPr>
        <w:pStyle w:val="BodyText"/>
        <w:rPr>
          <w:ins w:id="902" w:author="Coles, Nicholas A." w:date="2025-05-16T14:26:00Z" w16du:dateUtc="2025-05-16T18:26:00Z"/>
        </w:rPr>
      </w:pPr>
      <w:ins w:id="903" w:author="Coles, Nicholas A." w:date="2025-05-16T14:53:00Z" w16du:dateUtc="2025-05-16T18:53:00Z">
        <w:r>
          <w:t>As we wor</w:t>
        </w:r>
      </w:ins>
      <w:ins w:id="904" w:author="Coles, Nicholas A." w:date="2025-05-16T14:54:00Z" w16du:dateUtc="2025-05-16T18:54:00Z">
        <w:r>
          <w:t xml:space="preserve">ked to refine our own understanding of the methodological puzzle presented by demand characteristics, we encountered </w:t>
        </w:r>
      </w:ins>
      <w:ins w:id="905" w:author="Coles, Nicholas A." w:date="2025-05-16T14:55:00Z" w16du:dateUtc="2025-05-16T18:55:00Z">
        <w:r>
          <w:t xml:space="preserve">two </w:t>
        </w:r>
      </w:ins>
      <w:ins w:id="906" w:author="Coles, Nicholas A." w:date="2025-05-26T08:33:00Z" w16du:dateUtc="2025-05-26T12:33:00Z">
        <w:r w:rsidR="00FC6977">
          <w:t xml:space="preserve">major conceptual </w:t>
        </w:r>
      </w:ins>
      <w:ins w:id="907" w:author="Coles, Nicholas A." w:date="2025-05-16T14:55:00Z" w16du:dateUtc="2025-05-16T18:55:00Z">
        <w:r>
          <w:t xml:space="preserve">challenges: (1) </w:t>
        </w:r>
      </w:ins>
      <w:ins w:id="908" w:author="Coles, Nicholas A." w:date="2025-05-26T08:33:00Z" w16du:dateUtc="2025-05-26T12:33:00Z">
        <w:r w:rsidR="00FC6977">
          <w:t xml:space="preserve">varied </w:t>
        </w:r>
      </w:ins>
      <w:ins w:id="909" w:author="Coles, Nicholas A." w:date="2025-05-16T14:26:00Z" w16du:dateUtc="2025-05-16T18:26:00Z">
        <w:r w:rsidR="00CF0783">
          <w:t>operationaliz</w:t>
        </w:r>
      </w:ins>
      <w:ins w:id="910" w:author="Coles, Nicholas A." w:date="2025-05-26T08:33:00Z" w16du:dateUtc="2025-05-26T12:33:00Z">
        <w:r w:rsidR="00FC6977">
          <w:t>ations</w:t>
        </w:r>
      </w:ins>
      <w:ins w:id="911" w:author="Coles, Nicholas A." w:date="2025-05-16T14:26:00Z" w16du:dateUtc="2025-05-16T18:26:00Z">
        <w:r w:rsidR="00CF0783">
          <w:t xml:space="preserve"> </w:t>
        </w:r>
      </w:ins>
      <w:ins w:id="912" w:author="Coles, Nicholas A." w:date="2025-05-26T08:33:00Z" w16du:dateUtc="2025-05-26T12:33:00Z">
        <w:r w:rsidR="00FC6977">
          <w:t xml:space="preserve">of </w:t>
        </w:r>
      </w:ins>
      <w:ins w:id="913" w:author="Coles, Nicholas A." w:date="2025-05-16T14:26:00Z" w16du:dateUtc="2025-05-16T18:26:00Z">
        <w:r w:rsidR="00CF0783">
          <w:t xml:space="preserve">demand characteristics, </w:t>
        </w:r>
      </w:ins>
      <w:ins w:id="914" w:author="Coles, Nicholas A." w:date="2025-05-16T14:55:00Z" w16du:dateUtc="2025-05-16T18:55:00Z">
        <w:r>
          <w:t xml:space="preserve">and </w:t>
        </w:r>
      </w:ins>
      <w:ins w:id="915" w:author="Coles, Nicholas A." w:date="2025-05-16T14:26:00Z" w16du:dateUtc="2025-05-16T18:26:00Z">
        <w:r w:rsidR="00CF0783">
          <w:t xml:space="preserve">(2) </w:t>
        </w:r>
      </w:ins>
      <w:ins w:id="916" w:author="Coles, Nicholas A." w:date="2025-05-16T14:55:00Z" w16du:dateUtc="2025-05-16T18:55:00Z">
        <w:r>
          <w:t xml:space="preserve">the </w:t>
        </w:r>
      </w:ins>
      <w:ins w:id="917" w:author="Coles, Nicholas A." w:date="2025-05-16T14:26:00Z" w16du:dateUtc="2025-05-16T18:26:00Z">
        <w:r w:rsidR="00CF0783">
          <w:t>commensurability</w:t>
        </w:r>
      </w:ins>
      <w:ins w:id="918" w:author="Coles, Nicholas A." w:date="2025-05-16T14:55:00Z" w16du:dateUtc="2025-05-16T18:55:00Z">
        <w:r>
          <w:t xml:space="preserve"> of the existing </w:t>
        </w:r>
      </w:ins>
      <w:ins w:id="919" w:author="Coles, Nicholas A." w:date="2025-05-16T14:56:00Z" w16du:dateUtc="2025-05-16T18:56:00Z">
        <w:r>
          <w:t>evidence base</w:t>
        </w:r>
      </w:ins>
      <w:ins w:id="920" w:author="Coles, Nicholas A." w:date="2025-05-16T14:26:00Z" w16du:dateUtc="2025-05-16T18:26:00Z">
        <w:r w:rsidR="00CF0783">
          <w:t>.</w:t>
        </w:r>
      </w:ins>
    </w:p>
    <w:p w14:paraId="4034B8D1" w14:textId="77777777" w:rsidR="00CF0783" w:rsidRDefault="00CF0783" w:rsidP="00CF0783">
      <w:pPr>
        <w:pStyle w:val="BodyText"/>
        <w:rPr>
          <w:ins w:id="921" w:author="Coles, Nicholas A." w:date="2025-05-16T14:26:00Z" w16du:dateUtc="2025-05-16T18:26:00Z"/>
          <w:b/>
          <w:bCs/>
        </w:rPr>
      </w:pPr>
      <w:ins w:id="922" w:author="Coles, Nicholas A." w:date="2025-05-16T14:26:00Z" w16du:dateUtc="2025-05-16T18:26:00Z">
        <w:r w:rsidRPr="00224667">
          <w:rPr>
            <w:b/>
            <w:bCs/>
          </w:rPr>
          <w:t>Operationalizing demand characteristics</w:t>
        </w:r>
      </w:ins>
    </w:p>
    <w:p w14:paraId="5F5C9629" w14:textId="1FC1FF1C" w:rsidR="005E645C" w:rsidRDefault="00CF0783" w:rsidP="00FC6977">
      <w:pPr>
        <w:pStyle w:val="FirstParagraph"/>
        <w:rPr>
          <w:ins w:id="923" w:author="Coles, Nicholas A." w:date="2025-05-16T15:16:00Z" w16du:dateUtc="2025-05-16T19:16:00Z"/>
        </w:rPr>
      </w:pPr>
      <w:ins w:id="924" w:author="Coles, Nicholas A." w:date="2025-05-16T14:26:00Z" w16du:dateUtc="2025-05-16T18:26:00Z">
        <w:r>
          <w:t xml:space="preserve">At their broadest, demand characteristics are defined as almost </w:t>
        </w:r>
        <w:r>
          <w:rPr>
            <w:i/>
            <w:iCs/>
          </w:rPr>
          <w:t>any</w:t>
        </w:r>
        <w:r>
          <w:t xml:space="preserve"> cue that may impact participants’ understanding of the purpose of the study, including instructions, rumors, and experimenter behavior (Orne, 1962). </w:t>
        </w:r>
      </w:ins>
      <w:ins w:id="925" w:author="Coles, Nicholas A." w:date="2025-05-16T15:07:00Z" w16du:dateUtc="2025-05-16T19:07:00Z">
        <w:r w:rsidR="007F3D89">
          <w:t>One</w:t>
        </w:r>
      </w:ins>
      <w:ins w:id="926" w:author="Coles, Nicholas A." w:date="2025-05-16T15:00:00Z" w16du:dateUtc="2025-05-16T19:00:00Z">
        <w:r w:rsidR="005A1F13">
          <w:t xml:space="preserve"> benefit of </w:t>
        </w:r>
      </w:ins>
      <w:ins w:id="927" w:author="Coles, Nicholas A." w:date="2025-05-16T15:08:00Z" w16du:dateUtc="2025-05-16T19:08:00Z">
        <w:r w:rsidR="007F3D89">
          <w:t xml:space="preserve">such a broad </w:t>
        </w:r>
      </w:ins>
      <w:ins w:id="928" w:author="Coles, Nicholas A." w:date="2025-05-16T15:07:00Z" w16du:dateUtc="2025-05-16T19:07:00Z">
        <w:r w:rsidR="007F3D89">
          <w:t xml:space="preserve">definition is that it highlights </w:t>
        </w:r>
      </w:ins>
      <w:ins w:id="929" w:author="Coles, Nicholas A." w:date="2025-05-16T15:08:00Z" w16du:dateUtc="2025-05-16T19:08:00Z">
        <w:r w:rsidR="007F3D89">
          <w:t>multiple reasons to reject an alternative methodological assumption:</w:t>
        </w:r>
      </w:ins>
      <w:ins w:id="930" w:author="Coles, Nicholas A." w:date="2025-05-16T15:09:00Z" w16du:dateUtc="2025-05-16T19:09:00Z">
        <w:r w:rsidR="007F3D89">
          <w:t xml:space="preserve"> that human subjects enter studies</w:t>
        </w:r>
      </w:ins>
      <w:ins w:id="931" w:author="Coles, Nicholas A." w:date="2025-05-16T15:10:00Z" w16du:dateUtc="2025-05-16T19:10:00Z">
        <w:r w:rsidR="007F3D89">
          <w:t xml:space="preserve"> as relatively blank slates. </w:t>
        </w:r>
      </w:ins>
      <w:ins w:id="932" w:author="Coles, Nicholas A." w:date="2025-05-26T08:33:00Z" w16du:dateUtc="2025-05-26T12:33:00Z">
        <w:r w:rsidR="00FC6977">
          <w:t>For hist</w:t>
        </w:r>
      </w:ins>
      <w:ins w:id="933" w:author="Coles, Nicholas A." w:date="2025-05-26T08:34:00Z" w16du:dateUtc="2025-05-26T12:34:00Z">
        <w:r w:rsidR="00FC6977">
          <w:t xml:space="preserve">orical context, </w:t>
        </w:r>
      </w:ins>
      <w:ins w:id="934" w:author="Coles, Nicholas A." w:date="2025-05-16T15:10:00Z" w16du:dateUtc="2025-05-16T19:10:00Z">
        <w:r w:rsidR="007F3D89">
          <w:t xml:space="preserve">Silverman &amp; Schulman (1970) remarked </w:t>
        </w:r>
      </w:ins>
      <w:ins w:id="935" w:author="Coles, Nicholas A." w:date="2025-05-16T15:11:00Z" w16du:dateUtc="2025-05-16T19:11:00Z">
        <w:r w:rsidR="007F3D89">
          <w:t>“…</w:t>
        </w:r>
        <w:r w:rsidR="007F3D89" w:rsidRPr="007F3D89">
          <w:t>we came to regard putting input into a human subject as something akin to putting chemicals into a test tube. We are now coming to full awareness that the analogy holds only with the profound qualification that we are inevitably working with an unclean test tube.</w:t>
        </w:r>
        <w:r w:rsidR="007F3D89">
          <w:t>”</w:t>
        </w:r>
      </w:ins>
      <w:ins w:id="936" w:author="Coles, Nicholas A." w:date="2025-05-16T15:16:00Z" w16du:dateUtc="2025-05-16T19:16:00Z">
        <w:r w:rsidR="005E645C">
          <w:t xml:space="preserve"> </w:t>
        </w:r>
      </w:ins>
      <w:ins w:id="937" w:author="Coles, Nicholas A." w:date="2025-05-16T15:11:00Z" w16du:dateUtc="2025-05-16T19:11:00Z">
        <w:r w:rsidR="007F3D89">
          <w:t>Unfortunately</w:t>
        </w:r>
      </w:ins>
      <w:ins w:id="938" w:author="Coles, Nicholas A." w:date="2025-05-16T15:12:00Z" w16du:dateUtc="2025-05-16T19:12:00Z">
        <w:r w:rsidR="007F3D89">
          <w:t xml:space="preserve">, </w:t>
        </w:r>
      </w:ins>
      <w:ins w:id="939" w:author="Coles, Nicholas A." w:date="2025-05-16T15:14:00Z" w16du:dateUtc="2025-05-16T19:14:00Z">
        <w:r w:rsidR="007F3D89">
          <w:t xml:space="preserve">one </w:t>
        </w:r>
      </w:ins>
      <w:ins w:id="940" w:author="Coles, Nicholas A." w:date="2025-05-16T15:12:00Z" w16du:dateUtc="2025-05-16T19:12:00Z">
        <w:r w:rsidR="007F3D89">
          <w:t xml:space="preserve">drawback of </w:t>
        </w:r>
      </w:ins>
      <w:ins w:id="941" w:author="Coles, Nicholas A." w:date="2025-05-16T15:13:00Z" w16du:dateUtc="2025-05-16T19:13:00Z">
        <w:r w:rsidR="007F3D89">
          <w:t xml:space="preserve">accepting a broad definition of </w:t>
        </w:r>
      </w:ins>
      <w:ins w:id="942" w:author="Coles, Nicholas A." w:date="2025-05-16T15:14:00Z" w16du:dateUtc="2025-05-16T19:14:00Z">
        <w:r w:rsidR="007F3D89">
          <w:t xml:space="preserve">demand characteristics is that you are left with a test tube believed to be contaminated by </w:t>
        </w:r>
      </w:ins>
      <w:ins w:id="943" w:author="Coles, Nicholas A." w:date="2025-05-26T08:34:00Z" w16du:dateUtc="2025-05-26T12:34:00Z">
        <w:r w:rsidR="00FC6977">
          <w:t xml:space="preserve">virtually </w:t>
        </w:r>
      </w:ins>
      <w:ins w:id="944" w:author="Coles, Nicholas A." w:date="2025-05-16T15:14:00Z" w16du:dateUtc="2025-05-16T19:14:00Z">
        <w:r w:rsidR="007F3D89">
          <w:t>everything.</w:t>
        </w:r>
      </w:ins>
      <w:ins w:id="945" w:author="Coles, Nicholas A." w:date="2025-05-16T15:15:00Z" w16du:dateUtc="2025-05-16T19:15:00Z">
        <w:r w:rsidR="007F3D89">
          <w:t xml:space="preserve"> </w:t>
        </w:r>
      </w:ins>
    </w:p>
    <w:p w14:paraId="7F687F16" w14:textId="6F6A4159" w:rsidR="00CF0783" w:rsidRDefault="005E645C" w:rsidP="00FC6977">
      <w:pPr>
        <w:pStyle w:val="FirstParagraph"/>
        <w:rPr>
          <w:ins w:id="946" w:author="Coles, Nicholas A." w:date="2025-05-16T14:26:00Z" w16du:dateUtc="2025-05-16T18:26:00Z"/>
        </w:rPr>
      </w:pPr>
      <w:ins w:id="947" w:author="Coles, Nicholas A." w:date="2025-05-16T15:22:00Z" w16du:dateUtc="2025-05-16T19:22:00Z">
        <w:r>
          <w:lastRenderedPageBreak/>
          <w:t xml:space="preserve">By focusing on </w:t>
        </w:r>
        <w:r>
          <w:rPr>
            <w:i/>
            <w:iCs/>
          </w:rPr>
          <w:t xml:space="preserve">explicit </w:t>
        </w:r>
        <w:r w:rsidRPr="00A32FD1">
          <w:rPr>
            <w:rPrChange w:id="948" w:author="Coles, Nicholas A." w:date="2025-05-16T15:31:00Z" w16du:dateUtc="2025-05-16T19:31:00Z">
              <w:rPr>
                <w:i/>
                <w:iCs/>
              </w:rPr>
            </w:rPrChange>
          </w:rPr>
          <w:t>demand characteristics</w:t>
        </w:r>
      </w:ins>
      <w:ins w:id="949" w:author="Coles, Nicholas A." w:date="2025-05-16T15:24:00Z" w16du:dateUtc="2025-05-16T19:24:00Z">
        <w:r w:rsidRPr="00A32FD1">
          <w:rPr>
            <w:rPrChange w:id="950" w:author="Coles, Nicholas A." w:date="2025-05-16T15:31:00Z" w16du:dateUtc="2025-05-16T19:31:00Z">
              <w:rPr>
                <w:i/>
                <w:iCs/>
              </w:rPr>
            </w:rPrChange>
          </w:rPr>
          <w:t xml:space="preserve"> (EDC)</w:t>
        </w:r>
      </w:ins>
      <w:ins w:id="951" w:author="Coles, Nicholas A." w:date="2025-05-16T15:22:00Z" w16du:dateUtc="2025-05-16T19:22:00Z">
        <w:r w:rsidRPr="00A32FD1">
          <w:t>,</w:t>
        </w:r>
        <w:r>
          <w:t xml:space="preserve"> </w:t>
        </w:r>
      </w:ins>
      <w:ins w:id="952" w:author="Coles, Nicholas A." w:date="2025-05-26T08:34:00Z" w16du:dateUtc="2025-05-26T12:34:00Z">
        <w:r w:rsidR="00FC6977">
          <w:t>research</w:t>
        </w:r>
      </w:ins>
      <w:ins w:id="953" w:author="Coles, Nicholas A." w:date="2025-05-26T08:35:00Z" w16du:dateUtc="2025-05-26T12:35:00Z">
        <w:r w:rsidR="00FC6977">
          <w:t>ers</w:t>
        </w:r>
      </w:ins>
      <w:ins w:id="954" w:author="Coles, Nicholas A." w:date="2025-05-16T15:23:00Z" w16du:dateUtc="2025-05-16T19:23:00Z">
        <w:r>
          <w:t xml:space="preserve"> </w:t>
        </w:r>
      </w:ins>
      <w:ins w:id="955" w:author="Coles, Nicholas A." w:date="2025-05-16T15:25:00Z" w16du:dateUtc="2025-05-16T19:25:00Z">
        <w:r>
          <w:t xml:space="preserve">have furthered </w:t>
        </w:r>
      </w:ins>
      <w:ins w:id="956" w:author="Coles, Nicholas A." w:date="2025-05-26T08:35:00Z" w16du:dateUtc="2025-05-26T12:35:00Z">
        <w:r w:rsidR="00FC6977">
          <w:t xml:space="preserve">their </w:t>
        </w:r>
      </w:ins>
      <w:ins w:id="957" w:author="Coles, Nicholas A." w:date="2025-05-16T15:25:00Z" w16du:dateUtc="2025-05-16T19:25:00Z">
        <w:r>
          <w:t>understanding</w:t>
        </w:r>
      </w:ins>
      <w:ins w:id="958" w:author="Coles, Nicholas A." w:date="2025-05-16T15:24:00Z" w16du:dateUtc="2025-05-16T19:24:00Z">
        <w:r>
          <w:t xml:space="preserve"> of a specific</w:t>
        </w:r>
      </w:ins>
      <w:ins w:id="959" w:author="Coles, Nicholas A." w:date="2025-05-16T15:25:00Z" w16du:dateUtc="2025-05-16T19:25:00Z">
        <w:r>
          <w:t xml:space="preserve"> </w:t>
        </w:r>
      </w:ins>
      <w:ins w:id="960" w:author="Coles, Nicholas A." w:date="2025-05-26T08:35:00Z" w16du:dateUtc="2025-05-26T12:35:00Z">
        <w:r w:rsidR="00FC6977">
          <w:t>type of contaminant</w:t>
        </w:r>
      </w:ins>
      <w:ins w:id="961" w:author="Coles, Nicholas A." w:date="2025-05-16T15:25:00Z" w16du:dateUtc="2025-05-16T19:25:00Z">
        <w:r>
          <w:t>.</w:t>
        </w:r>
      </w:ins>
      <w:ins w:id="962" w:author="Coles, Nicholas A." w:date="2025-05-16T15:28:00Z" w16du:dateUtc="2025-05-16T19:28:00Z">
        <w:r w:rsidR="00A32FD1">
          <w:t xml:space="preserve"> </w:t>
        </w:r>
      </w:ins>
      <w:ins w:id="963" w:author="Coles, Nicholas A." w:date="2025-05-16T15:32:00Z" w16du:dateUtc="2025-05-16T19:32:00Z">
        <w:r w:rsidR="00A32FD1">
          <w:t>However,</w:t>
        </w:r>
      </w:ins>
      <w:ins w:id="964" w:author="Coles, Nicholas A." w:date="2025-05-16T15:28:00Z" w16du:dateUtc="2025-05-16T19:28:00Z">
        <w:r w:rsidR="00A32FD1">
          <w:t xml:space="preserve"> EDCs are not representative of </w:t>
        </w:r>
      </w:ins>
      <w:ins w:id="965" w:author="Coles, Nicholas A." w:date="2025-05-16T15:31:00Z" w16du:dateUtc="2025-05-16T19:31:00Z">
        <w:r w:rsidR="00A32FD1">
          <w:t>the contaminants typically encountered in research with human subjects – where researchers</w:t>
        </w:r>
      </w:ins>
      <w:ins w:id="966" w:author="Coles, Nicholas A." w:date="2025-05-16T15:29:00Z" w16du:dateUtc="2025-05-16T19:29:00Z">
        <w:r w:rsidR="00A32FD1">
          <w:t xml:space="preserve"> often go through great lengths to </w:t>
        </w:r>
        <w:r w:rsidR="00A32FD1" w:rsidRPr="00A32FD1">
          <w:rPr>
            <w:i/>
            <w:iCs/>
          </w:rPr>
          <w:t>not</w:t>
        </w:r>
        <w:r w:rsidR="00A32FD1">
          <w:t xml:space="preserve"> </w:t>
        </w:r>
      </w:ins>
      <w:ins w:id="967" w:author="Coles, Nicholas A." w:date="2025-05-16T15:32:00Z" w16du:dateUtc="2025-05-16T19:32:00Z">
        <w:r w:rsidR="00A32FD1" w:rsidRPr="00A32FD1">
          <w:t>explicitly</w:t>
        </w:r>
        <w:r w:rsidR="00A32FD1">
          <w:t xml:space="preserve"> </w:t>
        </w:r>
      </w:ins>
      <w:ins w:id="968" w:author="Coles, Nicholas A." w:date="2025-05-16T15:29:00Z" w16du:dateUtc="2025-05-16T19:29:00Z">
        <w:r w:rsidR="00A32FD1">
          <w:t>reveal their hypothesis.</w:t>
        </w:r>
      </w:ins>
      <w:ins w:id="969" w:author="Coles, Nicholas A." w:date="2025-05-16T15:33:00Z" w16du:dateUtc="2025-05-16T19:33:00Z">
        <w:r w:rsidR="00A32FD1">
          <w:t xml:space="preserve"> </w:t>
        </w:r>
      </w:ins>
      <w:ins w:id="970" w:author="Coles, Nicholas A." w:date="2025-05-26T08:35:00Z" w16du:dateUtc="2025-05-26T12:35:00Z">
        <w:r w:rsidR="00FC6977">
          <w:t>Our meta-analysis clearly rejects previous</w:t>
        </w:r>
      </w:ins>
      <w:ins w:id="971" w:author="Coles, Nicholas A." w:date="2025-05-16T15:34:00Z" w16du:dateUtc="2025-05-16T19:34:00Z">
        <w:r w:rsidR="00A32FD1">
          <w:t xml:space="preserve"> concerns that </w:t>
        </w:r>
      </w:ins>
      <w:ins w:id="972" w:author="Coles, Nicholas A." w:date="2025-05-16T15:36:00Z" w16du:dateUtc="2025-05-16T19:36:00Z">
        <w:r w:rsidR="001276CB">
          <w:t xml:space="preserve">participants ignore </w:t>
        </w:r>
      </w:ins>
      <w:ins w:id="973" w:author="Coles, Nicholas A." w:date="2025-05-16T15:37:00Z" w16du:dateUtc="2025-05-16T19:37:00Z">
        <w:r w:rsidR="001276CB">
          <w:t>(</w:t>
        </w:r>
      </w:ins>
      <w:ins w:id="974" w:author="Coles, Nicholas A." w:date="2025-05-16T15:38:00Z" w16du:dateUtc="2025-05-16T19:38:00Z">
        <w:r w:rsidR="001276CB">
          <w:t xml:space="preserve">Orne, </w:t>
        </w:r>
      </w:ins>
      <w:ins w:id="975" w:author="Coles, Nicholas A." w:date="2025-05-16T15:37:00Z" w16du:dateUtc="2025-05-16T19:37:00Z">
        <w:r w:rsidR="001276CB">
          <w:t xml:space="preserve">1962) </w:t>
        </w:r>
      </w:ins>
      <w:ins w:id="976" w:author="Coles, Nicholas A." w:date="2025-05-16T15:36:00Z" w16du:dateUtc="2025-05-16T19:36:00Z">
        <w:r w:rsidR="001276CB">
          <w:t xml:space="preserve">or react against </w:t>
        </w:r>
      </w:ins>
      <w:ins w:id="977" w:author="Coles, Nicholas A." w:date="2025-05-16T15:38:00Z" w16du:dateUtc="2025-05-16T19:38:00Z">
        <w:r w:rsidR="001276CB">
          <w:t xml:space="preserve">(Orne, 2009) </w:t>
        </w:r>
      </w:ins>
      <w:ins w:id="978" w:author="Coles, Nicholas A." w:date="2025-05-16T15:36:00Z" w16du:dateUtc="2025-05-16T19:36:00Z">
        <w:r w:rsidR="001276CB">
          <w:t>EDCs</w:t>
        </w:r>
      </w:ins>
      <w:ins w:id="979" w:author="Coles, Nicholas A." w:date="2025-05-16T15:38:00Z" w16du:dateUtc="2025-05-16T19:38:00Z">
        <w:r w:rsidR="001276CB">
          <w:t>. Indeed, we found that participants most commonly respond to EDC’s the same way Orne suggested they respond to other</w:t>
        </w:r>
      </w:ins>
      <w:ins w:id="980" w:author="Coles, Nicholas A." w:date="2025-05-16T15:43:00Z" w16du:dateUtc="2025-05-16T19:43:00Z">
        <w:r w:rsidR="001276CB">
          <w:t xml:space="preserve"> (less explicit)</w:t>
        </w:r>
      </w:ins>
      <w:ins w:id="981" w:author="Coles, Nicholas A." w:date="2025-05-16T15:38:00Z" w16du:dateUtc="2025-05-16T19:38:00Z">
        <w:r w:rsidR="001276CB">
          <w:t xml:space="preserve"> demand characteristics: by</w:t>
        </w:r>
      </w:ins>
      <w:ins w:id="982" w:author="Coles, Nicholas A." w:date="2025-05-16T15:39:00Z" w16du:dateUtc="2025-05-16T19:39:00Z">
        <w:r w:rsidR="001276CB">
          <w:t xml:space="preserve"> </w:t>
        </w:r>
      </w:ins>
      <w:ins w:id="983" w:author="Coles, Nicholas A." w:date="2025-05-16T15:42:00Z" w16du:dateUtc="2025-05-16T19:42:00Z">
        <w:r w:rsidR="001276CB">
          <w:t xml:space="preserve">helping the experimenter confirm </w:t>
        </w:r>
      </w:ins>
      <w:ins w:id="984" w:author="Coles, Nicholas A." w:date="2025-05-16T15:43:00Z" w16du:dateUtc="2025-05-16T19:43:00Z">
        <w:r w:rsidR="001276CB">
          <w:t>the</w:t>
        </w:r>
      </w:ins>
      <w:ins w:id="985" w:author="Coles, Nicholas A." w:date="2025-05-16T15:42:00Z" w16du:dateUtc="2025-05-16T19:42:00Z">
        <w:r w:rsidR="001276CB">
          <w:t xml:space="preserve"> hypothesis</w:t>
        </w:r>
      </w:ins>
      <w:ins w:id="986" w:author="Coles, Nicholas A." w:date="2025-05-16T15:39:00Z" w16du:dateUtc="2025-05-16T19:39:00Z">
        <w:r w:rsidR="001276CB">
          <w:t>.</w:t>
        </w:r>
      </w:ins>
      <w:ins w:id="987" w:author="Coles, Nicholas A." w:date="2025-05-16T15:44:00Z" w16du:dateUtc="2025-05-16T19:44:00Z">
        <w:r w:rsidR="001276CB">
          <w:t xml:space="preserve"> </w:t>
        </w:r>
      </w:ins>
      <w:ins w:id="988" w:author="Coles, Nicholas A." w:date="2025-05-16T15:46:00Z" w16du:dateUtc="2025-05-16T19:46:00Z">
        <w:r w:rsidR="001276CB">
          <w:t xml:space="preserve">Nonetheless, studying a combination of relatively implicit and explicit demand characteristics would </w:t>
        </w:r>
        <w:r w:rsidR="008D55BC">
          <w:t xml:space="preserve">bolster confidence in </w:t>
        </w:r>
      </w:ins>
      <w:ins w:id="989" w:author="Coles, Nicholas A." w:date="2025-05-26T08:36:00Z" w16du:dateUtc="2025-05-26T12:36:00Z">
        <w:r w:rsidR="00FC6977">
          <w:t xml:space="preserve">the </w:t>
        </w:r>
      </w:ins>
      <w:ins w:id="990" w:author="Coles, Nicholas A." w:date="2025-05-16T15:46:00Z" w16du:dateUtc="2025-05-16T19:46:00Z">
        <w:r w:rsidR="008D55BC">
          <w:t>generalizability</w:t>
        </w:r>
      </w:ins>
      <w:ins w:id="991" w:author="Coles, Nicholas A." w:date="2025-05-26T08:36:00Z" w16du:dateUtc="2025-05-26T12:36:00Z">
        <w:r w:rsidR="00FC6977">
          <w:t xml:space="preserve"> of the evidence base</w:t>
        </w:r>
      </w:ins>
      <w:ins w:id="992" w:author="Coles, Nicholas A." w:date="2025-05-16T15:46:00Z" w16du:dateUtc="2025-05-16T19:46:00Z">
        <w:r w:rsidR="008D55BC">
          <w:t>.</w:t>
        </w:r>
      </w:ins>
    </w:p>
    <w:p w14:paraId="66E070D7" w14:textId="77777777" w:rsidR="00CF0783" w:rsidRDefault="00CF0783" w:rsidP="00CF0783">
      <w:pPr>
        <w:pStyle w:val="BodyText"/>
        <w:rPr>
          <w:ins w:id="993" w:author="Coles, Nicholas A." w:date="2025-05-16T14:26:00Z" w16du:dateUtc="2025-05-16T18:26:00Z"/>
          <w:b/>
          <w:bCs/>
        </w:rPr>
      </w:pPr>
      <w:ins w:id="994" w:author="Coles, Nicholas A." w:date="2025-05-16T14:26:00Z" w16du:dateUtc="2025-05-16T18:26:00Z">
        <w:r w:rsidRPr="00224667">
          <w:rPr>
            <w:b/>
            <w:bCs/>
          </w:rPr>
          <w:t>Commensurability</w:t>
        </w:r>
      </w:ins>
    </w:p>
    <w:p w14:paraId="08DC6CE6" w14:textId="77777777" w:rsidR="008D55BC" w:rsidRDefault="00CF0783" w:rsidP="00CF0783">
      <w:pPr>
        <w:pStyle w:val="BodyText"/>
        <w:rPr>
          <w:ins w:id="995" w:author="Coles, Nicholas A." w:date="2025-05-16T15:47:00Z" w16du:dateUtc="2025-05-16T19:47:00Z"/>
        </w:rPr>
      </w:pPr>
      <w:ins w:id="996" w:author="Coles, Nicholas A." w:date="2025-05-16T14:26:00Z" w16du:dateUtc="2025-05-16T18:26:00Z">
        <w:r>
          <w:t xml:space="preserve">Even with our relatively narrow subset of the demand characteristics literature, </w:t>
        </w:r>
      </w:ins>
      <w:ins w:id="997" w:author="Coles, Nicholas A." w:date="2025-05-16T15:46:00Z" w16du:dateUtc="2025-05-16T19:46:00Z">
        <w:r w:rsidR="008D55BC">
          <w:t>we encountered</w:t>
        </w:r>
      </w:ins>
      <w:ins w:id="998" w:author="Coles, Nicholas A." w:date="2025-05-16T14:26:00Z" w16du:dateUtc="2025-05-16T18:26:00Z">
        <w:r>
          <w:t xml:space="preserv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cues within- (e.g., Martin, Sackur, &amp; Dienes, 2018) vs. between-subjects (e.g., Coles et al., 2022). </w:t>
        </w:r>
      </w:ins>
    </w:p>
    <w:p w14:paraId="4358755A" w14:textId="72684D81" w:rsidR="003C1CDE" w:rsidDel="008D55BC" w:rsidRDefault="00CF0783">
      <w:pPr>
        <w:pStyle w:val="BodyText"/>
        <w:rPr>
          <w:del w:id="999" w:author="Coles, Nicholas A." w:date="2025-05-16T15:48:00Z" w16du:dateUtc="2025-05-16T19:48:00Z"/>
        </w:rPr>
      </w:pPr>
      <w:ins w:id="1000" w:author="Coles, Nicholas A." w:date="2025-05-16T14:26:00Z" w16du:dateUtc="2025-05-16T18:26:00Z">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Manipulating such differences systematically in the future </w:t>
        </w:r>
      </w:ins>
      <w:ins w:id="1001" w:author="Coles, Nicholas A." w:date="2025-05-16T15:47:00Z" w16du:dateUtc="2025-05-16T19:47:00Z">
        <w:r w:rsidR="008D55BC">
          <w:t>(e.g., in an single experimental design) would help clarify which (if any) of these metho</w:t>
        </w:r>
      </w:ins>
      <w:ins w:id="1002" w:author="Coles, Nicholas A." w:date="2025-05-16T15:48:00Z" w16du:dateUtc="2025-05-16T19:48:00Z">
        <w:r w:rsidR="008D55BC">
          <w:t>dological decisions are most impactful.</w:t>
        </w:r>
        <w:r w:rsidR="008D55BC" w:rsidDel="003C1CDE">
          <w:t xml:space="preserve"> </w:t>
        </w:r>
      </w:ins>
      <w:del w:id="1003" w:author="Coles, Nicholas A." w:date="2025-05-13T13:25:00Z" w16du:dateUtc="2025-05-13T17:25:00Z">
        <w:r w:rsidR="003C1CDE" w:rsidDel="003C1CDE">
          <w:delText xml:space="preserve">the observed and estimated true distribution of these effects suggest that </w:delText>
        </w:r>
      </w:del>
      <w:del w:id="1004" w:author="Coles, Nicholas A." w:date="2025-05-12T16:35:00Z" w16du:dateUtc="2025-05-12T20:35:00Z">
        <w:r w:rsidR="003C1CDE" w:rsidDel="008632C9">
          <w:delText xml:space="preserve">demand characteristics </w:delText>
        </w:r>
      </w:del>
      <w:del w:id="1005" w:author="Coles, Nicholas A." w:date="2025-05-13T13:25:00Z" w16du:dateUtc="2025-05-13T17:25:00Z">
        <w:r w:rsidR="003C1CDE" w:rsidDel="003C1CDE">
          <w:delText xml:space="preserve">can create false positives (Orne, 1959), false negatives (Hayes &amp; King, 1967), and upward and downward bias (Coles et al., 2022). Such heterogeneity leads to a wide prediction interval, ranging from </w:delText>
        </w:r>
      </w:del>
      <m:oMath>
        <m:r>
          <w:del w:id="1006" w:author="Coles, Nicholas A." w:date="2025-05-13T13:25:00Z" w16du:dateUtc="2025-05-13T17:25:00Z">
            <w:rPr>
              <w:rFonts w:ascii="Cambria Math" w:hAnsi="Cambria Math"/>
            </w:rPr>
            <m:t>g</m:t>
          </w:del>
        </m:r>
      </m:oMath>
      <w:del w:id="1007" w:author="Coles, Nicholas A." w:date="2025-05-13T13:25:00Z" w16du:dateUtc="2025-05-13T17:25:00Z">
        <w:r w:rsidR="003C1CDE" w:rsidDel="003C1CDE">
          <w:delText xml:space="preserve"> = 0.</w:delText>
        </w:r>
      </w:del>
      <w:del w:id="1008" w:author="Coles, Nicholas A." w:date="2025-05-12T19:55:00Z" w16du:dateUtc="2025-05-12T23:55:00Z">
        <w:r w:rsidR="003C1CDE" w:rsidDel="00FA622F">
          <w:delText>89</w:delText>
        </w:r>
      </w:del>
      <w:del w:id="1009" w:author="Coles, Nicholas A." w:date="2025-05-13T13:25:00Z" w16du:dateUtc="2025-05-13T17:25:00Z">
        <w:r w:rsidR="003C1CDE" w:rsidDel="003C1CDE">
          <w:delText xml:space="preserve"> (a medium-sized decrease in hypothesis-consistent responding) to </w:delText>
        </w:r>
      </w:del>
      <m:oMath>
        <m:r>
          <w:del w:id="1010" w:author="Coles, Nicholas A." w:date="2025-05-13T13:25:00Z" w16du:dateUtc="2025-05-13T17:25:00Z">
            <w:rPr>
              <w:rFonts w:ascii="Cambria Math" w:hAnsi="Cambria Math"/>
            </w:rPr>
            <m:t>g</m:t>
          </w:del>
        </m:r>
      </m:oMath>
      <w:del w:id="1011" w:author="Coles, Nicholas A." w:date="2025-05-13T13:25:00Z" w16du:dateUtc="2025-05-13T17:25:00Z">
        <w:r w:rsidR="003C1CDE" w:rsidDel="003C1CDE">
          <w:delText xml:space="preserve"> = </w:delText>
        </w:r>
      </w:del>
      <w:del w:id="1012" w:author="Coles, Nicholas A." w:date="2025-05-12T19:55:00Z" w16du:dateUtc="2025-05-12T23:55:00Z">
        <w:r w:rsidR="003C1CDE" w:rsidDel="00FA622F">
          <w:delText>-</w:delText>
        </w:r>
      </w:del>
      <w:del w:id="1013" w:author="Coles, Nicholas A." w:date="2025-05-13T13:25:00Z" w16du:dateUtc="2025-05-13T17:25:00Z">
        <w:r w:rsidR="003C1CDE" w:rsidDel="003C1CDE">
          <w:delText>0.</w:delText>
        </w:r>
      </w:del>
      <w:del w:id="1014" w:author="Coles, Nicholas A." w:date="2025-05-12T19:55:00Z" w16du:dateUtc="2025-05-12T23:55:00Z">
        <w:r w:rsidR="003C1CDE" w:rsidDel="00FA622F">
          <w:delText>46</w:delText>
        </w:r>
      </w:del>
      <w:del w:id="1015" w:author="Coles, Nicholas A." w:date="2025-05-13T13:25:00Z" w16du:dateUtc="2025-05-13T17:25:00Z">
        <w:r w:rsidR="003C1CDE" w:rsidDel="003C1CDE">
          <w:delText xml:space="preserve"> (a medium-sized </w:delText>
        </w:r>
        <w:r w:rsidR="003C1CDE" w:rsidDel="003C1CDE">
          <w:rPr>
            <w:i/>
            <w:iCs/>
          </w:rPr>
          <w:delText>increase</w:delText>
        </w:r>
        <w:r w:rsidR="003C1CDE" w:rsidDel="003C1CDE">
          <w:delText xml:space="preserve"> in hypothesis-consistent responding).</w:delText>
        </w:r>
      </w:del>
    </w:p>
    <w:p w14:paraId="27DD73D7" w14:textId="5087522C" w:rsidR="008632C9" w:rsidDel="008632C9" w:rsidRDefault="00FA622F">
      <w:pPr>
        <w:pStyle w:val="BodyText"/>
        <w:rPr>
          <w:del w:id="1016" w:author="Coles, Nicholas A." w:date="2025-05-12T16:36:00Z" w16du:dateUtc="2025-05-12T20:36:00Z"/>
          <w:moveTo w:id="1017" w:author="Coles, Nicholas A." w:date="2025-05-12T16:36:00Z" w16du:dateUtc="2025-05-12T20:36:00Z"/>
        </w:rPr>
      </w:pPr>
      <w:moveToRangeStart w:id="1018" w:author="Coles, Nicholas A." w:date="2025-05-12T19:56:00Z" w:name="move197972217"/>
      <w:moveTo w:id="1019" w:author="Coles, Nicholas A." w:date="2025-05-12T19:56:00Z" w16du:dateUtc="2025-05-12T23:56:00Z">
        <w:del w:id="1020" w:author="Coles, Nicholas A." w:date="2025-05-13T13:34:00Z" w16du:dateUtc="2025-05-13T17:34:00Z">
          <w:r w:rsidDel="001F4E7C">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1021" w:author="Coles, Nicholas A." w:date="2025-05-13T13:34:00Z" w16du:dateUtc="2025-05-13T17:34:00Z">
                  <w:rPr>
                    <w:rFonts w:ascii="Cambria Math" w:hAnsi="Cambria Math"/>
                  </w:rPr>
                </w:del>
              </m:ctrlPr>
            </m:sSupPr>
            <m:e>
              <m:r>
                <w:del w:id="1022" w:author="Coles, Nicholas A." w:date="2025-05-13T13:34:00Z" w16du:dateUtc="2025-05-13T17:34:00Z">
                  <w:rPr>
                    <w:rFonts w:ascii="Cambria Math" w:hAnsi="Cambria Math"/>
                  </w:rPr>
                  <m:t>R</m:t>
                </w:del>
              </m:r>
            </m:e>
            <m:sup>
              <m:r>
                <w:del w:id="1023" w:author="Coles, Nicholas A." w:date="2025-05-13T13:34:00Z" w16du:dateUtc="2025-05-13T17:34:00Z">
                  <w:rPr>
                    <w:rFonts w:ascii="Cambria Math" w:hAnsi="Cambria Math"/>
                  </w:rPr>
                  <m:t>2</m:t>
                </w:del>
              </m:r>
            </m:sup>
          </m:sSup>
        </m:oMath>
        <w:moveTo w:id="1024" w:author="Coles, Nicholas A." w:date="2025-05-12T19:56:00Z" w16du:dateUtc="2025-05-12T23:56:00Z">
          <w:del w:id="1025" w:author="Coles, Nicholas A." w:date="2025-05-13T13:34:00Z" w16du:dateUtc="2025-05-13T17:34:00Z">
            <w:r w:rsidDel="001F4E7C">
              <w:delText xml:space="preserve"> are often inflated by overfitting (De Rooij &amp; Weeda, 2020), we suspect that the true proportion of explained variability is even lower.</w:delText>
            </w:r>
          </w:del>
        </w:moveTo>
        <w:moveToRangeEnd w:id="1018"/>
        <w:del w:id="1026" w:author="Coles, Nicholas A." w:date="2025-05-12T18:22:00Z" w16du:dateUtc="2025-05-12T22:22:00Z">
          <w:r w:rsidDel="00F264D9">
            <w:delText xml:space="preserve">Observing demand </w:delText>
          </w:r>
        </w:del>
        <w:del w:id="1027" w:author="Coles, Nicholas A." w:date="2025-05-12T19:53:00Z" w16du:dateUtc="2025-05-12T23:53:00Z">
          <w:r w:rsidDel="00F264D9">
            <w:delText xml:space="preserve">effects that </w:delText>
          </w:r>
        </w:del>
        <w:del w:id="1028" w:author="Coles, Nicholas A." w:date="2025-05-12T19:59:00Z" w16du:dateUtc="2025-05-12T23:59:00Z">
          <w:r w:rsidDel="00FA622F">
            <w:delText>are strong, inferentially consequential, and heterogenous</w:delText>
          </w:r>
        </w:del>
        <w:del w:id="1029" w:author="Coles, Nicholas A." w:date="2025-05-12T18:22:00Z" w16du:dateUtc="2025-05-12T22:22:00Z">
          <w:r w:rsidDel="00F264D9">
            <w:delText xml:space="preserve"> would be less concerning if </w:delText>
          </w:r>
        </w:del>
        <w:del w:id="1030" w:author="Coles, Nicholas A." w:date="2025-05-12T19:54:00Z" w16du:dateUtc="2025-05-12T23:54:00Z">
          <w:r w:rsidDel="00FA622F">
            <w:delText xml:space="preserve">researchers </w:delText>
          </w:r>
        </w:del>
        <w:del w:id="1031" w:author="Coles, Nicholas A." w:date="2025-05-12T19:53:00Z" w16du:dateUtc="2025-05-12T23:53:00Z">
          <w:r w:rsidDel="00FA622F">
            <w:delText xml:space="preserve">had </w:delText>
          </w:r>
        </w:del>
        <w:del w:id="1032" w:author="Coles, Nicholas A." w:date="2025-05-12T19:54:00Z" w16du:dateUtc="2025-05-12T23:54:00Z">
          <w:r w:rsidDel="00FA622F">
            <w:delText xml:space="preserve">an explanation for how such effects operate. </w:delText>
          </w:r>
        </w:del>
        <w:moveToRangeStart w:id="1033" w:author="Coles, Nicholas A." w:date="2025-05-12T16:36:00Z" w:name="move197960199"/>
        <w:moveTo w:id="1034" w:author="Coles, Nicholas A." w:date="2025-05-12T16:36:00Z" w16du:dateUtc="2025-05-12T20:36:00Z">
          <w:del w:id="1035" w:author="Coles, Nicholas A." w:date="2025-05-12T19:54:00Z" w16du:dateUtc="2025-05-12T23:54:00Z">
            <w:r w:rsidR="008632C9" w:rsidDel="00FA622F">
              <w:delText>However, w</w:delText>
            </w:r>
          </w:del>
          <w:del w:id="1036" w:author="Coles, Nicholas A." w:date="2025-05-12T19:59:00Z" w16du:dateUtc="2025-05-12T23:59:00Z">
            <w:r w:rsidR="008632C9" w:rsidDel="00FA622F">
              <w:delText>e found few attempts to test their proposed explanation for such heterogeneity: differences in the extent to which participants are (a) receptive, (b) motivated, and (c) able to respond to demand characteristics.</w:delText>
            </w:r>
          </w:del>
          <w:del w:id="1037" w:author="Coles, Nicholas A." w:date="2025-05-12T20:03:00Z" w16du:dateUtc="2025-05-13T00:03:00Z">
            <w:r w:rsidR="008632C9" w:rsidDel="00FA622F">
              <w:delText xml:space="preserve"> </w:delText>
            </w:r>
          </w:del>
          <w:del w:id="1038" w:author="Coles, Nicholas A." w:date="2025-05-12T18:00:00Z" w16du:dateUtc="2025-05-12T22:00:00Z">
            <w:r w:rsidR="008632C9" w:rsidDel="00641A95">
              <w:delText>(</w:delText>
            </w:r>
          </w:del>
          <w:del w:id="1039" w:author="Coles, Nicholas A." w:date="2025-05-12T20:03:00Z" w16du:dateUtc="2025-05-13T00:03:00Z">
            <w:r w:rsidR="008632C9" w:rsidDel="00FA622F">
              <w:delText xml:space="preserve">One exception is an </w:delText>
            </w:r>
            <w:r w:rsidR="008632C9" w:rsidRPr="00641A95" w:rsidDel="00FA622F">
              <w:rPr>
                <w:rPrChange w:id="1040" w:author="Coles, Nicholas A." w:date="2025-05-12T18:01:00Z" w16du:dateUtc="2025-05-12T22:01:00Z">
                  <w:rPr>
                    <w:i/>
                    <w:iCs/>
                  </w:rPr>
                </w:rPrChange>
              </w:rPr>
              <w:delText>unpublished</w:delText>
            </w:r>
            <w:r w:rsidR="008632C9" w:rsidDel="00FA622F">
              <w:delText xml:space="preserve"> record by Coles, Wyatt, &amp; Frank</w:delText>
            </w:r>
          </w:del>
          <w:del w:id="1041" w:author="Coles, Nicholas A." w:date="2025-05-12T18:01:00Z" w16du:dateUtc="2025-05-12T22:01:00Z">
            <w:r w:rsidR="008632C9" w:rsidDel="00641A95">
              <w:delText>,</w:delText>
            </w:r>
          </w:del>
          <w:del w:id="1042" w:author="Coles, Nicholas A." w:date="2025-05-12T20:03:00Z" w16du:dateUtc="2025-05-13T00:03:00Z">
            <w:r w:rsidR="008632C9" w:rsidDel="00FA622F">
              <w:delText xml:space="preserve"> 2023)</w:delText>
            </w:r>
          </w:del>
        </w:moveTo>
      </w:moveTo>
    </w:p>
    <w:moveToRangeEnd w:id="1033"/>
    <w:p w14:paraId="36055FE6" w14:textId="77AA10DB" w:rsidR="001E6401" w:rsidDel="00CF0783" w:rsidRDefault="00000000">
      <w:pPr>
        <w:pStyle w:val="BodyText"/>
        <w:rPr>
          <w:del w:id="1043" w:author="Coles, Nicholas A." w:date="2025-05-16T14:26:00Z" w16du:dateUtc="2025-05-16T18:26:00Z"/>
        </w:rPr>
      </w:pPr>
      <w:del w:id="1044" w:author="Coles, Nicholas A." w:date="2025-05-12T16:36:00Z" w16du:dateUtc="2025-05-12T20:36:00Z">
        <w:r w:rsidDel="008632C9">
          <w:delText xml:space="preserve">Unfortunately, </w:delText>
        </w:r>
      </w:del>
      <w:del w:id="1045" w:author="Coles, Nicholas A." w:date="2025-05-12T20:03:00Z" w16du:dateUtc="2025-05-13T00:03:00Z">
        <w:r w:rsidDel="00FA622F">
          <w:delText xml:space="preserve">we found little explanation in our own synthesis. </w:delText>
        </w:r>
      </w:del>
      <w:moveFromRangeStart w:id="1046" w:author="Coles, Nicholas A." w:date="2025-05-12T19:56:00Z" w:name="move197972217"/>
      <w:moveFrom w:id="1047" w:author="Coles, Nicholas A." w:date="2025-05-12T19:56:00Z" w16du:dateUtc="2025-05-12T23:56:00Z">
        <w:del w:id="1048" w:author="Coles, Nicholas A." w:date="2025-05-12T20:03:00Z" w16du:dateUtc="2025-05-13T00:03:00Z">
          <w:r w:rsidDel="00FA622F">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1049" w:author="Coles, Nicholas A." w:date="2025-05-12T20:03:00Z" w16du:dateUtc="2025-05-13T00:03:00Z">
                  <w:rPr>
                    <w:rFonts w:ascii="Cambria Math" w:hAnsi="Cambria Math"/>
                  </w:rPr>
                </w:del>
              </m:ctrlPr>
            </m:sSupPr>
            <m:e>
              <m:r>
                <w:del w:id="1050" w:author="Coles, Nicholas A." w:date="2025-05-12T20:03:00Z" w16du:dateUtc="2025-05-13T00:03:00Z">
                  <w:rPr>
                    <w:rFonts w:ascii="Cambria Math" w:hAnsi="Cambria Math"/>
                  </w:rPr>
                  <m:t>R</m:t>
                </w:del>
              </m:r>
            </m:e>
            <m:sup>
              <m:r>
                <w:del w:id="1051" w:author="Coles, Nicholas A." w:date="2025-05-12T20:03:00Z" w16du:dateUtc="2025-05-13T00:03:00Z">
                  <w:rPr>
                    <w:rFonts w:ascii="Cambria Math" w:hAnsi="Cambria Math"/>
                  </w:rPr>
                  <m:t>2</m:t>
                </w:del>
              </m:r>
            </m:sup>
          </m:sSup>
        </m:oMath>
        <w:moveFrom w:id="1052" w:author="Coles, Nicholas A." w:date="2025-05-12T19:56:00Z" w16du:dateUtc="2025-05-12T23:56:00Z">
          <w:del w:id="1053" w:author="Coles, Nicholas A." w:date="2025-05-12T20:03:00Z" w16du:dateUtc="2025-05-13T00:03:00Z">
            <w:r w:rsidDel="00FA622F">
              <w:delText xml:space="preserve"> are often inflated by overfitting (De Rooij &amp; Weeda, 2020), we suspect that the true proportion of explained variability is even lower.</w:delText>
            </w:r>
          </w:del>
        </w:moveFrom>
        <w:moveFromRangeEnd w:id="1046"/>
      </w:moveFrom>
    </w:p>
    <w:p w14:paraId="073CC27D" w14:textId="4513EB72" w:rsidR="001E6401" w:rsidDel="008632C9" w:rsidRDefault="00000000">
      <w:pPr>
        <w:pStyle w:val="BodyText"/>
        <w:rPr>
          <w:del w:id="1054" w:author="Coles, Nicholas A." w:date="2025-05-12T16:36:00Z" w16du:dateUtc="2025-05-12T20:36:00Z"/>
        </w:rPr>
      </w:pPr>
      <w:del w:id="1055" w:author="Coles, Nicholas A." w:date="2025-05-12T16:36:00Z" w16du:dateUtc="2025-05-12T20:36:00Z">
        <w:r w:rsidDel="008632C9">
          <w:delText xml:space="preserve">We next examined a popular and influential framework developed by Rosnow and colleagues, who successfully predicted that demand effects are heterogeneous (Rosnow &amp; Aiken, 1973; Rosnow &amp; Rosenthal, 1997; Strohmetz, 2008). </w:delText>
        </w:r>
      </w:del>
      <w:moveFromRangeStart w:id="1056" w:author="Coles, Nicholas A." w:date="2025-05-12T16:36:00Z" w:name="move197960199"/>
      <w:moveFrom w:id="1057" w:author="Coles, Nicholas A." w:date="2025-05-12T16:36:00Z" w16du:dateUtc="2025-05-12T20:36:00Z">
        <w:del w:id="1058" w:author="Coles, Nicholas A." w:date="2025-05-12T16:36:00Z" w16du:dateUtc="2025-05-12T20:36:00Z">
          <w:r w:rsidDel="008632C9">
            <w:delText xml:space="preserve">However, we found few attempts to test their proposed explanation for such heterogeneity: differences in the extent to which participants are (a) receptive, (b) motivated, and (c) able to respond to demand characteristics. (One exception is an </w:delText>
          </w:r>
          <w:r w:rsidDel="008632C9">
            <w:rPr>
              <w:i/>
              <w:iCs/>
            </w:rPr>
            <w:delText>unpublished</w:delText>
          </w:r>
          <w:r w:rsidDel="008632C9">
            <w:delText xml:space="preserve"> record by Coles, Wyatt, &amp; Frank, 2023)</w:delText>
          </w:r>
        </w:del>
      </w:moveFrom>
      <w:moveFromRangeEnd w:id="1056"/>
    </w:p>
    <w:p w14:paraId="40FDF746" w14:textId="60FBFC06" w:rsidR="001E6401" w:rsidDel="008632C9" w:rsidRDefault="00000000">
      <w:pPr>
        <w:pStyle w:val="BodyText"/>
        <w:rPr>
          <w:del w:id="1059" w:author="Coles, Nicholas A." w:date="2025-05-12T16:36:00Z" w16du:dateUtc="2025-05-12T20:36:00Z"/>
        </w:rPr>
      </w:pPr>
      <w:del w:id="1060" w:author="Coles, Nicholas A." w:date="2025-05-12T16:36:00Z" w16du:dateUtc="2025-05-12T20:36:00Z">
        <w:r w:rsidDel="008632C9">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6A04054E" w14:textId="2FAD083E" w:rsidR="001E6401" w:rsidDel="008632C9" w:rsidRDefault="00000000">
      <w:pPr>
        <w:pStyle w:val="BodyText"/>
        <w:rPr>
          <w:del w:id="1061" w:author="Coles, Nicholas A." w:date="2025-05-12T16:36:00Z" w16du:dateUtc="2025-05-12T20:36:00Z"/>
        </w:rPr>
      </w:pPr>
      <w:del w:id="1062" w:author="Coles, Nicholas A." w:date="2025-05-12T16:36:00Z" w16du:dateUtc="2025-05-12T20:36:00Z">
        <w:r w:rsidDel="008632C9">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374C691D" w14:textId="622D42AF" w:rsidR="001E6401" w:rsidDel="008632C9" w:rsidRDefault="00000000">
      <w:pPr>
        <w:pStyle w:val="BodyText"/>
        <w:rPr>
          <w:del w:id="1063" w:author="Coles, Nicholas A." w:date="2025-05-12T16:36:00Z" w16du:dateUtc="2025-05-12T20:36:00Z"/>
        </w:rPr>
      </w:pPr>
      <w:del w:id="1064" w:author="Coles, Nicholas A." w:date="2025-05-12T16:36:00Z" w16du:dateUtc="2025-05-12T20:36:00Z">
        <w:r w:rsidDel="008632C9">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sidDel="008632C9">
          <w:rPr>
            <w:i/>
            <w:iCs/>
          </w:rPr>
          <w:delText>incapable</w:delText>
        </w:r>
        <w:r w:rsidDel="008632C9">
          <w:delText xml:space="preserve"> of responding to cues closely tied to the experimenter’s own expectation</w:delText>
        </w:r>
      </w:del>
      <w:del w:id="1065" w:author="Coles, Nicholas A." w:date="2025-05-05T12:28:00Z" w16du:dateUtc="2025-05-05T16:28:00Z">
        <w:r w:rsidDel="00C940DE">
          <w:delText>.</w:delText>
        </w:r>
      </w:del>
      <w:del w:id="1066" w:author="Coles, Nicholas A." w:date="2025-05-12T16:36:00Z" w16du:dateUtc="2025-05-12T20:36:00Z">
        <w:r w:rsidDel="008632C9">
          <w:delText>”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37A85ABA" w14:textId="0A39CBF5" w:rsidR="00303007" w:rsidRPr="00182DE9" w:rsidRDefault="00000000">
      <w:pPr>
        <w:pStyle w:val="BodyText"/>
        <w:rPr>
          <w:bCs/>
        </w:rPr>
        <w:pPrChange w:id="1067" w:author="Coles, Nicholas A." w:date="2025-05-16T15:48:00Z" w16du:dateUtc="2025-05-16T19:48:00Z">
          <w:pPr>
            <w:pStyle w:val="Heading2"/>
          </w:pPr>
        </w:pPrChange>
      </w:pPr>
      <w:bookmarkStart w:id="1068" w:name="limitations"/>
      <w:del w:id="1069" w:author="Coles, Nicholas A." w:date="2025-05-16T14:26:00Z" w16du:dateUtc="2025-05-16T18:26:00Z">
        <w:r w:rsidDel="00CF0783">
          <w:delText>Limitations</w:delText>
        </w:r>
      </w:del>
    </w:p>
    <w:p w14:paraId="26D44BDF" w14:textId="4A20386C" w:rsidR="001E6401" w:rsidDel="00303007" w:rsidRDefault="00931759">
      <w:pPr>
        <w:pStyle w:val="BodyText"/>
        <w:rPr>
          <w:del w:id="1070" w:author="Coles, Nicholas A." w:date="2025-05-12T16:37:00Z" w16du:dateUtc="2025-05-12T20:37:00Z"/>
        </w:rPr>
        <w:pPrChange w:id="1071" w:author="Coles, Nicholas A." w:date="2025-05-13T16:47:00Z" w16du:dateUtc="2025-05-13T20:47:00Z">
          <w:pPr>
            <w:pStyle w:val="FirstParagraph"/>
          </w:pPr>
        </w:pPrChange>
      </w:pPr>
      <w:del w:id="1072" w:author="Coles, Nicholas A." w:date="2025-05-13T11:39:00Z" w16du:dateUtc="2025-05-13T15:39:00Z">
        <w:r w:rsidDel="00303007">
          <w:delText>Our meta-analysis is, of course, not without limitations.</w:delText>
        </w:r>
      </w:del>
      <w:del w:id="1073" w:author="Coles, Nicholas A." w:date="2025-05-12T16:37:00Z" w16du:dateUtc="2025-05-12T20:37:00Z">
        <w:r w:rsidDel="008632C9">
          <w:delText xml:space="preserve">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96F7132" w14:textId="69CCAC50" w:rsidR="001E6401" w:rsidDel="00937499" w:rsidRDefault="00000000">
      <w:pPr>
        <w:pStyle w:val="BodyText"/>
        <w:rPr>
          <w:del w:id="1074" w:author="Coles, Nicholas A." w:date="2025-05-12T09:38:00Z" w16du:dateUtc="2025-05-12T13:38:00Z"/>
        </w:rPr>
      </w:pPr>
      <w:del w:id="1075" w:author="Coles, Nicholas A." w:date="2025-05-12T09:38:00Z" w16du:dateUtc="2025-05-12T13:38:00Z">
        <w:r w:rsidDel="00937499">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w:delText>
        </w:r>
      </w:del>
      <w:del w:id="1076" w:author="Coles, Nicholas A." w:date="2025-05-05T12:29:00Z" w16du:dateUtc="2025-05-05T16:29:00Z">
        <w:r w:rsidDel="00C940DE">
          <w:delText xml:space="preserve"> (Flake &amp; Fried, 2020)</w:delText>
        </w:r>
      </w:del>
      <w:del w:id="1077" w:author="Coles, Nicholas A." w:date="2025-05-12T09:38:00Z" w16du:dateUtc="2025-05-12T13:38:00Z">
        <w:r w:rsidDel="00937499">
          <w:delText>.</w:delText>
        </w:r>
      </w:del>
    </w:p>
    <w:p w14:paraId="03565413" w14:textId="6C05BF3D" w:rsidR="001E6401" w:rsidDel="00303007" w:rsidRDefault="00000000">
      <w:pPr>
        <w:pStyle w:val="BodyText"/>
        <w:rPr>
          <w:del w:id="1078" w:author="Coles, Nicholas A." w:date="2025-05-13T11:44:00Z" w16du:dateUtc="2025-05-13T15:44:00Z"/>
        </w:rPr>
      </w:pPr>
      <w:del w:id="1079" w:author="Coles, Nicholas A." w:date="2025-05-13T11:44:00Z" w16du:dateUtc="2025-05-13T15:44:00Z">
        <w:r w:rsidDel="00303007">
          <w:delText xml:space="preserve">Broad definitions of the demand characteristics construct presented us with </w:delText>
        </w:r>
      </w:del>
      <w:del w:id="1080" w:author="Coles, Nicholas A." w:date="2025-05-12T16:37:00Z" w16du:dateUtc="2025-05-12T20:37:00Z">
        <w:r w:rsidDel="008632C9">
          <w:delText>yet another challenge</w:delText>
        </w:r>
      </w:del>
      <w:del w:id="1081" w:author="Coles, Nicholas A." w:date="2025-05-13T11:44:00Z" w16du:dateUtc="2025-05-13T15:44:00Z">
        <w:r w:rsidDel="00303007">
          <w:delText xml:space="preserve">. At its broadest, demand characteristics are defined as almost </w:delText>
        </w:r>
        <w:r w:rsidDel="00303007">
          <w:rPr>
            <w:i/>
            <w:iCs/>
          </w:rPr>
          <w:delText>any</w:delText>
        </w:r>
        <w:r w:rsidDel="00303007">
          <w:delText xml:space="preserve"> cue that may impact participants’ understanding of the purpose of the study, including instructions, rumors, and experimenter behavior (Orne, 1962). </w:delText>
        </w:r>
      </w:del>
      <w:del w:id="1082" w:author="Coles, Nicholas A." w:date="2025-05-12T16:37:00Z" w16du:dateUtc="2025-05-12T20:37:00Z">
        <w:r w:rsidDel="008632C9">
          <w:delText>However, such a definition arguably creates a boundless conceptual space where any systematic change in a research design or setting might be considered a threat to scientific inferences. W</w:delText>
        </w:r>
      </w:del>
      <w:del w:id="1083" w:author="Coles, Nicholas A." w:date="2025-05-13T11:44:00Z" w16du:dateUtc="2025-05-13T15:44:00Z">
        <w:r w:rsidDel="00303007">
          <w:delText xml:space="preserve">e focused our meta-analysis on a subset of the conceptual space that is more amenable to precise definition and study: </w:delText>
        </w:r>
      </w:del>
      <w:del w:id="1084" w:author="Coles, Nicholas A." w:date="2025-05-12T16:37:00Z" w16du:dateUtc="2025-05-12T20:37:00Z">
        <w:r w:rsidDel="008632C9">
          <w:delText>explicit cues of the study hypothesis</w:delText>
        </w:r>
      </w:del>
      <w:del w:id="1085" w:author="Coles, Nicholas A." w:date="2025-05-13T11:44:00Z" w16du:dateUtc="2025-05-13T15:44:00Z">
        <w:r w:rsidDel="00303007">
          <w:delText>.</w:delText>
        </w:r>
      </w:del>
      <w:del w:id="1086" w:author="Coles, Nicholas A." w:date="2025-05-12T20:04:00Z" w16du:dateUtc="2025-05-13T00:04:00Z">
        <w:r w:rsidR="005B6A1B" w:rsidDel="005B6A1B">
          <w:delText xml:space="preserve"> </w:delText>
        </w:r>
      </w:del>
      <w:del w:id="1087" w:author="Coles, Nicholas A." w:date="2025-05-13T11:44:00Z" w16du:dateUtc="2025-05-13T15:44:00Z">
        <w:r w:rsidDel="00303007">
          <w:delText>Although we do not reject broader definitions of demand characteristics, we suspect that such broadening will only further deepen the mystery surrounding their effects.</w:delText>
        </w:r>
      </w:del>
    </w:p>
    <w:p w14:paraId="21E40644" w14:textId="68A33FD2" w:rsidR="001E6401" w:rsidDel="00303007" w:rsidRDefault="00000000">
      <w:pPr>
        <w:pStyle w:val="BodyText"/>
        <w:rPr>
          <w:del w:id="1088" w:author="Coles, Nicholas A." w:date="2025-05-13T11:45:00Z" w16du:dateUtc="2025-05-13T15:45:00Z"/>
        </w:rPr>
      </w:pPr>
      <w:del w:id="1089" w:author="Coles, Nicholas A." w:date="2025-05-13T11:45:00Z" w16du:dateUtc="2025-05-13T15:45:00Z">
        <w:r w:rsidDel="00303007">
          <w:delText xml:space="preserve">Even with our relatively narrow subset of the demand characteristics literature, there are commensurability challenges. Researchers have tested the effects of </w:delText>
        </w:r>
      </w:del>
      <w:del w:id="1090" w:author="Coles, Nicholas A." w:date="2025-05-12T16:38:00Z" w16du:dateUtc="2025-05-12T20:38:00Z">
        <w:r w:rsidDel="008632C9">
          <w:delText xml:space="preserve">explicit hypothesis cues </w:delText>
        </w:r>
      </w:del>
      <w:del w:id="1091" w:author="Coles, Nicholas A." w:date="2025-05-13T11:45:00Z" w16du:dateUtc="2025-05-13T15:45:00Z">
        <w:r w:rsidDel="00303007">
          <w:delText xml:space="preserve">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w:delText>
        </w:r>
      </w:del>
      <w:del w:id="1092" w:author="Coles, Nicholas A." w:date="2025-05-12T16:38:00Z" w16du:dateUtc="2025-05-12T20:38:00Z">
        <w:r w:rsidDel="008632C9">
          <w:delText xml:space="preserve">hypothesis </w:delText>
        </w:r>
      </w:del>
      <w:del w:id="1093" w:author="Coles, Nicholas A." w:date="2025-05-13T11:45:00Z" w16du:dateUtc="2025-05-13T15:45:00Z">
        <w:r w:rsidDel="00303007">
          <w:delText>cues within- (e.g., Martin, Sackur, &amp; Dienes, 2018) vs. between-subjects (e.g., Coles et al., 2022).</w:delText>
        </w:r>
      </w:del>
      <w:del w:id="1094" w:author="Coles, Nicholas A." w:date="2025-05-12T16:39:00Z" w16du:dateUtc="2025-05-12T20:39:00Z">
        <w:r w:rsidDel="008632C9">
          <w:rPr>
            <w:rStyle w:val="FootnoteReference"/>
          </w:rPr>
          <w:footnoteReference w:id="8"/>
        </w:r>
      </w:del>
      <w:del w:id="1097" w:author="Coles, Nicholas A." w:date="2025-05-13T11:45:00Z" w16du:dateUtc="2025-05-13T15:45:00Z">
        <w:r w:rsidDel="00303007">
          <w:delTex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w:delText>
        </w:r>
      </w:del>
      <w:del w:id="1098" w:author="Coles, Nicholas A." w:date="2025-05-12T16:38:00Z" w16du:dateUtc="2025-05-12T20:38:00Z">
        <w:r w:rsidDel="008632C9">
          <w:delText xml:space="preserve"> in the demand characteristics literature</w:delText>
        </w:r>
      </w:del>
      <w:del w:id="1099" w:author="Coles, Nicholas A." w:date="2025-05-13T11:45:00Z" w16du:dateUtc="2025-05-13T15:45:00Z">
        <w:r w:rsidDel="00303007">
          <w:delText>. However, we note that high heterogeneity was also observed in a six-lab investigation of demand effects in conformity research (Coles et al., 2024)</w:delText>
        </w:r>
        <w:r w:rsidDel="00303007">
          <w:rPr>
            <w:rStyle w:val="FootnoteReference"/>
          </w:rPr>
          <w:footnoteReference w:id="9"/>
        </w:r>
        <w:r w:rsidDel="00303007">
          <w:delText>.</w:delText>
        </w:r>
      </w:del>
    </w:p>
    <w:p w14:paraId="43D11C5F" w14:textId="4D07C045" w:rsidR="001E6401" w:rsidDel="008632C9" w:rsidRDefault="00000000">
      <w:pPr>
        <w:pStyle w:val="BodyText"/>
        <w:rPr>
          <w:del w:id="1104" w:author="Coles, Nicholas A." w:date="2025-05-12T16:38:00Z" w16du:dateUtc="2025-05-12T20:38:00Z"/>
        </w:rPr>
      </w:pPr>
      <w:del w:id="1105" w:author="Coles, Nicholas A." w:date="2025-05-12T16:38:00Z" w16du:dateUtc="2025-05-12T20:38:00Z">
        <w:r w:rsidDel="008632C9">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483A2ECB" w14:textId="174C517F" w:rsidR="001E6401" w:rsidDel="00CF0783" w:rsidRDefault="00000000" w:rsidP="00931759">
      <w:pPr>
        <w:pStyle w:val="BodyText"/>
        <w:rPr>
          <w:del w:id="1106" w:author="Coles, Nicholas A." w:date="2025-05-16T14:20:00Z" w16du:dateUtc="2025-05-16T18:20:00Z"/>
        </w:rPr>
      </w:pPr>
      <w:del w:id="1107" w:author="Coles, Nicholas A." w:date="2025-05-13T16:47:00Z" w16du:dateUtc="2025-05-13T20:47:00Z">
        <w:r w:rsidDel="00931759">
          <w:delText xml:space="preserve">We do not deny the importance of these methodological limitations. Instead, we point out that we suspect they do little to change our conclusion: demand effects can be inferentially consequential – but are </w:delText>
        </w:r>
      </w:del>
      <w:del w:id="1108" w:author="Coles, Nicholas A." w:date="2025-05-12T16:38:00Z" w16du:dateUtc="2025-05-12T20:38:00Z">
        <w:r w:rsidDel="008632C9">
          <w:delText xml:space="preserve">unreliable, difficult to predict, and </w:delText>
        </w:r>
      </w:del>
      <w:del w:id="1109" w:author="Coles, Nicholas A." w:date="2025-05-13T16:47:00Z" w16du:dateUtc="2025-05-13T20:47:00Z">
        <w:r w:rsidDel="00931759">
          <w:delText>challenging to explain.</w:delText>
        </w:r>
      </w:del>
    </w:p>
    <w:p w14:paraId="7B220A1E" w14:textId="77777777" w:rsidR="001E6401" w:rsidRDefault="00000000">
      <w:pPr>
        <w:pStyle w:val="Heading2"/>
      </w:pPr>
      <w:bookmarkStart w:id="1110" w:name="concluding-remarks"/>
      <w:bookmarkEnd w:id="1068"/>
      <w:r>
        <w:t>Concluding Remarks</w:t>
      </w:r>
    </w:p>
    <w:p w14:paraId="06A44996" w14:textId="1BBE4ABE" w:rsidR="00D43E13" w:rsidRPr="00D43E13" w:rsidDel="00461EB8" w:rsidRDefault="00000000" w:rsidP="00FC6977">
      <w:pPr>
        <w:pStyle w:val="FirstParagraph"/>
        <w:ind w:firstLine="0"/>
        <w:rPr>
          <w:del w:id="1111" w:author="Coles, Nicholas A." w:date="2025-05-16T16:37:00Z" w16du:dateUtc="2025-05-16T20:37:00Z"/>
        </w:rPr>
        <w:pPrChange w:id="1112" w:author="Coles, Nicholas A." w:date="2025-05-26T08:38:00Z" w16du:dateUtc="2025-05-26T12:38:00Z">
          <w:pPr>
            <w:pStyle w:val="FirstParagraph"/>
          </w:pPr>
        </w:pPrChange>
      </w:pPr>
      <w:r>
        <w:t xml:space="preserve">Since Orne (1962) famously described the idea over 50 years ago, demand characteristics have become a literal textbook methodological concern in experimental psychology (Sharpe &amp; Whelton, 2016). </w:t>
      </w:r>
      <w:ins w:id="1113" w:author="Coles, Nicholas A." w:date="2025-05-16T16:07:00Z" w16du:dateUtc="2025-05-16T20:07:00Z">
        <w:r w:rsidR="00D43E13">
          <w:t>Over these past 50 years, a clearer picture of the puzzle has emerged.</w:t>
        </w:r>
      </w:ins>
      <w:ins w:id="1114" w:author="Coles, Nicholas A." w:date="2025-05-16T16:08:00Z" w16du:dateUtc="2025-05-16T20:08:00Z">
        <w:r w:rsidR="00D43E13">
          <w:t xml:space="preserve"> </w:t>
        </w:r>
      </w:ins>
      <w:ins w:id="1115" w:author="Coles, Nicholas A." w:date="2025-05-16T16:10:00Z" w16du:dateUtc="2025-05-16T20:10:00Z">
        <w:r w:rsidR="00D43E13">
          <w:t>O</w:t>
        </w:r>
      </w:ins>
      <w:ins w:id="1116" w:author="Coles, Nicholas A." w:date="2025-05-16T16:08:00Z" w16du:dateUtc="2025-05-16T20:08:00Z">
        <w:r w:rsidR="00D43E13">
          <w:t xml:space="preserve">ur meta-analysis </w:t>
        </w:r>
      </w:ins>
      <w:ins w:id="1117" w:author="Coles, Nicholas A." w:date="2025-05-16T16:10:00Z" w16du:dateUtc="2025-05-16T20:10:00Z">
        <w:r w:rsidR="00D43E13">
          <w:t>o</w:t>
        </w:r>
      </w:ins>
      <w:ins w:id="1118" w:author="Coles, Nicholas A." w:date="2025-05-16T16:24:00Z" w16du:dateUtc="2025-05-16T20:24:00Z">
        <w:r w:rsidR="00AE6E40">
          <w:t xml:space="preserve">n the effects of </w:t>
        </w:r>
      </w:ins>
      <w:ins w:id="1119" w:author="Coles, Nicholas A." w:date="2025-05-16T16:08:00Z" w16du:dateUtc="2025-05-16T20:08:00Z">
        <w:r w:rsidR="00D43E13">
          <w:t xml:space="preserve">explicit demand characteristics </w:t>
        </w:r>
      </w:ins>
      <w:ins w:id="1120" w:author="Coles, Nicholas A." w:date="2025-05-16T16:10:00Z" w16du:dateUtc="2025-05-16T20:10:00Z">
        <w:r w:rsidR="00D43E13">
          <w:t xml:space="preserve">suggests that they </w:t>
        </w:r>
      </w:ins>
      <w:ins w:id="1121" w:author="Coles, Nicholas A." w:date="2025-05-16T16:08:00Z" w16du:dateUtc="2025-05-16T20:08:00Z">
        <w:r w:rsidR="00D43E13">
          <w:t xml:space="preserve">can produce false positives, false negatives, </w:t>
        </w:r>
      </w:ins>
      <w:ins w:id="1122" w:author="Coles, Nicholas A." w:date="2025-05-16T16:19:00Z" w16du:dateUtc="2025-05-16T20:19:00Z">
        <w:r w:rsidR="00AA6F54">
          <w:t>overestimated</w:t>
        </w:r>
      </w:ins>
      <w:ins w:id="1123" w:author="Coles, Nicholas A." w:date="2025-05-16T16:10:00Z" w16du:dateUtc="2025-05-16T20:10:00Z">
        <w:r w:rsidR="00D43E13">
          <w:t xml:space="preserve"> effect sizes, and underestimat</w:t>
        </w:r>
      </w:ins>
      <w:ins w:id="1124" w:author="Coles, Nicholas A." w:date="2025-05-16T16:19:00Z" w16du:dateUtc="2025-05-16T20:19:00Z">
        <w:r w:rsidR="00AA6F54">
          <w:t>ed</w:t>
        </w:r>
      </w:ins>
      <w:ins w:id="1125" w:author="Coles, Nicholas A." w:date="2025-05-16T16:09:00Z" w16du:dateUtc="2025-05-16T20:09:00Z">
        <w:r w:rsidR="00D43E13">
          <w:t xml:space="preserve"> </w:t>
        </w:r>
      </w:ins>
      <w:ins w:id="1126" w:author="Coles, Nicholas A." w:date="2025-05-16T16:10:00Z" w16du:dateUtc="2025-05-16T20:10:00Z">
        <w:r w:rsidR="00D43E13">
          <w:t xml:space="preserve">effect sizes. </w:t>
        </w:r>
      </w:ins>
      <w:ins w:id="1127" w:author="Coles, Nicholas A." w:date="2025-05-16T16:11:00Z" w16du:dateUtc="2025-05-16T20:11:00Z">
        <w:r w:rsidR="00D43E13">
          <w:t>Ye</w:t>
        </w:r>
      </w:ins>
      <w:ins w:id="1128" w:author="Coles, Nicholas A." w:date="2025-05-16T16:12:00Z" w16du:dateUtc="2025-05-16T20:12:00Z">
        <w:r w:rsidR="00D43E13">
          <w:t xml:space="preserve">t, while corroborating some theoretical frameworks (e.g., </w:t>
        </w:r>
        <w:proofErr w:type="spellStart"/>
        <w:r w:rsidR="00D43E13">
          <w:t>Rosnow</w:t>
        </w:r>
        <w:proofErr w:type="spellEnd"/>
        <w:r w:rsidR="00D43E13">
          <w:t xml:space="preserve"> &amp; Rosenthal, 1997), results highlight t</w:t>
        </w:r>
      </w:ins>
      <w:ins w:id="1129" w:author="Coles, Nicholas A." w:date="2025-05-16T16:13:00Z" w16du:dateUtc="2025-05-16T20:13:00Z">
        <w:r w:rsidR="00D43E13">
          <w:t xml:space="preserve">hat </w:t>
        </w:r>
        <w:r w:rsidR="00AA6F54">
          <w:t>large parts of th</w:t>
        </w:r>
      </w:ins>
      <w:ins w:id="1130" w:author="Coles, Nicholas A." w:date="2025-05-16T16:19:00Z" w16du:dateUtc="2025-05-16T20:19:00Z">
        <w:r w:rsidR="00AA6F54">
          <w:t>is</w:t>
        </w:r>
      </w:ins>
      <w:ins w:id="1131" w:author="Coles, Nicholas A." w:date="2025-05-16T16:13:00Z" w16du:dateUtc="2025-05-16T20:13:00Z">
        <w:r w:rsidR="00AA6F54">
          <w:t xml:space="preserve"> puzzl</w:t>
        </w:r>
      </w:ins>
      <w:ins w:id="1132" w:author="Coles, Nicholas A." w:date="2025-05-16T16:14:00Z" w16du:dateUtc="2025-05-16T20:14:00Z">
        <w:r w:rsidR="00AA6F54">
          <w:t xml:space="preserve">e </w:t>
        </w:r>
      </w:ins>
      <w:ins w:id="1133" w:author="Coles, Nicholas A." w:date="2025-05-16T16:15:00Z" w16du:dateUtc="2025-05-16T20:15:00Z">
        <w:r w:rsidR="00AA6F54">
          <w:t xml:space="preserve">remain unsolved. </w:t>
        </w:r>
      </w:ins>
      <w:ins w:id="1134" w:author="Coles, Nicholas A." w:date="2025-05-16T16:24:00Z" w16du:dateUtc="2025-05-16T20:24:00Z">
        <w:r w:rsidR="00AE6E40">
          <w:t xml:space="preserve">For example, explicit demand </w:t>
        </w:r>
      </w:ins>
      <w:ins w:id="1135" w:author="Coles, Nicholas A." w:date="2025-05-16T16:25:00Z" w16du:dateUtc="2025-05-16T20:25:00Z">
        <w:r w:rsidR="00AE6E40">
          <w:t xml:space="preserve">characteristics </w:t>
        </w:r>
      </w:ins>
      <w:ins w:id="1136" w:author="Coles, Nicholas A." w:date="2025-05-16T16:21:00Z" w16du:dateUtc="2025-05-16T20:21:00Z">
        <w:r w:rsidR="00AA6F54">
          <w:t xml:space="preserve">cause </w:t>
        </w:r>
      </w:ins>
      <w:ins w:id="1137" w:author="Coles, Nicholas A." w:date="2025-05-16T16:20:00Z" w16du:dateUtc="2025-05-16T20:20:00Z">
        <w:r w:rsidR="00AA6F54">
          <w:t xml:space="preserve">participants </w:t>
        </w:r>
      </w:ins>
      <w:ins w:id="1138" w:author="Coles, Nicholas A." w:date="2025-05-16T16:21:00Z" w16du:dateUtc="2025-05-16T20:21:00Z">
        <w:r w:rsidR="00AA6F54">
          <w:t xml:space="preserve">to change their responses </w:t>
        </w:r>
      </w:ins>
      <w:ins w:id="1139" w:author="Coles, Nicholas A." w:date="2025-05-16T16:25:00Z" w16du:dateUtc="2025-05-16T20:25:00Z">
        <w:r w:rsidR="00AE6E40">
          <w:t xml:space="preserve">in a hypothesis-consistent manner – </w:t>
        </w:r>
        <w:r w:rsidR="00AE6E40" w:rsidRPr="00AE6E40">
          <w:rPr>
            <w:i/>
            <w:iCs/>
            <w:rPrChange w:id="1140" w:author="Coles, Nicholas A." w:date="2025-05-16T16:25:00Z" w16du:dateUtc="2025-05-16T20:25:00Z">
              <w:rPr/>
            </w:rPrChange>
          </w:rPr>
          <w:t>on average</w:t>
        </w:r>
        <w:r w:rsidR="00AE6E40">
          <w:t xml:space="preserve">. But sometimes participants seem to ignore the researcher’s hypothesis – and </w:t>
        </w:r>
      </w:ins>
      <w:ins w:id="1141" w:author="Coles, Nicholas A." w:date="2025-05-16T16:22:00Z" w16du:dateUtc="2025-05-16T20:22:00Z">
        <w:r w:rsidR="00AA6F54">
          <w:t xml:space="preserve">perhaps in extremely rare scenarios, behave in the opposite manner. </w:t>
        </w:r>
      </w:ins>
      <w:ins w:id="1142" w:author="Coles, Nicholas A." w:date="2025-05-26T08:37:00Z" w16du:dateUtc="2025-05-26T12:37:00Z">
        <w:r w:rsidR="00FC6977">
          <w:t xml:space="preserve">Orne (1962) characterized this issue as an omnipresent threat, arguing that “…all experiments will have demand characteristics” (1962, p. 779). </w:t>
        </w:r>
      </w:ins>
      <w:ins w:id="1143" w:author="Coles, Nicholas A." w:date="2025-05-26T08:38:00Z" w16du:dateUtc="2025-05-26T12:38:00Z">
        <w:r w:rsidR="00FC6977">
          <w:t xml:space="preserve">If true, unresolved questions </w:t>
        </w:r>
      </w:ins>
      <w:ins w:id="1144" w:author="Coles, Nicholas A." w:date="2025-05-16T16:36:00Z" w16du:dateUtc="2025-05-16T20:36:00Z">
        <w:r w:rsidR="00461EB8">
          <w:t xml:space="preserve">about </w:t>
        </w:r>
      </w:ins>
      <w:ins w:id="1145" w:author="Coles, Nicholas A." w:date="2025-05-16T16:34:00Z" w16du:dateUtc="2025-05-16T20:34:00Z">
        <w:r w:rsidR="00461EB8">
          <w:t>when</w:t>
        </w:r>
      </w:ins>
      <w:ins w:id="1146" w:author="Coles, Nicholas A." w:date="2025-05-16T16:35:00Z" w16du:dateUtc="2025-05-16T20:35:00Z">
        <w:r w:rsidR="00461EB8">
          <w:t xml:space="preserve">, why, and how demand characteristics impact participants’ responses </w:t>
        </w:r>
      </w:ins>
      <w:ins w:id="1147" w:author="Coles, Nicholas A." w:date="2025-05-16T16:37:00Z" w16du:dateUtc="2025-05-16T20:37:00Z">
        <w:r w:rsidR="00461EB8">
          <w:t xml:space="preserve">are </w:t>
        </w:r>
      </w:ins>
      <w:ins w:id="1148" w:author="Coles, Nicholas A." w:date="2025-05-16T16:35:00Z" w16du:dateUtc="2025-05-16T20:35:00Z">
        <w:r w:rsidR="00461EB8">
          <w:t>of fundamental import</w:t>
        </w:r>
      </w:ins>
      <w:ins w:id="1149" w:author="Coles, Nicholas A." w:date="2025-05-16T16:34:00Z" w16du:dateUtc="2025-05-16T20:34:00Z">
        <w:r w:rsidR="00461EB8">
          <w:t>.</w:t>
        </w:r>
      </w:ins>
      <w:del w:id="1150" w:author="Coles, Nicholas A." w:date="2025-05-16T16:28:00Z" w16du:dateUtc="2025-05-16T20:28:00Z">
        <w:r w:rsidR="00D43E13" w:rsidDel="00AE6E40">
          <w:delText xml:space="preserve">Orne (1962) </w:delText>
        </w:r>
      </w:del>
      <w:del w:id="1151" w:author="Coles, Nicholas A." w:date="2025-05-16T16:26:00Z" w16du:dateUtc="2025-05-16T20:26:00Z">
        <w:r w:rsidR="00D43E13" w:rsidDel="00AE6E40">
          <w:delText xml:space="preserve">further </w:delText>
        </w:r>
      </w:del>
      <w:del w:id="1152" w:author="Coles, Nicholas A." w:date="2025-05-16T16:28:00Z" w16du:dateUtc="2025-05-16T20:28:00Z">
        <w:r w:rsidR="00D43E13" w:rsidDel="00AE6E40">
          <w:delText>suggested that demand characteristics constituted an omnipresent threat to the validity of experimental psychology, arguing that “</w:delText>
        </w:r>
      </w:del>
      <w:del w:id="1153" w:author="Coles, Nicholas A." w:date="2025-05-16T16:30:00Z" w16du:dateUtc="2025-05-16T20:30:00Z">
        <w:r w:rsidR="00D43E13" w:rsidDel="00AE6E40">
          <w:delText>…all experiments will have demand characteristics</w:delText>
        </w:r>
      </w:del>
      <w:del w:id="1154" w:author="Coles, Nicholas A." w:date="2025-05-16T16:28:00Z" w16du:dateUtc="2025-05-16T20:28:00Z">
        <w:r w:rsidR="00D43E13" w:rsidDel="00AE6E40">
          <w:delText>, and these will always have some effects</w:delText>
        </w:r>
      </w:del>
      <w:del w:id="1155" w:author="Coles, Nicholas A." w:date="2025-05-16T16:30:00Z" w16du:dateUtc="2025-05-16T20:30:00Z">
        <w:r w:rsidR="00D43E13" w:rsidDel="00AE6E40">
          <w:delText xml:space="preserve">” (1962, p. 779). </w:delText>
        </w:r>
      </w:del>
      <w:del w:id="1156" w:author="Coles, Nicholas A." w:date="2025-05-16T16:37:00Z" w16du:dateUtc="2025-05-16T20:37:00Z">
        <w:r w:rsidR="00D43E13" w:rsidDel="00461EB8">
          <w:delText xml:space="preserve">Consequently, it is perhaps not surprising that </w:delText>
        </w:r>
      </w:del>
      <w:del w:id="1157" w:author="Coles, Nicholas A." w:date="2025-05-15T09:47:00Z" w16du:dateUtc="2025-05-15T13:47:00Z">
        <w:r w:rsidR="00D43E13" w:rsidDel="00A57CB3">
          <w:delText xml:space="preserve">significant </w:delText>
        </w:r>
      </w:del>
      <w:del w:id="1158" w:author="Coles, Nicholas A." w:date="2025-05-16T16:37:00Z" w16du:dateUtc="2025-05-16T20:37:00Z">
        <w:r w:rsidR="00D43E13" w:rsidDel="00461EB8">
          <w:delText>effort has been dedicated to their study.</w:delText>
        </w:r>
      </w:del>
    </w:p>
    <w:p w14:paraId="4E87126F" w14:textId="7EB99D79" w:rsidR="001E6401" w:rsidDel="00461EB8" w:rsidRDefault="00000000" w:rsidP="00FC6977">
      <w:pPr>
        <w:pStyle w:val="FirstParagraph"/>
        <w:ind w:firstLine="0"/>
        <w:rPr>
          <w:del w:id="1159" w:author="Coles, Nicholas A." w:date="2025-05-16T16:37:00Z" w16du:dateUtc="2025-05-16T20:37:00Z"/>
        </w:rPr>
        <w:pPrChange w:id="1160" w:author="Coles, Nicholas A." w:date="2025-05-26T08:38:00Z" w16du:dateUtc="2025-05-26T12:38:00Z">
          <w:pPr>
            <w:pStyle w:val="BodyText"/>
          </w:pPr>
        </w:pPrChange>
      </w:pPr>
      <w:del w:id="1161" w:author="Coles, Nicholas A." w:date="2025-05-16T16:37:00Z" w16du:dateUtc="2025-05-16T20:37:00Z">
        <w:r w:rsidDel="00461EB8">
          <w:delText xml:space="preserve">Unfortunately, it is not clear if much has been learned in these 50+ years since Orne warned of this “omnipresent threat”. Our review suggests that </w:delText>
        </w:r>
      </w:del>
      <w:del w:id="1162" w:author="Coles, Nicholas A." w:date="2025-05-12T16:40:00Z" w16du:dateUtc="2025-05-12T20:40:00Z">
        <w:r w:rsidDel="008632C9">
          <w:delText xml:space="preserve">demand effects </w:delText>
        </w:r>
      </w:del>
      <w:del w:id="1163" w:author="Coles, Nicholas A." w:date="2025-05-12T20:06:00Z" w16du:dateUtc="2025-05-13T00:06:00Z">
        <w:r w:rsidDel="005B6A1B">
          <w:delText xml:space="preserve">can indeed be </w:delText>
        </w:r>
      </w:del>
      <w:del w:id="1164" w:author="Coles, Nicholas A." w:date="2025-05-16T16:37:00Z" w16du:dateUtc="2025-05-16T20:37:00Z">
        <w:r w:rsidDel="00461EB8">
          <w:delText>inferentially consequential</w:delText>
        </w:r>
      </w:del>
      <w:del w:id="1165" w:author="Coles, Nicholas A." w:date="2025-05-12T20:07:00Z" w16du:dateUtc="2025-05-13T00:07:00Z">
        <w:r w:rsidDel="005B6A1B">
          <w:delText xml:space="preserve"> – </w:delText>
        </w:r>
      </w:del>
      <w:del w:id="1166" w:author="Coles, Nicholas A." w:date="2025-05-16T16:37:00Z" w16du:dateUtc="2025-05-16T20:37:00Z">
        <w:r w:rsidDel="00461EB8">
          <w:delText xml:space="preserve">but </w:delText>
        </w:r>
      </w:del>
      <w:del w:id="1167" w:author="Coles, Nicholas A." w:date="2025-05-12T20:07:00Z" w16du:dateUtc="2025-05-13T00:07:00Z">
        <w:r w:rsidDel="005B6A1B">
          <w:delText xml:space="preserve">are also </w:delText>
        </w:r>
      </w:del>
      <w:del w:id="1168" w:author="Coles, Nicholas A." w:date="2025-05-12T16:40:00Z" w16du:dateUtc="2025-05-12T20:40:00Z">
        <w:r w:rsidDel="008632C9">
          <w:delText xml:space="preserve">unreliable, difficult to predict, and </w:delText>
        </w:r>
      </w:del>
      <w:del w:id="1169" w:author="Coles, Nicholas A." w:date="2025-05-16T16:37:00Z" w16du:dateUtc="2025-05-16T20:37:00Z">
        <w:r w:rsidDel="00461EB8">
          <w:delText>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delText>
        </w:r>
      </w:del>
    </w:p>
    <w:p w14:paraId="259DC2B2" w14:textId="77777777" w:rsidR="00BA47C3" w:rsidRDefault="00BA47C3" w:rsidP="00FC6977">
      <w:pPr>
        <w:pStyle w:val="FirstParagraph"/>
        <w:ind w:firstLine="0"/>
        <w:rPr>
          <w:rFonts w:eastAsiaTheme="majorEastAsia" w:cstheme="majorBidi"/>
          <w:b/>
          <w:bCs/>
          <w:szCs w:val="32"/>
        </w:rPr>
        <w:pPrChange w:id="1170" w:author="Coles, Nicholas A." w:date="2025-05-26T08:38:00Z" w16du:dateUtc="2025-05-26T12:38:00Z">
          <w:pPr>
            <w:spacing w:before="0" w:after="200" w:line="240" w:lineRule="auto"/>
          </w:pPr>
        </w:pPrChange>
      </w:pPr>
      <w:bookmarkStart w:id="1171" w:name="references"/>
      <w:bookmarkEnd w:id="824"/>
      <w:bookmarkEnd w:id="1110"/>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1172" w:name="ref-allen2012demand"/>
      <w:bookmarkStart w:id="1173"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1174" w:name="ref-R-papaja"/>
      <w:bookmarkEnd w:id="1172"/>
      <w:r>
        <w:t xml:space="preserve">Aust, F., &amp; Barth, M. (2022). </w:t>
      </w:r>
      <w:r>
        <w:rPr>
          <w:i/>
          <w:iCs/>
        </w:rPr>
        <w:t>papaja: Prepare reproducible APA journal articles with R Markdown</w:t>
      </w:r>
      <w:r>
        <w:t xml:space="preserve">. Retrieved from </w:t>
      </w:r>
      <w:hyperlink r:id="rId16">
        <w:r w:rsidR="001E6401">
          <w:rPr>
            <w:rStyle w:val="Hyperlink"/>
          </w:rPr>
          <w:t>https://github.com/crsh/papaja</w:t>
        </w:r>
      </w:hyperlink>
    </w:p>
    <w:p w14:paraId="233E25CB" w14:textId="0060EA9F" w:rsidR="001E6401" w:rsidRDefault="00000000">
      <w:pPr>
        <w:pStyle w:val="Bibliography"/>
      </w:pPr>
      <w:bookmarkStart w:id="1175" w:name="ref-balze1998role"/>
      <w:bookmarkEnd w:id="1174"/>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1176" w:name="ref-barabasz1991effects"/>
      <w:bookmarkEnd w:id="1175"/>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1177" w:name="ref-bartels2019revisiting"/>
      <w:bookmarkEnd w:id="1176"/>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1178" w:name="ref-R-lme4"/>
      <w:bookmarkEnd w:id="1177"/>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1179" w:name="ref-borenstein2009effect"/>
      <w:bookmarkEnd w:id="1178"/>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1180" w:name="ref-borenstein2011introduction"/>
      <w:bookmarkEnd w:id="1179"/>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1181" w:name="ref-busch2007follow"/>
      <w:bookmarkEnd w:id="1180"/>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1182" w:name="ref-R-weightr"/>
      <w:bookmarkEnd w:id="1181"/>
      <w:r>
        <w:t xml:space="preserve">Coburn, K. M., &amp; Vevea, J. L. (2019). </w:t>
      </w:r>
      <w:r>
        <w:rPr>
          <w:i/>
          <w:iCs/>
        </w:rPr>
        <w:t>Weightr: Estimating weight-function models for publication bias</w:t>
      </w:r>
      <w:r>
        <w:t xml:space="preserve">. Retrieved from </w:t>
      </w:r>
      <w:hyperlink r:id="rId17">
        <w:r w:rsidR="001E6401">
          <w:rPr>
            <w:rStyle w:val="Hyperlink"/>
          </w:rPr>
          <w:t>https://CRAN.R-project.org/package=weightr</w:t>
        </w:r>
      </w:hyperlink>
    </w:p>
    <w:p w14:paraId="60F4F7DC" w14:textId="08EFD789" w:rsidR="001E6401" w:rsidRDefault="00000000">
      <w:pPr>
        <w:pStyle w:val="Bibliography"/>
      </w:pPr>
      <w:bookmarkStart w:id="1183" w:name="ref-cohen1988statistical"/>
      <w:bookmarkEnd w:id="1182"/>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1184" w:name="ref-coles2022fact"/>
      <w:bookmarkEnd w:id="1183"/>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1185" w:name="ref-coles2024replication"/>
      <w:bookmarkEnd w:id="1184"/>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1186" w:name="ref-coles2023replication"/>
      <w:bookmarkEnd w:id="1185"/>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1187" w:name="ref-cook1970demand"/>
      <w:bookmarkEnd w:id="1186"/>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1188" w:name="ref-corneille2023instruction"/>
      <w:bookmarkEnd w:id="1187"/>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1189" w:name="ref-corneille2022sixty"/>
      <w:bookmarkEnd w:id="1188"/>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1190" w:name="ref-cramer2004effect"/>
      <w:bookmarkEnd w:id="1189"/>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1191" w:name="ref-cramer2005effect"/>
      <w:bookmarkEnd w:id="1190"/>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1192" w:name="ref-cramer1995effect"/>
      <w:bookmarkEnd w:id="1191"/>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1193" w:name="ref-de2020cross"/>
      <w:bookmarkEnd w:id="1192"/>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1194" w:name="ref-downs1998feasibility"/>
      <w:bookmarkEnd w:id="1193"/>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1195" w:name="ref-drevon2017intercoder"/>
      <w:bookmarkEnd w:id="1194"/>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196" w:name="ref-durgin2012social"/>
      <w:bookmarkEnd w:id="1195"/>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197" w:name="ref-earn1979experimental"/>
      <w:bookmarkEnd w:id="1196"/>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198" w:name="ref-fillenbaun1970more"/>
      <w:bookmarkEnd w:id="1197"/>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199" w:name="ref-flake2020measurement"/>
      <w:bookmarkEnd w:id="1198"/>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200" w:name="ref-franco2014publication"/>
      <w:bookmarkEnd w:id="1199"/>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201" w:name="ref-frank2023experimentology"/>
      <w:bookmarkEnd w:id="1200"/>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202" w:name="ref-fresson2017role"/>
      <w:bookmarkEnd w:id="1201"/>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203" w:name="ref-gergen1973social"/>
      <w:bookmarkEnd w:id="1202"/>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204" w:name="ref-hayes1967two"/>
      <w:bookmarkEnd w:id="1203"/>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205" w:name="ref-hoogeveen2018did"/>
      <w:bookmarkEnd w:id="1204"/>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206" w:name="ref-hyman1954interviewing"/>
      <w:bookmarkEnd w:id="1205"/>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207" w:name="ref-isager2022student"/>
      <w:bookmarkEnd w:id="1206"/>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208" w:name="ref-kanter2004experimental"/>
      <w:bookmarkEnd w:id="1207"/>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209" w:name="ref-kenealy1988validation"/>
      <w:bookmarkEnd w:id="1208"/>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210" w:name="ref-kersbergen2019hypothesis"/>
      <w:bookmarkEnd w:id="1209"/>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211" w:name="ref-lamberth1971similarity"/>
      <w:bookmarkEnd w:id="1210"/>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212" w:name="ref-larsen2011further"/>
      <w:bookmarkEnd w:id="1211"/>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213" w:name="ref-R-performance"/>
      <w:bookmarkEnd w:id="1212"/>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8">
        <w:r w:rsidR="001E6401">
          <w:rPr>
            <w:rStyle w:val="Hyperlink"/>
          </w:rPr>
          <w:t>https://doi.org/10.21105/joss.03139</w:t>
        </w:r>
      </w:hyperlink>
    </w:p>
    <w:p w14:paraId="76487AE1" w14:textId="692D8B62" w:rsidR="001E6401" w:rsidRDefault="00000000">
      <w:pPr>
        <w:pStyle w:val="Bibliography"/>
      </w:pPr>
      <w:bookmarkStart w:id="1214" w:name="ref-martin2018attention"/>
      <w:bookmarkEnd w:id="1213"/>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215" w:name="ref-masling1966role"/>
      <w:bookmarkEnd w:id="1214"/>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216" w:name="ref-R-PublicationBias"/>
      <w:bookmarkEnd w:id="1215"/>
      <w:r>
        <w:t xml:space="preserve">Mathur, M. B., &amp; VanderWeele, T. J. (2020a). </w:t>
      </w:r>
      <w:r>
        <w:rPr>
          <w:i/>
          <w:iCs/>
        </w:rPr>
        <w:t>PublicationBias: Sensitivity analysis for publication bias in meta-analyses</w:t>
      </w:r>
      <w:r>
        <w:t xml:space="preserve">. Retrieved from </w:t>
      </w:r>
      <w:hyperlink r:id="rId19">
        <w:r w:rsidR="001E6401">
          <w:rPr>
            <w:rStyle w:val="Hyperlink"/>
          </w:rPr>
          <w:t>https://CRAN.R-project.org/package=PublicationBias</w:t>
        </w:r>
      </w:hyperlink>
    </w:p>
    <w:p w14:paraId="49515E3C" w14:textId="24338163" w:rsidR="001E6401" w:rsidRDefault="00000000" w:rsidP="0092086F">
      <w:pPr>
        <w:pStyle w:val="Bibliography"/>
      </w:pPr>
      <w:bookmarkStart w:id="1217" w:name="ref-mathur2020sensitivity"/>
      <w:bookmarkEnd w:id="1216"/>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218" w:name="ref-mcginley1975subject"/>
      <w:bookmarkEnd w:id="1217"/>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219" w:name="ref-mcglynn1972experimental"/>
      <w:bookmarkEnd w:id="1218"/>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220" w:name="ref-morris2002combining"/>
      <w:bookmarkEnd w:id="1219"/>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221" w:name="ref-mummolo2019demand"/>
      <w:bookmarkEnd w:id="1220"/>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222" w:name="ref-orne1959nature"/>
      <w:bookmarkEnd w:id="1221"/>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223" w:name="ref-orne1962social"/>
      <w:bookmarkEnd w:id="1222"/>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224" w:name="ref-orne1969demand"/>
      <w:bookmarkEnd w:id="1223"/>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225" w:name="ref-orne1964contribution"/>
      <w:bookmarkEnd w:id="1224"/>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226" w:name="ref-page2021prisma"/>
      <w:bookmarkEnd w:id="1225"/>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227" w:name="ref-palomba1995dissociation"/>
      <w:bookmarkEnd w:id="1226"/>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228" w:name="ref-perry1978demand"/>
      <w:bookmarkEnd w:id="1227"/>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229" w:name="ref-polivy1980laboratory"/>
      <w:bookmarkEnd w:id="1228"/>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230" w:name="ref-pustejovsky2018small"/>
      <w:bookmarkEnd w:id="1229"/>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231" w:name="ref-R-base"/>
      <w:bookmarkEnd w:id="1230"/>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20">
        <w:r w:rsidR="001E6401">
          <w:rPr>
            <w:rStyle w:val="Hyperlink"/>
          </w:rPr>
          <w:t>https://www.R-project.org/</w:t>
        </w:r>
      </w:hyperlink>
    </w:p>
    <w:p w14:paraId="2C6B994D" w14:textId="77777777" w:rsidR="001E6401" w:rsidRDefault="00000000">
      <w:pPr>
        <w:pStyle w:val="Bibliography"/>
      </w:pPr>
      <w:bookmarkStart w:id="1232" w:name="ref-riecken1962program"/>
      <w:bookmarkEnd w:id="1231"/>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233" w:name="ref-rodgers2021evaluating"/>
      <w:bookmarkEnd w:id="1232"/>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234" w:name="ref-rose2014choice"/>
      <w:bookmarkEnd w:id="1233"/>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235" w:name="ref-rosenberg1969conditions"/>
      <w:bookmarkEnd w:id="1234"/>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236" w:name="ref-rosnow1973mediation"/>
      <w:bookmarkEnd w:id="1235"/>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237" w:name="ref-rosnow1997people"/>
      <w:bookmarkEnd w:id="1236"/>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238" w:name="ref-schardt2007utilization"/>
      <w:bookmarkEnd w:id="1237"/>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239" w:name="ref-schauer1969demand"/>
      <w:bookmarkEnd w:id="1238"/>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240" w:name="ref-sharpe2016frightened"/>
      <w:bookmarkEnd w:id="1239"/>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241" w:name="ref-siegel1982influence"/>
      <w:bookmarkEnd w:id="1240"/>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242" w:name="ref-sigall1970cooperative"/>
      <w:bookmarkEnd w:id="1241"/>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243" w:name="ref-silverman1965demand"/>
      <w:bookmarkEnd w:id="1242"/>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244" w:name="ref-smith1986influence"/>
      <w:bookmarkEnd w:id="1243"/>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245" w:name="ref-standing2008demonstration"/>
      <w:bookmarkEnd w:id="1244"/>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246" w:name="ref-stanley2014meta"/>
      <w:bookmarkEnd w:id="1245"/>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247" w:name="ref-stewart2004placebo"/>
      <w:bookmarkEnd w:id="1246"/>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248" w:name="ref-strohmetz2008research"/>
      <w:bookmarkEnd w:id="1247"/>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249" w:name="ref-terhune2006induction"/>
      <w:bookmarkEnd w:id="1248"/>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250" w:name="ref-tsai2018great"/>
      <w:bookmarkEnd w:id="1249"/>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251" w:name="ref-veitch1991demand"/>
      <w:bookmarkEnd w:id="1250"/>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252" w:name="ref-verpaelst2007demand"/>
      <w:bookmarkEnd w:id="1251"/>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253" w:name="ref-vevea1995general"/>
      <w:bookmarkEnd w:id="1252"/>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254" w:name="ref-R-metafor"/>
      <w:bookmarkEnd w:id="1253"/>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1171"/>
      <w:bookmarkEnd w:id="1173"/>
      <w:bookmarkEnd w:id="1254"/>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21">
        <w:r>
          <w:rPr>
            <w:rStyle w:val="Hyperlink"/>
          </w:rPr>
          <w:t>https://osf.io/3hkre/?view_only=2dc92af53f194e5eab0d7aecafaf01c2</w:t>
        </w:r>
      </w:hyperlink>
      <w:r>
        <w:t>.</w:t>
      </w:r>
    </w:p>
    <w:sectPr w:rsidR="001E6401" w:rsidSect="00084144">
      <w:headerReference w:type="even" r:id="rId22"/>
      <w:headerReference w:type="default" r:id="rId23"/>
      <w:headerReference w:type="first" r:id="rId24"/>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1" w:author="Coles, Nicholas A." w:date="2025-05-25T06:55:00Z" w:initials="CNA">
    <w:p w14:paraId="65884D8A" w14:textId="77777777" w:rsidR="00FC6977" w:rsidRDefault="00FC6977" w:rsidP="00FC6977">
      <w:r>
        <w:rPr>
          <w:rStyle w:val="CommentReference"/>
        </w:rPr>
        <w:annotationRef/>
      </w:r>
      <w:r>
        <w:rPr>
          <w:color w:val="000000"/>
          <w:sz w:val="20"/>
          <w:szCs w:val="20"/>
        </w:rPr>
        <w:t>Potential cut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88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069297" w16cex:dateUtc="2025-05-25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884D8A" w16cid:durableId="530692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A8EFF" w14:textId="77777777" w:rsidR="000E2526" w:rsidRDefault="000E2526">
      <w:pPr>
        <w:spacing w:before="0" w:after="0" w:line="240" w:lineRule="auto"/>
      </w:pPr>
      <w:r>
        <w:separator/>
      </w:r>
    </w:p>
  </w:endnote>
  <w:endnote w:type="continuationSeparator" w:id="0">
    <w:p w14:paraId="76A7534C" w14:textId="77777777" w:rsidR="000E2526" w:rsidRDefault="000E25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9894B" w14:textId="77777777" w:rsidR="000E2526" w:rsidRDefault="000E2526">
      <w:pPr>
        <w:spacing w:before="0" w:after="0" w:line="240" w:lineRule="auto"/>
      </w:pPr>
      <w:r>
        <w:separator/>
      </w:r>
    </w:p>
  </w:footnote>
  <w:footnote w:type="continuationSeparator" w:id="0">
    <w:p w14:paraId="1FD0A524" w14:textId="77777777" w:rsidR="000E2526" w:rsidRDefault="000E2526">
      <w:pPr>
        <w:spacing w:before="0" w:after="0" w:line="240" w:lineRule="auto"/>
      </w:pPr>
      <w:r>
        <w:continuationSeparator/>
      </w:r>
    </w:p>
  </w:footnote>
  <w:footnote w:id="1">
    <w:p w14:paraId="4AF2B345" w14:textId="77777777" w:rsidR="001E6401" w:rsidDel="000908BB" w:rsidRDefault="00000000">
      <w:pPr>
        <w:pStyle w:val="FootnoteText"/>
        <w:rPr>
          <w:del w:id="146" w:author="Coles, Nicholas A." w:date="2025-05-15T12:50:00Z" w16du:dateUtc="2025-05-15T16:50:00Z"/>
        </w:rPr>
      </w:pPr>
      <w:del w:id="147" w:author="Coles, Nicholas A." w:date="2025-05-15T12:50:00Z" w16du:dateUtc="2025-05-15T16:50:00Z">
        <w:r w:rsidDel="000908BB">
          <w:rPr>
            <w:rStyle w:val="FootnoteReference"/>
          </w:rPr>
          <w:footnoteRef/>
        </w:r>
        <w:r w:rsidDel="000908BB">
          <w:delTex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delText>
        </w:r>
      </w:del>
    </w:p>
  </w:footnote>
  <w:footnote w:id="2">
    <w:p w14:paraId="5BD434FB" w14:textId="192CE8E0"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t>
      </w:r>
      <w:ins w:id="380" w:author="Coles, Nicholas A." w:date="2025-05-26T08:16:00Z" w16du:dateUtc="2025-05-26T12:16:00Z">
        <w:r w:rsidR="00FC6977">
          <w:t xml:space="preserve">we worried </w:t>
        </w:r>
      </w:ins>
      <w:r>
        <w:t>participants in these scenarios could not unambiguously infer how the</w:t>
      </w:r>
      <w:ins w:id="381" w:author="Coles, Nicholas A." w:date="2025-05-26T08:16:00Z" w16du:dateUtc="2025-05-26T12:16:00Z">
        <w:r w:rsidR="00FC6977">
          <w:t xml:space="preserve"> researcher </w:t>
        </w:r>
      </w:ins>
      <w:del w:id="382" w:author="Coles, Nicholas A." w:date="2025-05-26T08:16:00Z" w16du:dateUtc="2025-05-26T12:16:00Z">
        <w:r w:rsidDel="00FC6977">
          <w:delText xml:space="preserve">ir responses were </w:delText>
        </w:r>
      </w:del>
      <w:r>
        <w:t xml:space="preserve">expected </w:t>
      </w:r>
      <w:ins w:id="383" w:author="Coles, Nicholas A." w:date="2025-05-26T08:16:00Z" w16du:dateUtc="2025-05-26T12:16:00Z">
        <w:r w:rsidR="00FC6977">
          <w:t xml:space="preserve">their response </w:t>
        </w:r>
      </w:ins>
      <w:r>
        <w:t>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Del="00937499" w:rsidRDefault="00000000">
      <w:pPr>
        <w:pStyle w:val="FootnoteText"/>
        <w:rPr>
          <w:del w:id="440" w:author="Coles, Nicholas A." w:date="2025-05-12T09:36:00Z" w16du:dateUtc="2025-05-12T13:36:00Z"/>
        </w:rPr>
      </w:pPr>
      <w:del w:id="441" w:author="Coles, Nicholas A." w:date="2025-05-12T09:36:00Z" w16du:dateUtc="2025-05-12T13:36:00Z">
        <w:r w:rsidDel="00937499">
          <w:rPr>
            <w:rStyle w:val="FootnoteReference"/>
          </w:rPr>
          <w:footnoteRef/>
        </w:r>
        <w:r w:rsidDel="00937499">
          <w:delText xml:space="preserve"> As a reminder, we performed two literature searches. The second literature search was inspired by reviewer feedback, which we received after we started collecting data using the vignette methodology.</w:delText>
        </w:r>
      </w:del>
    </w:p>
  </w:footnote>
  <w:footnote w:id="5">
    <w:p w14:paraId="60975B39" w14:textId="77777777" w:rsidR="001E6401" w:rsidDel="00937499" w:rsidRDefault="00000000">
      <w:pPr>
        <w:pStyle w:val="FootnoteText"/>
        <w:rPr>
          <w:del w:id="457" w:author="Coles, Nicholas A." w:date="2025-05-12T09:36:00Z" w16du:dateUtc="2025-05-12T13:36:00Z"/>
        </w:rPr>
      </w:pPr>
      <w:del w:id="458" w:author="Coles, Nicholas A." w:date="2025-05-12T09:36:00Z" w16du:dateUtc="2025-05-12T13:36:00Z">
        <w:r w:rsidDel="00937499">
          <w:rPr>
            <w:rStyle w:val="FootnoteReference"/>
          </w:rPr>
          <w:footnoteRef/>
        </w:r>
        <w:r w:rsidDel="00937499">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Del="008632C9" w:rsidRDefault="00000000">
      <w:pPr>
        <w:pStyle w:val="FootnoteText"/>
        <w:rPr>
          <w:del w:id="495" w:author="Coles, Nicholas A." w:date="2025-05-12T16:31:00Z" w16du:dateUtc="2025-05-12T20:31:00Z"/>
        </w:rPr>
      </w:pPr>
      <w:del w:id="496" w:author="Coles, Nicholas A." w:date="2025-05-12T16:31:00Z" w16du:dateUtc="2025-05-12T20:31:00Z">
        <w:r w:rsidDel="008632C9">
          <w:rPr>
            <w:rStyle w:val="FootnoteReference"/>
          </w:rPr>
          <w:footnoteRef/>
        </w:r>
        <w:r w:rsidDel="008632C9">
          <w:delText xml:space="preserve"> N.C. coded the quality of each record included in the meta-analysis using a modified version of the Downs and Black (1998) checklist. On a 0-1 scale, ratings of reporting quality were modest (</w:delText>
        </w:r>
        <w:r w:rsidDel="008632C9">
          <w:rPr>
            <w:i/>
            <w:iCs/>
          </w:rPr>
          <w:delText>M</w:delText>
        </w:r>
        <w:r w:rsidDel="008632C9">
          <w:delText xml:space="preserve"> </w:delText>
        </w:r>
        <w:r w:rsidDel="008632C9">
          <w:rPr>
            <w:i/>
            <w:iCs/>
          </w:rPr>
          <w:delText>=</w:delText>
        </w:r>
        <w:r w:rsidDel="008632C9">
          <w:delText xml:space="preserve"> 0.71, </w:delText>
        </w:r>
        <w:r w:rsidDel="008632C9">
          <w:rPr>
            <w:i/>
            <w:iCs/>
          </w:rPr>
          <w:delText>SD</w:delText>
        </w:r>
        <w:r w:rsidDel="008632C9">
          <w:delText xml:space="preserve"> = 0.30); ratings of internal validity were high (</w:delText>
        </w:r>
        <w:r w:rsidDel="008632C9">
          <w:rPr>
            <w:i/>
            <w:iCs/>
          </w:rPr>
          <w:delText>M</w:delText>
        </w:r>
        <w:r w:rsidDel="008632C9">
          <w:delText xml:space="preserve"> </w:delText>
        </w:r>
        <w:r w:rsidDel="008632C9">
          <w:rPr>
            <w:i/>
            <w:iCs/>
          </w:rPr>
          <w:delText>=</w:delText>
        </w:r>
        <w:r w:rsidDel="008632C9">
          <w:delText xml:space="preserve"> 0.91, </w:delText>
        </w:r>
        <w:r w:rsidDel="008632C9">
          <w:rPr>
            <w:i/>
            <w:iCs/>
          </w:rPr>
          <w:delText>SD</w:delText>
        </w:r>
        <w:r w:rsidDel="008632C9">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8">
    <w:p w14:paraId="3C57B7E1" w14:textId="77777777" w:rsidR="001E6401" w:rsidDel="008632C9" w:rsidRDefault="00000000">
      <w:pPr>
        <w:pStyle w:val="FootnoteText"/>
        <w:rPr>
          <w:del w:id="1095" w:author="Coles, Nicholas A." w:date="2025-05-12T16:39:00Z" w16du:dateUtc="2025-05-12T20:39:00Z"/>
        </w:rPr>
      </w:pPr>
      <w:del w:id="1096" w:author="Coles, Nicholas A." w:date="2025-05-12T16:39:00Z" w16du:dateUtc="2025-05-12T20:39:00Z">
        <w:r w:rsidDel="008632C9">
          <w:rPr>
            <w:rStyle w:val="FootnoteReference"/>
          </w:rPr>
          <w:footnoteRef/>
        </w:r>
        <w:r w:rsidDel="008632C9">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9">
    <w:p w14:paraId="0C360371" w14:textId="77777777" w:rsidR="001E6401" w:rsidDel="00303007" w:rsidRDefault="00000000">
      <w:pPr>
        <w:pStyle w:val="FootnoteText"/>
        <w:rPr>
          <w:del w:id="1100" w:author="Coles, Nicholas A." w:date="2025-05-13T11:45:00Z" w16du:dateUtc="2025-05-13T15:45:00Z"/>
        </w:rPr>
      </w:pPr>
      <w:del w:id="1101" w:author="Coles, Nicholas A." w:date="2025-05-13T11:45:00Z" w16du:dateUtc="2025-05-13T15:45:00Z">
        <w:r w:rsidDel="00303007">
          <w:rPr>
            <w:rStyle w:val="FootnoteReference"/>
          </w:rPr>
          <w:footnoteRef/>
        </w:r>
        <w:r w:rsidDel="00303007">
          <w:delText xml:space="preserve"> In a six-lab investigation of explicit demand effects in conformity research, (Coles et al., 2024) observed no overall effect (</w:delText>
        </w:r>
        <w:r w:rsidDel="00303007">
          <w:rPr>
            <w:i/>
            <w:iCs/>
          </w:rPr>
          <w:delText>g</w:delText>
        </w:r>
        <w:r w:rsidDel="00303007">
          <w:delText xml:space="preserve"> = 0.02) but high heterogeneity (</w:delText>
        </w:r>
      </w:del>
      <m:oMath>
        <m:r>
          <w:del w:id="1102" w:author="Coles, Nicholas A." w:date="2025-05-13T11:45:00Z" w16du:dateUtc="2025-05-13T15:45:00Z">
            <w:rPr>
              <w:rFonts w:ascii="Cambria Math" w:hAnsi="Cambria Math"/>
            </w:rPr>
            <m:t>τ</m:t>
          </w:del>
        </m:r>
      </m:oMath>
      <w:del w:id="1103" w:author="Coles, Nicholas A." w:date="2025-05-13T11:45:00Z" w16du:dateUtc="2025-05-13T15:45:00Z">
        <w:r w:rsidDel="00303007">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84144"/>
    <w:rsid w:val="000908BB"/>
    <w:rsid w:val="000E2526"/>
    <w:rsid w:val="000F5A50"/>
    <w:rsid w:val="001077C5"/>
    <w:rsid w:val="00110DC3"/>
    <w:rsid w:val="00115933"/>
    <w:rsid w:val="001276CB"/>
    <w:rsid w:val="00135084"/>
    <w:rsid w:val="00182DE9"/>
    <w:rsid w:val="00193D92"/>
    <w:rsid w:val="001C3A5B"/>
    <w:rsid w:val="001E5A44"/>
    <w:rsid w:val="001E6401"/>
    <w:rsid w:val="001F4E7C"/>
    <w:rsid w:val="002101FB"/>
    <w:rsid w:val="002134FC"/>
    <w:rsid w:val="002A5CC5"/>
    <w:rsid w:val="002B6700"/>
    <w:rsid w:val="002C5C58"/>
    <w:rsid w:val="002F2218"/>
    <w:rsid w:val="00303007"/>
    <w:rsid w:val="00311FB8"/>
    <w:rsid w:val="00313569"/>
    <w:rsid w:val="00330F6B"/>
    <w:rsid w:val="00341524"/>
    <w:rsid w:val="00352BA1"/>
    <w:rsid w:val="003756FC"/>
    <w:rsid w:val="0038057A"/>
    <w:rsid w:val="00381AF1"/>
    <w:rsid w:val="003879F0"/>
    <w:rsid w:val="003910A1"/>
    <w:rsid w:val="00397584"/>
    <w:rsid w:val="003B3CFB"/>
    <w:rsid w:val="003C1CDE"/>
    <w:rsid w:val="003D44B0"/>
    <w:rsid w:val="003F6783"/>
    <w:rsid w:val="00413FF4"/>
    <w:rsid w:val="00435F1A"/>
    <w:rsid w:val="00457B51"/>
    <w:rsid w:val="00461EB8"/>
    <w:rsid w:val="00472128"/>
    <w:rsid w:val="00475F71"/>
    <w:rsid w:val="00493571"/>
    <w:rsid w:val="004D0BFC"/>
    <w:rsid w:val="00502E8F"/>
    <w:rsid w:val="00506818"/>
    <w:rsid w:val="0052274C"/>
    <w:rsid w:val="00556B5C"/>
    <w:rsid w:val="00571584"/>
    <w:rsid w:val="0057450F"/>
    <w:rsid w:val="005A1F13"/>
    <w:rsid w:val="005A55BB"/>
    <w:rsid w:val="005B6A1B"/>
    <w:rsid w:val="005E4054"/>
    <w:rsid w:val="005E645C"/>
    <w:rsid w:val="005E7711"/>
    <w:rsid w:val="005F15BE"/>
    <w:rsid w:val="005F2F58"/>
    <w:rsid w:val="00635433"/>
    <w:rsid w:val="00635BA0"/>
    <w:rsid w:val="006373B0"/>
    <w:rsid w:val="00641A95"/>
    <w:rsid w:val="00651903"/>
    <w:rsid w:val="00693388"/>
    <w:rsid w:val="0069378C"/>
    <w:rsid w:val="006E6812"/>
    <w:rsid w:val="006F43BE"/>
    <w:rsid w:val="00713081"/>
    <w:rsid w:val="0072467B"/>
    <w:rsid w:val="00736D4F"/>
    <w:rsid w:val="00790124"/>
    <w:rsid w:val="007D42E8"/>
    <w:rsid w:val="007F3D89"/>
    <w:rsid w:val="008141DA"/>
    <w:rsid w:val="008632C9"/>
    <w:rsid w:val="00871062"/>
    <w:rsid w:val="00893DD7"/>
    <w:rsid w:val="008B1BE5"/>
    <w:rsid w:val="008C24EB"/>
    <w:rsid w:val="008D1023"/>
    <w:rsid w:val="008D4FC3"/>
    <w:rsid w:val="008D55BC"/>
    <w:rsid w:val="00903CEF"/>
    <w:rsid w:val="0092086F"/>
    <w:rsid w:val="00931759"/>
    <w:rsid w:val="00935DF3"/>
    <w:rsid w:val="00937499"/>
    <w:rsid w:val="00961D9D"/>
    <w:rsid w:val="00965D91"/>
    <w:rsid w:val="009A3A1D"/>
    <w:rsid w:val="009A5178"/>
    <w:rsid w:val="009D2B55"/>
    <w:rsid w:val="009E05DE"/>
    <w:rsid w:val="009E4439"/>
    <w:rsid w:val="00A32FD1"/>
    <w:rsid w:val="00A4113C"/>
    <w:rsid w:val="00A424BC"/>
    <w:rsid w:val="00A57CB3"/>
    <w:rsid w:val="00A93D97"/>
    <w:rsid w:val="00AA6F54"/>
    <w:rsid w:val="00AE06DC"/>
    <w:rsid w:val="00AE4528"/>
    <w:rsid w:val="00AE6E40"/>
    <w:rsid w:val="00AF5F9D"/>
    <w:rsid w:val="00AF6FBC"/>
    <w:rsid w:val="00B22F42"/>
    <w:rsid w:val="00B4188C"/>
    <w:rsid w:val="00B606BE"/>
    <w:rsid w:val="00B67453"/>
    <w:rsid w:val="00B72BD5"/>
    <w:rsid w:val="00BA47C3"/>
    <w:rsid w:val="00BB54F4"/>
    <w:rsid w:val="00BF4B6B"/>
    <w:rsid w:val="00C0698C"/>
    <w:rsid w:val="00C1273D"/>
    <w:rsid w:val="00C315BB"/>
    <w:rsid w:val="00C475F8"/>
    <w:rsid w:val="00C54022"/>
    <w:rsid w:val="00C76C8B"/>
    <w:rsid w:val="00C940DE"/>
    <w:rsid w:val="00CA3A01"/>
    <w:rsid w:val="00CD1520"/>
    <w:rsid w:val="00CF0783"/>
    <w:rsid w:val="00CF1051"/>
    <w:rsid w:val="00D43E13"/>
    <w:rsid w:val="00D61B65"/>
    <w:rsid w:val="00D91335"/>
    <w:rsid w:val="00DA312E"/>
    <w:rsid w:val="00DC55AD"/>
    <w:rsid w:val="00DD1BE9"/>
    <w:rsid w:val="00E33957"/>
    <w:rsid w:val="00E36EB3"/>
    <w:rsid w:val="00E40723"/>
    <w:rsid w:val="00E51248"/>
    <w:rsid w:val="00E634E8"/>
    <w:rsid w:val="00E753DB"/>
    <w:rsid w:val="00EB1F7E"/>
    <w:rsid w:val="00F264D9"/>
    <w:rsid w:val="00F37988"/>
    <w:rsid w:val="00F653DB"/>
    <w:rsid w:val="00F80718"/>
    <w:rsid w:val="00F935EA"/>
    <w:rsid w:val="00FA622F"/>
    <w:rsid w:val="00FC6977"/>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 w:type="character" w:styleId="CommentReference">
    <w:name w:val="annotation reference"/>
    <w:basedOn w:val="DefaultParagraphFont"/>
    <w:semiHidden/>
    <w:unhideWhenUsed/>
    <w:rsid w:val="00FC6977"/>
    <w:rPr>
      <w:sz w:val="16"/>
      <w:szCs w:val="16"/>
    </w:rPr>
  </w:style>
  <w:style w:type="paragraph" w:styleId="CommentText">
    <w:name w:val="annotation text"/>
    <w:basedOn w:val="Normal"/>
    <w:link w:val="CommentTextChar"/>
    <w:semiHidden/>
    <w:unhideWhenUsed/>
    <w:rsid w:val="00FC6977"/>
    <w:pPr>
      <w:spacing w:line="240" w:lineRule="auto"/>
    </w:pPr>
    <w:rPr>
      <w:sz w:val="20"/>
      <w:szCs w:val="20"/>
    </w:rPr>
  </w:style>
  <w:style w:type="character" w:customStyle="1" w:styleId="CommentTextChar">
    <w:name w:val="Comment Text Char"/>
    <w:basedOn w:val="DefaultParagraphFont"/>
    <w:link w:val="CommentText"/>
    <w:semiHidden/>
    <w:rsid w:val="00FC697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6977"/>
    <w:rPr>
      <w:b/>
      <w:bCs/>
    </w:rPr>
  </w:style>
  <w:style w:type="character" w:customStyle="1" w:styleId="CommentSubjectChar">
    <w:name w:val="Comment Subject Char"/>
    <w:basedOn w:val="CommentTextChar"/>
    <w:link w:val="CommentSubject"/>
    <w:semiHidden/>
    <w:rsid w:val="00FC697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 w:id="14781823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6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osf.io/3hkre/?view_only=2dc92af53f194e5eab0d7aecafaf01c2" TargetMode="External"/><Relationship Id="rId18" Type="http://schemas.openxmlformats.org/officeDocument/2006/relationships/hyperlink" Target="https://doi.org/10.21105/joss.03139"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osf.io/3hkre/?view_only=2dc92af53f194e5eab0d7aecafaf01c2"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CRAN.R-project.org/package=weight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crsh/papaja" TargetMode="External"/><Relationship Id="rId20" Type="http://schemas.openxmlformats.org/officeDocument/2006/relationships/hyperlink" Target="https://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hyperlink" Target="https://CRAN.R-project.org/package=PublicationBia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822</TotalTime>
  <Pages>45</Pages>
  <Words>14138</Words>
  <Characters>80593</Characters>
  <Application>Microsoft Office Word</Application>
  <DocSecurity>0</DocSecurity>
  <Lines>671</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94542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12</cp:revision>
  <dcterms:created xsi:type="dcterms:W3CDTF">2025-05-12T18:43:00Z</dcterms:created>
  <dcterms:modified xsi:type="dcterms:W3CDTF">2025-05-26T12:38:00Z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