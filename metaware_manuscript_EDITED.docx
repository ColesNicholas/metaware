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9AD9D" w14:textId="77777777" w:rsidR="001E6401" w:rsidRDefault="00000000">
      <w:pPr>
        <w:pStyle w:val="Title"/>
      </w:pPr>
      <w:r>
        <w:t>Meta-analysis suggests that the effects of demand characteristics can be consequential, unreliable, and difficult to explain</w:t>
      </w: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3765735E"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77777777" w:rsidR="001E6401" w:rsidRDefault="00000000">
      <w:pPr>
        <w:pStyle w:val="h1-pagebreak"/>
      </w:pPr>
      <w:r>
        <w:lastRenderedPageBreak/>
        <w:t>Meta-analysis suggests that the effects of demand characteristics can be consequential, unreliable, and difficult to 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7777777" w:rsidR="001E6401"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5B544C38" w14:textId="77777777" w:rsidR="001E6401"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BFCF12F" w14:textId="77777777"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w:t>
      </w:r>
      <w:r>
        <w:lastRenderedPageBreak/>
        <w:t xml:space="preserve">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41BD870B" w14:textId="77777777" w:rsidR="001E6401" w:rsidRDefault="00000000">
      <w:pPr>
        <w:pStyle w:val="BodyText"/>
      </w:pPr>
      <w:r>
        <w:t>In the present work, we advance an unexpected</w:t>
      </w:r>
      <w:r>
        <w:rPr>
          <w:rStyle w:val="FootnoteReference"/>
        </w:rPr>
        <w:footnoteReference w:id="1"/>
      </w:r>
      <w:r>
        <w:t xml:space="preserve">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1EF28B36" w14:textId="77777777" w:rsidR="001E6401" w:rsidRDefault="00000000">
      <w:pPr>
        <w:pStyle w:val="Heading2"/>
      </w:pPr>
      <w:bookmarkStart w:id="0" w:name="Xa0d64ece604650f58e403bddeb4af76aa562f5e"/>
      <w:r>
        <w:lastRenderedPageBreak/>
        <w:t>How do demand characteristics alter participant responses?</w:t>
      </w:r>
    </w:p>
    <w:p w14:paraId="59D364C4" w14:textId="77777777" w:rsidR="001E6401"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77777777" w:rsidR="001E6401" w:rsidRDefault="00000000">
      <w:pPr>
        <w:pStyle w:val="BodyText"/>
      </w:pPr>
      <w:r>
        <w:t>To start, Rosnow and colleagues reasoned that participants must be receptive to demand characteristics for there to be subsequent shifts in participants’ responses (see also, Orne, 1958).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7440B2CA" w14:textId="77777777" w:rsidR="001E6401"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w:t>
      </w:r>
      <w:r>
        <w:lastRenderedPageBreak/>
        <w:t>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t>
      </w:r>
      <w:r>
        <w:lastRenderedPageBreak/>
        <w:t xml:space="preserve">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We focus our review on Rosnow and colleagues’ influential framework, but we revisit complementary ideas throughout.</w:t>
      </w:r>
    </w:p>
    <w:p w14:paraId="52E637FE" w14:textId="77777777" w:rsidR="001E6401" w:rsidRDefault="00000000">
      <w:pPr>
        <w:pStyle w:val="Heading1"/>
      </w:pPr>
      <w:bookmarkStart w:id="1" w:name="methodology"/>
      <w:bookmarkEnd w:id="0"/>
      <w:r>
        <w:t>Methodology</w:t>
      </w:r>
    </w:p>
    <w:p w14:paraId="64FEDB72" w14:textId="77777777" w:rsidR="001E6401"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evaluate the magnitude, consistency, and potential moderators of demand effects.</w:t>
      </w:r>
    </w:p>
    <w:p w14:paraId="20358BE4" w14:textId="77777777" w:rsidR="001E6401" w:rsidRDefault="00000000">
      <w:pPr>
        <w:pStyle w:val="BodyText"/>
      </w:pPr>
      <w:r>
        <w:t>We defined the scope of the meta-analysis using the Population, Intervention, Comparison, Outcome framework (Schardt,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41447DC0" w14:textId="77777777" w:rsidR="001E6401" w:rsidRDefault="00000000">
      <w:pPr>
        <w:pStyle w:val="BodyText"/>
      </w:pPr>
      <w:r>
        <w:t xml:space="preserve">The intervention-of-interest was explicit manipulations of the hypothesis communicated to participants – i.e., scenarios where a researcher tells participants about the effect of an </w:t>
      </w:r>
      <w:r>
        <w:lastRenderedPageBreak/>
        <w:t xml:space="preserve">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7B98F302" w14:textId="77777777" w:rsidR="001E640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2"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w:t>
      </w:r>
      <w:r>
        <w:lastRenderedPageBreak/>
        <w:t>OR “good subject effect” OR “expectancy effect” OR “evaluative apprehension” (n = 572 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3" w:name="fig:prisma"/>
      <w:bookmarkEnd w:id="3"/>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4" w:name="screening"/>
      <w:bookmarkEnd w:id="2"/>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5" w:name="effect-size-index"/>
      <w:bookmarkEnd w:id="4"/>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77777777" w:rsidR="001E6401"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28B54909" w14:textId="77777777" w:rsidR="001E6401"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DBF945E" w14:textId="77777777" w:rsidR="001E6401"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9ABB988" w14:textId="7777777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lastRenderedPageBreak/>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6" w:name="potential-study-feature-moderators"/>
      <w:bookmarkEnd w:id="5"/>
      <w:r>
        <w:t>Potential study feature moderators.</w:t>
      </w:r>
    </w:p>
    <w:p w14:paraId="14BB968D" w14:textId="77777777"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w:t>
      </w:r>
      <w:r>
        <w:lastRenderedPageBreak/>
        <w:t>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7777777" w:rsidR="001E6401" w:rsidRDefault="00000000">
      <w:pPr>
        <w:numPr>
          <w:ilvl w:val="0"/>
          <w:numId w:val="25"/>
        </w:numPr>
      </w:pPr>
      <w:r>
        <w:rPr>
          <w:i/>
          <w:iCs/>
        </w:rPr>
        <w:t>Design of demand characteristics manipulation.</w:t>
      </w:r>
      <w:r>
        <w:t xml:space="preserve"> Whether demand characteristics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DEA3393" w14:textId="7014AA2C" w:rsidR="001E6401" w:rsidRDefault="00000000">
      <w:pPr>
        <w:pStyle w:val="Heading3"/>
        <w:framePr w:wrap="around"/>
      </w:pPr>
      <w:bookmarkStart w:id="7" w:name="Xe0d312d46d170b17286487d2e4bf43d6a2a2281"/>
      <w:bookmarkEnd w:id="6"/>
      <w:r>
        <w:t>Can research participants help us understand demand effects?</w:t>
      </w:r>
    </w:p>
    <w:p w14:paraId="2CC97F2C" w14:textId="77777777" w:rsidR="001E6401"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w:t>
      </w:r>
      <w:r>
        <w:lastRenderedPageBreak/>
        <w:t xml:space="preserve">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49207C9F" w14:textId="77777777" w:rsidR="001E6401" w:rsidRDefault="00000000">
      <w:pPr>
        <w:pStyle w:val="BodyText"/>
      </w:pPr>
      <w:r>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7E59BE18" w14:textId="77777777" w:rsidR="001E6401" w:rsidRDefault="00000000">
      <w:pPr>
        <w:pStyle w:val="Heading4"/>
        <w:framePr w:wrap="around"/>
      </w:pPr>
      <w:bookmarkStart w:id="8" w:name="vignette-rating-methodology"/>
      <w:r>
        <w:t>Vignette rating methodology.</w:t>
      </w:r>
    </w:p>
    <w:p w14:paraId="53DE92DB" w14:textId="77777777" w:rsidR="001E6401" w:rsidRDefault="00000000">
      <w:pPr>
        <w:pStyle w:val="FirstParagraph"/>
      </w:pPr>
      <w:r>
        <w:t>For each study included in the meta-analysis after our original literature search</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1CB4CA3B" w14:textId="77777777" w:rsidR="001E6401" w:rsidRDefault="00000000">
      <w:pPr>
        <w:pStyle w:val="CaptionedFigure"/>
        <w:framePr w:wrap="notBeside"/>
      </w:pPr>
      <w:r>
        <w:rPr>
          <w:noProof/>
        </w:rPr>
        <w:lastRenderedPageBreak/>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p>
    <w:p w14:paraId="5EBEF7C6" w14:textId="2E7EC41A" w:rsidR="00C0698C" w:rsidRDefault="00000000">
      <w:pPr>
        <w:pStyle w:val="ImageCaption"/>
      </w:pPr>
      <w:bookmarkStart w:id="9" w:name="fig:vig"/>
      <w:bookmarkEnd w:id="9"/>
      <w:r>
        <w:rPr>
          <w:i/>
          <w:iCs/>
        </w:rPr>
        <w:t>Figure</w:t>
      </w:r>
      <w:r>
        <w:t xml:space="preserve"> 2. Vignettes for Standing et al. (2008), which described the key details for each demand characteristic condition (bolded and underlined) and dependent variable (bolded and italicized) combination.</w:t>
      </w:r>
    </w:p>
    <w:p w14:paraId="5035DE4E" w14:textId="77777777" w:rsidR="00C0698C" w:rsidRDefault="00C0698C">
      <w:pPr>
        <w:spacing w:before="0" w:after="200" w:line="240" w:lineRule="auto"/>
      </w:pPr>
      <w:r>
        <w:br w:type="page"/>
      </w:r>
    </w:p>
    <w:p w14:paraId="5F344590" w14:textId="77777777" w:rsidR="001E6401" w:rsidRDefault="00000000">
      <w:pPr>
        <w:pStyle w:val="BodyText"/>
      </w:pPr>
      <w:r>
        <w:lastRenderedPageBreak/>
        <w:t>In total, there were 119 vignettes. We did not create vignettes for control conditions because participants were not given information about the experimenter’s hypothesis (i.e., there were no explicit demand characteristics to act upon).</w:t>
      </w:r>
    </w:p>
    <w:p w14:paraId="735D8EF5" w14:textId="77777777" w:rsidR="001E6401" w:rsidRDefault="00000000">
      <w:pPr>
        <w:pStyle w:val="BodyText"/>
      </w:pPr>
      <w:r>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6742518D" w14:textId="77777777" w:rsidR="001E6401"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763F747F" w14:textId="77777777" w:rsidR="001E6401" w:rsidRDefault="00000000">
      <w:pPr>
        <w:pStyle w:val="BodyText"/>
      </w:pPr>
      <w:r>
        <w:lastRenderedPageBreak/>
        <w:t>Sample size was initially based on availability of resources.</w:t>
      </w:r>
      <w:r>
        <w:rPr>
          <w:rStyle w:val="FootnoteReference"/>
        </w:rPr>
        <w:footnoteReference w:id="5"/>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B652A03" w14:textId="77777777" w:rsidR="001E6401" w:rsidRDefault="00000000">
      <w:pPr>
        <w:pStyle w:val="BodyText"/>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w:t>
      </w:r>
      <w:r>
        <w:lastRenderedPageBreak/>
        <w:t>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7309BB49" w14:textId="77777777" w:rsidR="001E6401" w:rsidRDefault="00000000">
      <w:pPr>
        <w:pStyle w:val="Heading5"/>
        <w:framePr w:wrap="around"/>
      </w:pPr>
      <w:bookmarkStart w:id="10" w:name="X50ac5346a764638f68a9356056d1f2c3e87ad60"/>
      <w:r>
        <w:t>Accounting for different demand comparisons.</w:t>
      </w:r>
    </w:p>
    <w:p w14:paraId="5762C5A5" w14:textId="77777777" w:rsidR="001E6401"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03453AF7" w14:textId="77777777" w:rsidR="001E6401"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11F3B80D" w14:textId="77777777" w:rsidR="001E6401" w:rsidRDefault="00000000">
      <w:pPr>
        <w:pStyle w:val="Heading3"/>
        <w:framePr w:wrap="around"/>
      </w:pPr>
      <w:bookmarkStart w:id="11" w:name="meta-analytic-approach"/>
      <w:bookmarkEnd w:id="7"/>
      <w:bookmarkEnd w:id="8"/>
      <w:bookmarkEnd w:id="10"/>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2" w:name="publication-bias-analyses"/>
      <w:r>
        <w:t>Publication bias analyses.</w:t>
      </w:r>
    </w:p>
    <w:p w14:paraId="68003AE6" w14:textId="77777777" w:rsidR="001E640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6BE07BBE" w14:textId="77777777" w:rsidR="001E6401"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13" w:author="Coles, Nicholas A." w:date="2025-04-30T15:01:00Z" w16du:dateUtc="2025-04-30T19:01:00Z">
        <w:r w:rsidR="00BB54F4">
          <w:t xml:space="preserve"> </w:t>
        </w:r>
      </w:ins>
      <w:del w:id="14" w:author="Coles, Nicholas A." w:date="2025-04-30T15:01:00Z" w16du:dateUtc="2025-04-30T19:01:00Z">
        <w:r w:rsidDel="00BB54F4">
          <w:delText>-</w:delText>
        </w:r>
      </w:del>
      <w:r>
        <w:t>effect tests (</w:t>
      </w:r>
      <w:ins w:id="15"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16" w:author="Coles, Nicholas A." w:date="2025-04-30T15:02:00Z" w16du:dateUtc="2025-04-30T19:02:00Z">
        <w:r w:rsidDel="00BB54F4">
          <w:delText>precision-effect tests</w:delText>
        </w:r>
      </w:del>
      <w:ins w:id="17"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77777777" w:rsidR="001E6401"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18" w:name="transparency-and-openness"/>
      <w:bookmarkEnd w:id="11"/>
      <w:bookmarkEnd w:id="12"/>
      <w:r>
        <w:t>Transparency and openness.</w:t>
      </w:r>
    </w:p>
    <w:p w14:paraId="25DB664E" w14:textId="77777777" w:rsidR="001E6401" w:rsidRDefault="00000000">
      <w:pPr>
        <w:pStyle w:val="FirstParagraph"/>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w:t>
      </w:r>
      <w:r>
        <w:rPr>
          <w:rStyle w:val="FootnoteReference"/>
        </w:rPr>
        <w:footnoteReference w:id="7"/>
      </w:r>
      <w:r>
        <w:t xml:space="preserve">, (e) expansions to the literature search, (f) whether to use Cohen’s </w:t>
      </w:r>
      <w:r>
        <w:rPr>
          <w:i/>
          <w:iCs/>
        </w:rPr>
        <w:t>d</w:t>
      </w:r>
      <w:r>
        <w:t xml:space="preserve"> or Hedge’s </w:t>
      </w:r>
      <w:r>
        <w:rPr>
          <w:i/>
          <w:iCs/>
        </w:rPr>
        <w:lastRenderedPageBreak/>
        <w:t>g</w:t>
      </w:r>
      <w:r>
        <w:t xml:space="preserve"> as our effect size index, and (g) decisions regarding whether to use robust variance estimation, mixed-effects models, or both.</w:t>
      </w:r>
    </w:p>
    <w:p w14:paraId="6CF096AD" w14:textId="77777777" w:rsidR="001E6401"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4C27FB64" w14:textId="77777777" w:rsidR="001E6401" w:rsidRDefault="00000000">
      <w:pPr>
        <w:pStyle w:val="BodyText"/>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19" w:name="results"/>
      <w:bookmarkEnd w:id="18"/>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w:t>
      </w:r>
      <w:r>
        <w:lastRenderedPageBreak/>
        <w:t>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77777777" w:rsidR="001E6401"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77777777"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65237CC4" w14:textId="77777777" w:rsidR="001E6401" w:rsidRDefault="00000000">
      <w:pPr>
        <w:pStyle w:val="Heading3"/>
        <w:framePr w:wrap="around"/>
      </w:pPr>
      <w:bookmarkStart w:id="20" w:name="overall-results"/>
      <w:r>
        <w:t>Overall results.</w:t>
      </w:r>
    </w:p>
    <w:p w14:paraId="1D766138" w14:textId="77777777" w:rsidR="001E6401"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77777777" w:rsidR="001E6401" w:rsidRDefault="00000000">
      <w:pPr>
        <w:pStyle w:val="ImageCaption"/>
      </w:pPr>
      <w:bookmarkStart w:id="21" w:name="fig:forest"/>
      <w:bookmarkEnd w:id="21"/>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0169BC0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w:t>
      </w:r>
      <w:del w:id="22"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w:t>
      </w:r>
      <w:ins w:id="23" w:author="Coles, Nicholas A." w:date="2025-04-30T15:29:00Z" w16du:dateUtc="2025-04-30T19:29:00Z">
        <w:r w:rsidR="00FE399E">
          <w:t xml:space="preserve">, </w:t>
        </w:r>
      </w:ins>
      <w:ins w:id="24" w:author="Coles, Nicholas A." w:date="2025-04-30T15:34:00Z" w16du:dateUtc="2025-04-30T19:34:00Z">
        <w:r w:rsidR="00FE399E">
          <w:t xml:space="preserve">total </w:t>
        </w:r>
      </w:ins>
      <w:ins w:id="25" w:author="Coles, Nicholas A." w:date="2025-04-30T15:29:00Z" w16du:dateUtc="2025-04-30T19:29:00Z">
        <w:r w:rsidR="00FE399E" w:rsidRPr="00FE399E">
          <w:rPr>
            <w:i/>
            <w:iCs/>
            <w:rPrChange w:id="26" w:author="Coles, Nicholas A." w:date="2025-04-30T15:29:00Z" w16du:dateUtc="2025-04-30T19:29:00Z">
              <w:rPr/>
            </w:rPrChange>
          </w:rPr>
          <w:t>I</w:t>
        </w:r>
        <w:r w:rsidR="00FE399E" w:rsidRPr="00FE399E">
          <w:rPr>
            <w:i/>
            <w:iCs/>
            <w:vertAlign w:val="superscript"/>
            <w:rPrChange w:id="27" w:author="Coles, Nicholas A." w:date="2025-04-30T15:29:00Z" w16du:dateUtc="2025-04-30T19:29:00Z">
              <w:rPr/>
            </w:rPrChange>
          </w:rPr>
          <w:t>2</w:t>
        </w:r>
        <w:r w:rsidR="00FE399E">
          <w:t xml:space="preserve"> = </w:t>
        </w:r>
      </w:ins>
      <w:ins w:id="28" w:author="Coles, Nicholas A." w:date="2025-04-30T15:34:00Z" w16du:dateUtc="2025-04-30T19:34:00Z">
        <w:r w:rsidR="00FE399E">
          <w:t>84.92</w:t>
        </w:r>
      </w:ins>
      <w:ins w:id="29" w:author="Coles, Nicholas A." w:date="2025-04-30T15:29:00Z" w16du:dateUtc="2025-04-30T19:29:00Z">
        <w:r w:rsidR="00FE399E">
          <w:t>)</w:t>
        </w:r>
      </w:ins>
      <w:del w:id="30"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31" w:author="Coles, Nicholas A." w:date="2025-04-30T15:08:00Z" w16du:dateUtc="2025-04-30T19:08:00Z">
        <w:r w:rsidR="009A3A1D">
          <w:t>0</w:t>
        </w:r>
        <w:r w:rsidR="009A3A1D">
          <w:t>.89</w:t>
        </w:r>
      </w:ins>
      <w:del w:id="32" w:author="Coles, Nicholas A." w:date="2025-04-30T15:08:00Z" w16du:dateUtc="2025-04-30T19:08:00Z">
        <w:r w:rsidDel="009A3A1D">
          <w:delText>-0.46</w:delText>
        </w:r>
      </w:del>
      <w:r>
        <w:t>.</w:t>
      </w:r>
    </w:p>
    <w:p w14:paraId="2EC66C6C" w14:textId="7777777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33" w:name="moderator-analyses"/>
      <w:bookmarkEnd w:id="20"/>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34" w:name="study-features"/>
      <w:r>
        <w:t>Study features.</w:t>
      </w:r>
    </w:p>
    <w:p w14:paraId="5DF1FC53" w14:textId="77777777" w:rsidR="001E6401"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5E7D095C" w:rsidR="001E6401" w:rsidRDefault="00000000">
      <w:pPr>
        <w:pStyle w:val="BodyText"/>
      </w:pPr>
      <w:r>
        <w:lastRenderedPageBreak/>
        <w:t>The average effect sizes was estimated to be twice as large when two demand characteristic conditions were compared (</w:t>
      </w:r>
      <m:oMath>
        <m:r>
          <w:ins w:id="35" w:author="Coles, Nicholas A." w:date="2025-04-30T15:05:00Z" w16du:dateUtc="2025-04-30T19:05:00Z">
            <w:rPr>
              <w:rFonts w:ascii="Cambria Math" w:hAnsi="Cambria Math"/>
            </w:rPr>
            <m:t>g</m:t>
          </w:ins>
        </m:r>
        <m:r>
          <w:del w:id="36"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37" w:author="Coles, Nicholas A." w:date="2025-04-30T15:05:00Z" w16du:dateUtc="2025-04-30T19:05:00Z">
        <w:r w:rsidR="00BB54F4" w:rsidRPr="00BB54F4">
          <w:rPr>
            <w:rFonts w:eastAsiaTheme="minorEastAsia"/>
            <w:i/>
            <w:iCs/>
            <w:rPrChange w:id="38" w:author="Coles, Nicholas A." w:date="2025-04-30T15:05:00Z" w16du:dateUtc="2025-04-30T19:05:00Z">
              <w:rPr>
                <w:rFonts w:eastAsiaTheme="minorEastAsia"/>
              </w:rPr>
            </w:rPrChange>
          </w:rPr>
          <w:t>g</w:t>
        </w:r>
      </w:ins>
      <m:oMath>
        <m:r>
          <w:del w:id="39"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E6BF22E" w:rsidR="001E6401" w:rsidRDefault="00000000">
      <w:pPr>
        <w:pStyle w:val="BodyText"/>
      </w:pPr>
      <w:r>
        <w:t>Instances where a demand characteristic condition was compared to a control group allowed us to test whether participants responses shift more when the researcher hypothesizes an increase (i.e., positive demand;</w:t>
      </w:r>
      <m:oMath>
        <m:r>
          <w:ins w:id="40" w:author="Coles, Nicholas A." w:date="2025-04-30T15:06:00Z" w16du:dateUtc="2025-04-30T19:06:00Z">
            <w:rPr>
              <w:rFonts w:ascii="Cambria Math" w:hAnsi="Cambria Math"/>
            </w:rPr>
            <m:t>g</m:t>
          </w:ins>
        </m:r>
      </m:oMath>
      <w:del w:id="41" w:author="Coles, Nicholas A." w:date="2025-04-30T15:06:00Z" w16du:dateUtc="2025-04-30T19:06:00Z">
        <w:r w:rsidDel="00BB54F4">
          <w:delText xml:space="preserve"> </w:delText>
        </w:r>
      </w:del>
      <m:oMath>
        <m:r>
          <w:del w:id="42"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43" w:author="Coles, Nicholas A." w:date="2025-04-30T15:06:00Z" w16du:dateUtc="2025-04-30T19:06:00Z">
        <w:r w:rsidR="00BB54F4">
          <w:rPr>
            <w:rFonts w:eastAsiaTheme="minorEastAsia"/>
          </w:rPr>
          <w:t>g</w:t>
        </w:r>
      </w:ins>
      <m:oMath>
        <m:r>
          <w:del w:id="44"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45" w:author="Coles, Nicholas A." w:date="2025-04-30T15:06:00Z" w16du:dateUtc="2025-04-30T19:06:00Z">
            <w:rPr>
              <w:rFonts w:ascii="Cambria Math" w:hAnsi="Cambria Math"/>
            </w:rPr>
            <m:t>g</m:t>
          </w:ins>
        </m:r>
        <m:r>
          <w:del w:id="46"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ins w:id="47" w:author="Coles, Nicholas A." w:date="2025-04-30T15:06:00Z" w16du:dateUtc="2025-04-30T19:06:00Z">
            <w:rPr>
              <w:rFonts w:ascii="Cambria Math" w:hAnsi="Cambria Math"/>
            </w:rPr>
            <m:t>g</m:t>
          </w:ins>
        </m:r>
      </m:oMath>
      <w:del w:id="48" w:author="Coles, Nicholas A." w:date="2025-04-30T15:06:00Z" w16du:dateUtc="2025-04-30T19:06:00Z">
        <w:r w:rsidDel="00BB54F4">
          <w:delText>(</w:delText>
        </w:r>
      </w:del>
      <m:oMath>
        <m:r>
          <w:del w:id="49"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0" w:author="Coles, Nicholas A." w:date="2025-04-30T15:06:00Z" w16du:dateUtc="2025-04-30T19:06:00Z">
        <w:r w:rsidR="00BB54F4">
          <w:rPr>
            <w:rFonts w:eastAsiaTheme="minorEastAsia"/>
          </w:rPr>
          <w:t>g</w:t>
        </w:r>
      </w:ins>
      <m:oMath>
        <m:r>
          <w:del w:id="51"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04A742B4" w:rsidR="001E6401"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ins w:id="52" w:author="Coles, Nicholas A." w:date="2025-04-30T15:06:00Z" w16du:dateUtc="2025-04-30T19:06:00Z">
            <w:rPr>
              <w:rFonts w:ascii="Cambria Math" w:hAnsi="Cambria Math"/>
            </w:rPr>
            <m:t>g</m:t>
          </w:ins>
        </m:r>
        <m:r>
          <w:del w:id="53"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4" w:author="Coles, Nicholas A." w:date="2025-04-30T15:06:00Z" w16du:dateUtc="2025-04-30T19:06:00Z">
        <w:r w:rsidR="00BB54F4">
          <w:rPr>
            <w:rFonts w:eastAsiaTheme="minorEastAsia"/>
          </w:rPr>
          <w:t>g</w:t>
        </w:r>
      </w:ins>
      <m:oMath>
        <m:r>
          <w:del w:id="55"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6" w:author="Coles, Nicholas A." w:date="2025-04-30T15:06:00Z" w16du:dateUtc="2025-04-30T19:06:00Z">
        <w:r w:rsidR="00BB54F4">
          <w:rPr>
            <w:rFonts w:eastAsiaTheme="minorEastAsia"/>
          </w:rPr>
          <w:t>g</w:t>
        </w:r>
      </w:ins>
      <m:oMath>
        <m:r>
          <w:del w:id="57"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ins w:id="58" w:author="Coles, Nicholas A." w:date="2025-04-30T15:06:00Z" w16du:dateUtc="2025-04-30T19:06:00Z">
            <w:rPr>
              <w:rFonts w:ascii="Cambria Math" w:hAnsi="Cambria Math"/>
            </w:rPr>
            <m:t>g</m:t>
          </w:ins>
        </m:r>
        <m:r>
          <w:del w:id="59"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60" w:author="Coles, Nicholas A." w:date="2025-04-30T15:06:00Z" w16du:dateUtc="2025-04-30T19:06:00Z">
        <w:r w:rsidR="00BB54F4">
          <w:rPr>
            <w:rFonts w:eastAsiaTheme="minorEastAsia"/>
          </w:rPr>
          <w:t>g</w:t>
        </w:r>
      </w:ins>
      <m:oMath>
        <m:r>
          <w:del w:id="61"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lastRenderedPageBreak/>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lastRenderedPageBreak/>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62" w:name="residual-variability"/>
      <w:r>
        <w:lastRenderedPageBreak/>
        <w:t>Residual variability.</w:t>
      </w:r>
    </w:p>
    <w:p w14:paraId="2C66AFF3" w14:textId="77777777" w:rsidR="001E6401"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7A78B9BE" w14:textId="30FB31E3" w:rsidR="001E6401" w:rsidRDefault="00000000">
      <w:pPr>
        <w:pStyle w:val="Heading4"/>
        <w:framePr w:wrap="around"/>
      </w:pPr>
      <w:bookmarkStart w:id="63" w:name="X644b31017b5320026d77df6b129e2f86e0cabcc"/>
      <w:bookmarkEnd w:id="34"/>
      <w:bookmarkEnd w:id="62"/>
      <w:r>
        <w:t>Can participants help us understand demand effects?</w:t>
      </w:r>
    </w:p>
    <w:p w14:paraId="047A9E45" w14:textId="77777777" w:rsidR="001E6401" w:rsidRDefault="00000000">
      <w:pPr>
        <w:pStyle w:val="FirstParagraph"/>
      </w:pPr>
      <w:r>
        <w:t>Participants correctly identified the described hypothesis 83% of the time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F167449" w14:textId="77777777" w:rsidR="001E6401"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4B780FB4" w14:textId="77777777" w:rsidR="001E6401" w:rsidRDefault="00000000">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7FF378B" w14:textId="77777777" w:rsidR="001E6401"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7502B073" w14:textId="0D8B2731" w:rsidR="001E6401" w:rsidRPr="00BA47C3" w:rsidRDefault="00000000">
      <w:pPr>
        <w:pStyle w:val="TableCaption"/>
      </w:pPr>
      <w:bookmarkStart w:id="64" w:name="tab:unnamed-chunk-1"/>
      <w:bookmarkEnd w:id="64"/>
      <w:r w:rsidRPr="00BA47C3">
        <w:t xml:space="preserve">Table </w:t>
      </w:r>
      <w:r w:rsidR="00BA47C3" w:rsidRPr="00BA47C3">
        <w:t xml:space="preserve">2. </w:t>
      </w:r>
      <w:r w:rsidRPr="00BA47C3">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04EE20BE" w14:textId="77777777" w:rsidTr="00BA47C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3382DA2" w14:textId="19095CF7" w:rsidR="001E6401" w:rsidRDefault="00000000">
            <w:pPr>
              <w:pStyle w:val="Compact"/>
            </w:pPr>
            <w:r>
              <w:t>Moderator</w:t>
            </w:r>
          </w:p>
        </w:tc>
        <w:tc>
          <w:tcPr>
            <w:tcW w:w="0" w:type="auto"/>
          </w:tcPr>
          <w:p w14:paraId="1D3B4B16" w14:textId="77777777" w:rsidR="001E6401" w:rsidRPr="00BA47C3" w:rsidRDefault="00000000">
            <w:pPr>
              <w:pStyle w:val="Compact"/>
              <w:rPr>
                <w:i/>
                <w:iCs/>
              </w:rPr>
            </w:pPr>
            <w:r w:rsidRPr="00BA47C3">
              <w:rPr>
                <w:i/>
                <w:iCs/>
              </w:rPr>
              <w:t>s</w:t>
            </w:r>
          </w:p>
        </w:tc>
        <w:tc>
          <w:tcPr>
            <w:tcW w:w="0" w:type="auto"/>
          </w:tcPr>
          <w:p w14:paraId="06BC5D6B" w14:textId="77777777" w:rsidR="001E6401" w:rsidRPr="00BA47C3" w:rsidRDefault="00000000">
            <w:pPr>
              <w:pStyle w:val="Compact"/>
              <w:rPr>
                <w:i/>
                <w:iCs/>
              </w:rPr>
            </w:pPr>
            <w:r w:rsidRPr="00BA47C3">
              <w:rPr>
                <w:i/>
                <w:iCs/>
              </w:rPr>
              <w:t>k</w:t>
            </w:r>
          </w:p>
        </w:tc>
        <w:tc>
          <w:tcPr>
            <w:tcW w:w="0" w:type="auto"/>
          </w:tcPr>
          <w:p w14:paraId="035894DC" w14:textId="3524A0A0" w:rsidR="001E6401" w:rsidRPr="00BA47C3" w:rsidRDefault="00BA47C3">
            <w:pPr>
              <w:pStyle w:val="Compact"/>
              <w:rPr>
                <w:i/>
                <w:iCs/>
              </w:rPr>
            </w:pPr>
            <w:r w:rsidRPr="00BA47C3">
              <w:rPr>
                <w:i/>
                <w:iCs/>
              </w:rPr>
              <w:t>β</w:t>
            </w:r>
          </w:p>
        </w:tc>
        <w:tc>
          <w:tcPr>
            <w:tcW w:w="0" w:type="auto"/>
          </w:tcPr>
          <w:p w14:paraId="78537E3B" w14:textId="77777777" w:rsidR="001E6401" w:rsidRDefault="00000000">
            <w:pPr>
              <w:pStyle w:val="Compact"/>
            </w:pPr>
            <w:r>
              <w:t>95% CI</w:t>
            </w:r>
          </w:p>
        </w:tc>
        <w:tc>
          <w:tcPr>
            <w:tcW w:w="0" w:type="auto"/>
          </w:tcPr>
          <w:p w14:paraId="361E941F" w14:textId="77777777" w:rsidR="001E6401" w:rsidRPr="00BA47C3" w:rsidRDefault="00000000">
            <w:pPr>
              <w:pStyle w:val="Compact"/>
              <w:rPr>
                <w:i/>
                <w:iCs/>
              </w:rPr>
            </w:pPr>
            <w:r w:rsidRPr="00BA47C3">
              <w:rPr>
                <w:i/>
                <w:iCs/>
              </w:rPr>
              <w:t>F</w:t>
            </w:r>
          </w:p>
        </w:tc>
        <w:tc>
          <w:tcPr>
            <w:tcW w:w="0" w:type="auto"/>
          </w:tcPr>
          <w:p w14:paraId="4E25384F" w14:textId="77777777" w:rsidR="001E6401" w:rsidRPr="00BA47C3" w:rsidRDefault="00000000">
            <w:pPr>
              <w:pStyle w:val="Compact"/>
              <w:rPr>
                <w:i/>
                <w:iCs/>
              </w:rPr>
            </w:pPr>
            <w:r w:rsidRPr="00BA47C3">
              <w:rPr>
                <w:i/>
                <w:iCs/>
              </w:rPr>
              <w:t>p</w:t>
            </w:r>
          </w:p>
        </w:tc>
      </w:tr>
      <w:tr w:rsidR="001E6401" w14:paraId="4A2283E9" w14:textId="77777777" w:rsidTr="00BA47C3">
        <w:trPr>
          <w:jc w:val="left"/>
        </w:trPr>
        <w:tc>
          <w:tcPr>
            <w:tcW w:w="0" w:type="auto"/>
          </w:tcPr>
          <w:p w14:paraId="3E6ADE08" w14:textId="77777777" w:rsidR="001E6401" w:rsidRDefault="00000000">
            <w:pPr>
              <w:pStyle w:val="Compact"/>
            </w:pPr>
            <w:r>
              <w:t>predicted demand effects</w:t>
            </w:r>
          </w:p>
        </w:tc>
        <w:tc>
          <w:tcPr>
            <w:tcW w:w="0" w:type="auto"/>
          </w:tcPr>
          <w:p w14:paraId="24D4BDE9" w14:textId="77777777" w:rsidR="001E6401" w:rsidRDefault="00000000">
            <w:pPr>
              <w:pStyle w:val="Compact"/>
            </w:pPr>
            <w:r>
              <w:t>36</w:t>
            </w:r>
          </w:p>
        </w:tc>
        <w:tc>
          <w:tcPr>
            <w:tcW w:w="0" w:type="auto"/>
          </w:tcPr>
          <w:p w14:paraId="108667CB" w14:textId="77777777" w:rsidR="001E6401" w:rsidRDefault="00000000">
            <w:pPr>
              <w:pStyle w:val="Compact"/>
            </w:pPr>
            <w:r>
              <w:t>151</w:t>
            </w:r>
          </w:p>
        </w:tc>
        <w:tc>
          <w:tcPr>
            <w:tcW w:w="0" w:type="auto"/>
          </w:tcPr>
          <w:p w14:paraId="0F48898D" w14:textId="77777777" w:rsidR="001E6401" w:rsidRDefault="00000000">
            <w:pPr>
              <w:pStyle w:val="Compact"/>
            </w:pPr>
            <w:r>
              <w:t>0.07</w:t>
            </w:r>
          </w:p>
        </w:tc>
        <w:tc>
          <w:tcPr>
            <w:tcW w:w="0" w:type="auto"/>
          </w:tcPr>
          <w:p w14:paraId="6CD19F8A" w14:textId="77777777" w:rsidR="001E6401" w:rsidRDefault="00000000">
            <w:pPr>
              <w:pStyle w:val="Compact"/>
            </w:pPr>
            <w:r>
              <w:t>[-0.06, 0.21]</w:t>
            </w:r>
          </w:p>
        </w:tc>
        <w:tc>
          <w:tcPr>
            <w:tcW w:w="0" w:type="auto"/>
          </w:tcPr>
          <w:p w14:paraId="40E26F9D" w14:textId="77777777" w:rsidR="001E6401" w:rsidRDefault="00000000">
            <w:pPr>
              <w:pStyle w:val="Compact"/>
            </w:pPr>
            <w:r>
              <w:t>1.31</w:t>
            </w:r>
          </w:p>
        </w:tc>
        <w:tc>
          <w:tcPr>
            <w:tcW w:w="0" w:type="auto"/>
          </w:tcPr>
          <w:p w14:paraId="49E0A4E3" w14:textId="77777777" w:rsidR="001E6401" w:rsidRDefault="00000000">
            <w:pPr>
              <w:pStyle w:val="Compact"/>
            </w:pPr>
            <w:r>
              <w:t>.274</w:t>
            </w:r>
          </w:p>
        </w:tc>
      </w:tr>
      <w:tr w:rsidR="001E6401" w14:paraId="1F0F9838" w14:textId="77777777" w:rsidTr="00BA47C3">
        <w:trPr>
          <w:jc w:val="left"/>
        </w:trPr>
        <w:tc>
          <w:tcPr>
            <w:tcW w:w="0" w:type="auto"/>
          </w:tcPr>
          <w:p w14:paraId="292B6D9E" w14:textId="77777777" w:rsidR="001E6401" w:rsidRDefault="00000000">
            <w:pPr>
              <w:pStyle w:val="Compact"/>
            </w:pPr>
            <w:r>
              <w:t>understanding of study hypothesis</w:t>
            </w:r>
          </w:p>
        </w:tc>
        <w:tc>
          <w:tcPr>
            <w:tcW w:w="0" w:type="auto"/>
          </w:tcPr>
          <w:p w14:paraId="0219166D" w14:textId="77777777" w:rsidR="001E6401" w:rsidRDefault="00000000">
            <w:pPr>
              <w:pStyle w:val="Compact"/>
            </w:pPr>
            <w:r>
              <w:t>36</w:t>
            </w:r>
          </w:p>
        </w:tc>
        <w:tc>
          <w:tcPr>
            <w:tcW w:w="0" w:type="auto"/>
          </w:tcPr>
          <w:p w14:paraId="177E06C7" w14:textId="77777777" w:rsidR="001E6401" w:rsidRDefault="00000000">
            <w:pPr>
              <w:pStyle w:val="Compact"/>
            </w:pPr>
            <w:r>
              <w:t>151</w:t>
            </w:r>
          </w:p>
        </w:tc>
        <w:tc>
          <w:tcPr>
            <w:tcW w:w="0" w:type="auto"/>
          </w:tcPr>
          <w:p w14:paraId="58D6B618" w14:textId="77777777" w:rsidR="001E6401" w:rsidRDefault="00000000">
            <w:pPr>
              <w:pStyle w:val="Compact"/>
            </w:pPr>
            <w:r>
              <w:t>0.14</w:t>
            </w:r>
          </w:p>
        </w:tc>
        <w:tc>
          <w:tcPr>
            <w:tcW w:w="0" w:type="auto"/>
          </w:tcPr>
          <w:p w14:paraId="4014913C" w14:textId="77777777" w:rsidR="001E6401" w:rsidRDefault="00000000">
            <w:pPr>
              <w:pStyle w:val="Compact"/>
            </w:pPr>
            <w:r>
              <w:t>[-0.02, 0.31]</w:t>
            </w:r>
          </w:p>
        </w:tc>
        <w:tc>
          <w:tcPr>
            <w:tcW w:w="0" w:type="auto"/>
          </w:tcPr>
          <w:p w14:paraId="70146E74" w14:textId="77777777" w:rsidR="001E6401" w:rsidRDefault="00000000">
            <w:pPr>
              <w:pStyle w:val="Compact"/>
            </w:pPr>
            <w:r>
              <w:t>3.96</w:t>
            </w:r>
          </w:p>
        </w:tc>
        <w:tc>
          <w:tcPr>
            <w:tcW w:w="0" w:type="auto"/>
          </w:tcPr>
          <w:p w14:paraId="5ADE592A" w14:textId="77777777" w:rsidR="001E6401" w:rsidRDefault="00000000">
            <w:pPr>
              <w:pStyle w:val="Compact"/>
            </w:pPr>
            <w:r>
              <w:t>.081</w:t>
            </w:r>
          </w:p>
        </w:tc>
      </w:tr>
      <w:tr w:rsidR="001E6401" w14:paraId="415D97E1" w14:textId="77777777" w:rsidTr="00BA47C3">
        <w:trPr>
          <w:jc w:val="left"/>
        </w:trPr>
        <w:tc>
          <w:tcPr>
            <w:tcW w:w="0" w:type="auto"/>
          </w:tcPr>
          <w:p w14:paraId="344F6EC4" w14:textId="77777777" w:rsidR="001E6401" w:rsidRDefault="00000000">
            <w:pPr>
              <w:pStyle w:val="Compact"/>
            </w:pPr>
            <w:r>
              <w:t>motivation to adjust responses</w:t>
            </w:r>
          </w:p>
        </w:tc>
        <w:tc>
          <w:tcPr>
            <w:tcW w:w="0" w:type="auto"/>
          </w:tcPr>
          <w:p w14:paraId="6659278C" w14:textId="77777777" w:rsidR="001E6401" w:rsidRDefault="00000000">
            <w:pPr>
              <w:pStyle w:val="Compact"/>
            </w:pPr>
            <w:r>
              <w:t>36</w:t>
            </w:r>
          </w:p>
        </w:tc>
        <w:tc>
          <w:tcPr>
            <w:tcW w:w="0" w:type="auto"/>
          </w:tcPr>
          <w:p w14:paraId="054F179B" w14:textId="77777777" w:rsidR="001E6401" w:rsidRDefault="00000000">
            <w:pPr>
              <w:pStyle w:val="Compact"/>
            </w:pPr>
            <w:r>
              <w:t>151</w:t>
            </w:r>
          </w:p>
        </w:tc>
        <w:tc>
          <w:tcPr>
            <w:tcW w:w="0" w:type="auto"/>
          </w:tcPr>
          <w:p w14:paraId="46493E72" w14:textId="77777777" w:rsidR="001E6401" w:rsidRDefault="00000000">
            <w:pPr>
              <w:pStyle w:val="Compact"/>
            </w:pPr>
            <w:r>
              <w:t>0.01</w:t>
            </w:r>
          </w:p>
        </w:tc>
        <w:tc>
          <w:tcPr>
            <w:tcW w:w="0" w:type="auto"/>
          </w:tcPr>
          <w:p w14:paraId="02ED6A8B" w14:textId="77777777" w:rsidR="001E6401" w:rsidRDefault="00000000">
            <w:pPr>
              <w:pStyle w:val="Compact"/>
            </w:pPr>
            <w:r>
              <w:t>[-0.21, 0.22]</w:t>
            </w:r>
          </w:p>
        </w:tc>
        <w:tc>
          <w:tcPr>
            <w:tcW w:w="0" w:type="auto"/>
          </w:tcPr>
          <w:p w14:paraId="691D02C7" w14:textId="77777777" w:rsidR="001E6401" w:rsidRDefault="00000000">
            <w:pPr>
              <w:pStyle w:val="Compact"/>
            </w:pPr>
            <w:r>
              <w:t>0.01</w:t>
            </w:r>
          </w:p>
        </w:tc>
        <w:tc>
          <w:tcPr>
            <w:tcW w:w="0" w:type="auto"/>
          </w:tcPr>
          <w:p w14:paraId="1900738D" w14:textId="77777777" w:rsidR="001E6401" w:rsidRDefault="00000000">
            <w:pPr>
              <w:pStyle w:val="Compact"/>
            </w:pPr>
            <w:r>
              <w:t>.932</w:t>
            </w:r>
          </w:p>
        </w:tc>
      </w:tr>
      <w:tr w:rsidR="001E6401" w14:paraId="7FA5A78C" w14:textId="77777777" w:rsidTr="00BA47C3">
        <w:trPr>
          <w:jc w:val="left"/>
        </w:trPr>
        <w:tc>
          <w:tcPr>
            <w:tcW w:w="0" w:type="auto"/>
          </w:tcPr>
          <w:p w14:paraId="3E985A4C" w14:textId="77777777" w:rsidR="001E6401" w:rsidRDefault="00000000">
            <w:pPr>
              <w:pStyle w:val="Compact"/>
            </w:pPr>
            <w:r>
              <w:t>opportunity to adjust responses</w:t>
            </w:r>
          </w:p>
        </w:tc>
        <w:tc>
          <w:tcPr>
            <w:tcW w:w="0" w:type="auto"/>
          </w:tcPr>
          <w:p w14:paraId="75CCDAFD" w14:textId="77777777" w:rsidR="001E6401" w:rsidRDefault="00000000">
            <w:pPr>
              <w:pStyle w:val="Compact"/>
            </w:pPr>
            <w:r>
              <w:t>36</w:t>
            </w:r>
          </w:p>
        </w:tc>
        <w:tc>
          <w:tcPr>
            <w:tcW w:w="0" w:type="auto"/>
          </w:tcPr>
          <w:p w14:paraId="4EFA23C1" w14:textId="77777777" w:rsidR="001E6401" w:rsidRDefault="00000000">
            <w:pPr>
              <w:pStyle w:val="Compact"/>
            </w:pPr>
            <w:r>
              <w:t>151</w:t>
            </w:r>
          </w:p>
        </w:tc>
        <w:tc>
          <w:tcPr>
            <w:tcW w:w="0" w:type="auto"/>
          </w:tcPr>
          <w:p w14:paraId="6D3A8917" w14:textId="77777777" w:rsidR="001E6401" w:rsidRDefault="00000000">
            <w:pPr>
              <w:pStyle w:val="Compact"/>
            </w:pPr>
            <w:r>
              <w:t>0.04</w:t>
            </w:r>
          </w:p>
        </w:tc>
        <w:tc>
          <w:tcPr>
            <w:tcW w:w="0" w:type="auto"/>
          </w:tcPr>
          <w:p w14:paraId="79AA195C" w14:textId="77777777" w:rsidR="001E6401" w:rsidRDefault="00000000">
            <w:pPr>
              <w:pStyle w:val="Compact"/>
            </w:pPr>
            <w:r>
              <w:t>[-0.02, 0.1]</w:t>
            </w:r>
          </w:p>
        </w:tc>
        <w:tc>
          <w:tcPr>
            <w:tcW w:w="0" w:type="auto"/>
          </w:tcPr>
          <w:p w14:paraId="0D9BCEBE" w14:textId="77777777" w:rsidR="001E6401" w:rsidRDefault="00000000">
            <w:pPr>
              <w:pStyle w:val="Compact"/>
            </w:pPr>
            <w:r>
              <w:t>2.43</w:t>
            </w:r>
          </w:p>
        </w:tc>
        <w:tc>
          <w:tcPr>
            <w:tcW w:w="0" w:type="auto"/>
          </w:tcPr>
          <w:p w14:paraId="2D570D4A" w14:textId="77777777" w:rsidR="001E6401" w:rsidRDefault="00000000">
            <w:pPr>
              <w:pStyle w:val="Compact"/>
            </w:pPr>
            <w:r>
              <w:t>.155</w:t>
            </w:r>
          </w:p>
        </w:tc>
      </w:tr>
      <w:tr w:rsidR="001E6401" w14:paraId="209AA212" w14:textId="77777777" w:rsidTr="00BA47C3">
        <w:trPr>
          <w:jc w:val="left"/>
        </w:trPr>
        <w:tc>
          <w:tcPr>
            <w:tcW w:w="0" w:type="auto"/>
          </w:tcPr>
          <w:p w14:paraId="111993A2" w14:textId="77777777" w:rsidR="001E6401" w:rsidRDefault="00000000">
            <w:pPr>
              <w:pStyle w:val="Compact"/>
            </w:pPr>
            <w:r>
              <w:t>belief in communicated hypothesis</w:t>
            </w:r>
          </w:p>
        </w:tc>
        <w:tc>
          <w:tcPr>
            <w:tcW w:w="0" w:type="auto"/>
          </w:tcPr>
          <w:p w14:paraId="1D416560" w14:textId="77777777" w:rsidR="001E6401" w:rsidRDefault="00000000">
            <w:pPr>
              <w:pStyle w:val="Compact"/>
            </w:pPr>
            <w:r>
              <w:t>36</w:t>
            </w:r>
          </w:p>
        </w:tc>
        <w:tc>
          <w:tcPr>
            <w:tcW w:w="0" w:type="auto"/>
          </w:tcPr>
          <w:p w14:paraId="70DADE34" w14:textId="77777777" w:rsidR="001E6401" w:rsidRDefault="00000000">
            <w:pPr>
              <w:pStyle w:val="Compact"/>
            </w:pPr>
            <w:r>
              <w:t>151</w:t>
            </w:r>
          </w:p>
        </w:tc>
        <w:tc>
          <w:tcPr>
            <w:tcW w:w="0" w:type="auto"/>
          </w:tcPr>
          <w:p w14:paraId="178B51ED" w14:textId="77777777" w:rsidR="001E6401" w:rsidRDefault="00000000">
            <w:pPr>
              <w:pStyle w:val="Compact"/>
            </w:pPr>
            <w:r>
              <w:t>0.06</w:t>
            </w:r>
          </w:p>
        </w:tc>
        <w:tc>
          <w:tcPr>
            <w:tcW w:w="0" w:type="auto"/>
          </w:tcPr>
          <w:p w14:paraId="56D2AD44" w14:textId="77777777" w:rsidR="001E6401" w:rsidRDefault="00000000">
            <w:pPr>
              <w:pStyle w:val="Compact"/>
            </w:pPr>
            <w:r>
              <w:t>[-0.05, 0.18]</w:t>
            </w:r>
          </w:p>
        </w:tc>
        <w:tc>
          <w:tcPr>
            <w:tcW w:w="0" w:type="auto"/>
          </w:tcPr>
          <w:p w14:paraId="6B4DDE12" w14:textId="77777777" w:rsidR="001E6401" w:rsidRDefault="00000000">
            <w:pPr>
              <w:pStyle w:val="Compact"/>
            </w:pPr>
            <w:r>
              <w:t>1.46</w:t>
            </w:r>
          </w:p>
        </w:tc>
        <w:tc>
          <w:tcPr>
            <w:tcW w:w="0" w:type="auto"/>
          </w:tcPr>
          <w:p w14:paraId="254D469C" w14:textId="77777777" w:rsidR="001E6401" w:rsidRDefault="00000000">
            <w:pPr>
              <w:pStyle w:val="Compact"/>
            </w:pPr>
            <w:r>
              <w:t>.252</w:t>
            </w:r>
          </w:p>
        </w:tc>
      </w:tr>
    </w:tbl>
    <w:p w14:paraId="67484662" w14:textId="24EC1BFC"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00BA47C3" w:rsidRPr="00BA47C3">
        <w:rPr>
          <w:i/>
          <w:iCs/>
        </w:rPr>
        <w:t>β</w:t>
      </w:r>
      <w:r>
        <w:t xml:space="preserve"> = estimated linear relationship between participant ratings and observed Hedge’s </w:t>
      </w:r>
      <w:r w:rsidRPr="00BA47C3">
        <w:rPr>
          <w:i/>
          <w:iCs/>
        </w:rPr>
        <w:t>g</w:t>
      </w:r>
      <w:r>
        <w:t xml:space="preserve"> scores; 95% CI corresponds to the estimated value of </w:t>
      </w:r>
      <w:r w:rsidR="00BA47C3" w:rsidRPr="00BA47C3">
        <w:rPr>
          <w:i/>
          <w:iCs/>
        </w:rPr>
        <w:t>β</w:t>
      </w:r>
      <w:r>
        <w:t>.</w:t>
      </w:r>
    </w:p>
    <w:p w14:paraId="5AC10022" w14:textId="77777777" w:rsidR="001E6401" w:rsidRDefault="00000000">
      <w:pPr>
        <w:pStyle w:val="BodyText"/>
      </w:pPr>
      <w:r>
        <w:t> </w:t>
      </w:r>
    </w:p>
    <w:p w14:paraId="392EECB9" w14:textId="77777777" w:rsidR="001E6401" w:rsidRDefault="00000000">
      <w:pPr>
        <w:pStyle w:val="Heading3"/>
        <w:framePr w:wrap="around"/>
      </w:pPr>
      <w:bookmarkStart w:id="65" w:name="publication-bias-analyses-1"/>
      <w:bookmarkEnd w:id="33"/>
      <w:bookmarkEnd w:id="63"/>
      <w:r>
        <w:lastRenderedPageBreak/>
        <w:t>Publication bias analyses.</w:t>
      </w:r>
    </w:p>
    <w:p w14:paraId="583C3CEA" w14:textId="689DC58F" w:rsidR="001E6401" w:rsidRDefault="00000000">
      <w:pPr>
        <w:pStyle w:val="FirstParagraph"/>
      </w:pPr>
      <w:r>
        <w:t xml:space="preserve">Overall, publication bias analyses were inconclusive. Both </w:t>
      </w:r>
      <w:del w:id="66" w:author="Coles, Nicholas A." w:date="2025-04-30T15:02:00Z" w16du:dateUtc="2025-04-30T19:02:00Z">
        <w:r w:rsidDel="00BB54F4">
          <w:delText>precision-effect tests</w:delText>
        </w:r>
      </w:del>
      <w:ins w:id="67"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1703C12A" w:rsidR="001E6401" w:rsidRDefault="00000000">
      <w:pPr>
        <w:pStyle w:val="BodyText"/>
      </w:pPr>
      <w:r>
        <w:t xml:space="preserve">Examining aggregated effect sizes using weight-function modeling – as opposed to </w:t>
      </w:r>
      <w:del w:id="68" w:author="Coles, Nicholas A." w:date="2025-04-30T15:02:00Z" w16du:dateUtc="2025-04-30T19:02:00Z">
        <w:r w:rsidDel="00BB54F4">
          <w:delText>precision effect tests</w:delText>
        </w:r>
      </w:del>
      <w:r>
        <w:t xml:space="preserve">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w:t>
      </w:r>
      <w:r>
        <w:lastRenderedPageBreak/>
        <w:t xml:space="preserve">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69" w:name="fig:funnel"/>
      <w:bookmarkEnd w:id="69"/>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70" w:name="discussion"/>
      <w:bookmarkEnd w:id="1"/>
      <w:bookmarkEnd w:id="19"/>
      <w:bookmarkEnd w:id="65"/>
      <w:r>
        <w:lastRenderedPageBreak/>
        <w:t>Discussion</w:t>
      </w:r>
    </w:p>
    <w:p w14:paraId="118EDB0B" w14:textId="77777777" w:rsidR="001E6401"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3075E600" w14:textId="674EA84C" w:rsidR="001E6401" w:rsidRDefault="00000000">
      <w:pPr>
        <w:pStyle w:val="BodyText"/>
      </w:pPr>
      <w:r>
        <w:t>Since Orne popularized the concept in the mid</w:t>
      </w:r>
      <w:ins w:id="71" w:author="Coles, Nicholas A." w:date="2025-04-30T14:49:00Z" w16du:dateUtc="2025-04-30T18:49:00Z">
        <w:r w:rsidR="00BB54F4">
          <w:t xml:space="preserve"> 20</w:t>
        </w:r>
        <w:r w:rsidR="00BB54F4">
          <w:rPr>
            <w:vertAlign w:val="superscript"/>
          </w:rPr>
          <w:t>th</w:t>
        </w:r>
        <w:r w:rsidR="00BB54F4">
          <w:t xml:space="preserve"> century</w:t>
        </w:r>
      </w:ins>
      <w:del w:id="72" w:author="Coles, Nicholas A." w:date="2025-04-30T14:49:00Z" w16du:dateUtc="2025-04-30T18:49:00Z">
        <w:r w:rsidDel="00BB54F4">
          <w:delText>-1900’s</w:delText>
        </w:r>
      </w:del>
      <w:r>
        <w:t xml:space="preserve">,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t>
      </w:r>
      <m:oMath>
        <m:r>
          <w:rPr>
            <w:rFonts w:ascii="Cambria Math" w:hAnsi="Cambria Math"/>
          </w:rPr>
          <m:t>g</m:t>
        </m:r>
      </m:oMath>
      <w:r>
        <w:t xml:space="preserve"> = 0.89 (a medium-sized decrease in hypothesis-consistent responding) to </w:t>
      </w:r>
      <m:oMath>
        <m:r>
          <w:rPr>
            <w:rFonts w:ascii="Cambria Math" w:hAnsi="Cambria Math"/>
          </w:rPr>
          <m:t>g</m:t>
        </m:r>
      </m:oMath>
      <w:r>
        <w:t xml:space="preserve"> = -0.46 (a medium-sized </w:t>
      </w:r>
      <w:r>
        <w:rPr>
          <w:i/>
          <w:iCs/>
        </w:rPr>
        <w:t>increase</w:t>
      </w:r>
      <w:r>
        <w:t xml:space="preserve"> in hypothesis-consistent responding).</w:t>
      </w:r>
    </w:p>
    <w:p w14:paraId="36055FE6" w14:textId="77777777" w:rsidR="001E6401"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w:t>
      </w:r>
      <w:r>
        <w:lastRenderedPageBreak/>
        <w:t xml:space="preserve">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073CC27D" w14:textId="77777777" w:rsidR="001E6401"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Wyatt, &amp; Frank, 2023)</w:t>
      </w:r>
    </w:p>
    <w:p w14:paraId="40FDF746" w14:textId="77777777" w:rsidR="001E6401"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A04054E" w14:textId="77777777" w:rsidR="001E6401" w:rsidRDefault="00000000">
      <w:pPr>
        <w:pStyle w:val="BodyText"/>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w:t>
      </w:r>
      <w:r>
        <w:lastRenderedPageBreak/>
        <w:t>they would be able to adjust responses, and (d) reported they would expect the hypothesized effect to emerge.</w:t>
      </w:r>
    </w:p>
    <w:p w14:paraId="374C691D" w14:textId="77777777" w:rsidR="001E6401"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6946F8" w14:textId="77777777" w:rsidR="001E6401" w:rsidRDefault="00000000">
      <w:pPr>
        <w:pStyle w:val="Heading2"/>
      </w:pPr>
      <w:bookmarkStart w:id="73" w:name="limitations"/>
      <w:r>
        <w:t>Limitations</w:t>
      </w:r>
    </w:p>
    <w:p w14:paraId="26D44BDF" w14:textId="77777777" w:rsidR="001E6401"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w:t>
      </w:r>
      <w:r>
        <w:lastRenderedPageBreak/>
        <w:t>supplemental analyses that can be performed on our openly-available data to further probe the nature of demand effects.</w:t>
      </w:r>
    </w:p>
    <w:p w14:paraId="396F7132" w14:textId="77777777" w:rsidR="001E6401"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03565413" w14:textId="77777777" w:rsidR="001E6401"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1E40644" w14:textId="77777777" w:rsidR="001E6401" w:rsidRDefault="00000000">
      <w:pPr>
        <w:pStyle w:val="BodyText"/>
      </w:pPr>
      <w:r>
        <w:lastRenderedPageBreak/>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w:t>
      </w:r>
      <w:r>
        <w:lastRenderedPageBreak/>
        <w:t>note that high heterogeneity was also observed in a six-lab investigation of demand effects in conformity research (Coles et al., 2024)</w:t>
      </w:r>
      <w:r>
        <w:rPr>
          <w:rStyle w:val="FootnoteReference"/>
        </w:rPr>
        <w:footnoteReference w:id="9"/>
      </w:r>
      <w:r>
        <w:t>.</w:t>
      </w:r>
    </w:p>
    <w:p w14:paraId="43D11C5F" w14:textId="77777777" w:rsidR="001E6401"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483A2ECB" w14:textId="77777777" w:rsidR="001E6401"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7B220A1E" w14:textId="77777777" w:rsidR="001E6401" w:rsidRDefault="00000000">
      <w:pPr>
        <w:pStyle w:val="Heading2"/>
      </w:pPr>
      <w:bookmarkStart w:id="74" w:name="concluding-remarks"/>
      <w:bookmarkEnd w:id="73"/>
      <w:r>
        <w:t>Concluding Remarks</w:t>
      </w:r>
    </w:p>
    <w:p w14:paraId="63EB2213" w14:textId="77777777" w:rsidR="001E6401" w:rsidRDefault="00000000">
      <w:pPr>
        <w:pStyle w:val="FirstParagraph"/>
      </w:pPr>
      <w:r>
        <w:t>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4E87126F" w14:textId="77777777" w:rsidR="001E6401" w:rsidRDefault="00000000">
      <w:pPr>
        <w:pStyle w:val="BodyText"/>
      </w:pPr>
      <w:r>
        <w:t xml:space="preserve">Unfortunately, it is not clear if much has been learned in these 50+ years since Orne warned of this “omnipresent threat”. Our review suggests that demand effects can indeed be inferentially consequential – but are also unreliable, difficult to predict, and challenging to </w:t>
      </w:r>
      <w:r>
        <w:lastRenderedPageBreak/>
        <w:t>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75" w:name="references"/>
      <w:bookmarkEnd w:id="70"/>
      <w:bookmarkEnd w:id="74"/>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76" w:name="ref-allen2012demand"/>
      <w:bookmarkStart w:id="77"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78" w:name="ref-R-papaja"/>
      <w:bookmarkEnd w:id="76"/>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79" w:name="ref-balze1998role"/>
      <w:bookmarkEnd w:id="78"/>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80" w:name="ref-barabasz1991effects"/>
      <w:bookmarkEnd w:id="79"/>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81" w:name="ref-bartels2019revisiting"/>
      <w:bookmarkEnd w:id="80"/>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82" w:name="ref-R-lme4"/>
      <w:bookmarkEnd w:id="81"/>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83" w:name="ref-borenstein2009effect"/>
      <w:bookmarkEnd w:id="82"/>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84" w:name="ref-borenstein2011introduction"/>
      <w:bookmarkEnd w:id="83"/>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85" w:name="ref-busch2007follow"/>
      <w:bookmarkEnd w:id="84"/>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86" w:name="ref-R-weightr"/>
      <w:bookmarkEnd w:id="85"/>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87" w:name="ref-cohen1988statistical"/>
      <w:bookmarkEnd w:id="86"/>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88" w:name="ref-coles2022fact"/>
      <w:bookmarkEnd w:id="87"/>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89" w:name="ref-coles2024replication"/>
      <w:bookmarkEnd w:id="88"/>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90" w:name="ref-coles2023replication"/>
      <w:bookmarkEnd w:id="89"/>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91" w:name="ref-cook1970demand"/>
      <w:bookmarkEnd w:id="90"/>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92" w:name="ref-corneille2023instruction"/>
      <w:bookmarkEnd w:id="91"/>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93" w:name="ref-corneille2022sixty"/>
      <w:bookmarkEnd w:id="92"/>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94" w:name="ref-cramer2004effect"/>
      <w:bookmarkEnd w:id="93"/>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95" w:name="ref-cramer2005effect"/>
      <w:bookmarkEnd w:id="94"/>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96" w:name="ref-cramer1995effect"/>
      <w:bookmarkEnd w:id="95"/>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97" w:name="ref-de2020cross"/>
      <w:bookmarkEnd w:id="96"/>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98" w:name="ref-downs1998feasibility"/>
      <w:bookmarkEnd w:id="97"/>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99" w:name="ref-drevon2017intercoder"/>
      <w:bookmarkEnd w:id="98"/>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00" w:name="ref-durgin2012social"/>
      <w:bookmarkEnd w:id="99"/>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01" w:name="ref-earn1979experimental"/>
      <w:bookmarkEnd w:id="100"/>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02" w:name="ref-fillenbaun1970more"/>
      <w:bookmarkEnd w:id="101"/>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03" w:name="ref-flake2020measurement"/>
      <w:bookmarkEnd w:id="102"/>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04" w:name="ref-franco2014publication"/>
      <w:bookmarkEnd w:id="103"/>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05" w:name="ref-frank2023experimentology"/>
      <w:bookmarkEnd w:id="104"/>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06" w:name="ref-fresson2017role"/>
      <w:bookmarkEnd w:id="105"/>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07" w:name="ref-gergen1973social"/>
      <w:bookmarkEnd w:id="106"/>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08" w:name="ref-hayes1967two"/>
      <w:bookmarkEnd w:id="107"/>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09" w:name="ref-hoogeveen2018did"/>
      <w:bookmarkEnd w:id="108"/>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10" w:name="ref-hyman1954interviewing"/>
      <w:bookmarkEnd w:id="109"/>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11" w:name="ref-isager2022student"/>
      <w:bookmarkEnd w:id="110"/>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12" w:name="ref-kanter2004experimental"/>
      <w:bookmarkEnd w:id="111"/>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13" w:name="ref-kenealy1988validation"/>
      <w:bookmarkEnd w:id="112"/>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14" w:name="ref-kersbergen2019hypothesis"/>
      <w:bookmarkEnd w:id="113"/>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15" w:name="ref-lamberth1971similarity"/>
      <w:bookmarkEnd w:id="114"/>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16" w:name="ref-larsen2011further"/>
      <w:bookmarkEnd w:id="115"/>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17" w:name="ref-R-performance"/>
      <w:bookmarkEnd w:id="116"/>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118" w:name="ref-martin2018attention"/>
      <w:bookmarkEnd w:id="11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19" w:name="ref-masling1966role"/>
      <w:bookmarkEnd w:id="11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20" w:name="ref-R-PublicationBias"/>
      <w:bookmarkEnd w:id="119"/>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21" w:name="ref-mathur2020sensitivity"/>
      <w:bookmarkEnd w:id="120"/>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22" w:name="ref-mcginley1975subject"/>
      <w:bookmarkEnd w:id="12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23" w:name="ref-mcglynn1972experimental"/>
      <w:bookmarkEnd w:id="122"/>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24" w:name="ref-morris2002combining"/>
      <w:bookmarkEnd w:id="123"/>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25" w:name="ref-mummolo2019demand"/>
      <w:bookmarkEnd w:id="12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26" w:name="ref-orne1959nature"/>
      <w:bookmarkEnd w:id="125"/>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27" w:name="ref-orne1962social"/>
      <w:bookmarkEnd w:id="126"/>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28" w:name="ref-orne1969demand"/>
      <w:bookmarkEnd w:id="127"/>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29" w:name="ref-orne1964contribution"/>
      <w:bookmarkEnd w:id="128"/>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30" w:name="ref-page2021prisma"/>
      <w:bookmarkEnd w:id="129"/>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31" w:name="ref-palomba1995dissociation"/>
      <w:bookmarkEnd w:id="130"/>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32" w:name="ref-perry1978demand"/>
      <w:bookmarkEnd w:id="131"/>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33" w:name="ref-polivy1980laboratory"/>
      <w:bookmarkEnd w:id="132"/>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34" w:name="ref-pustejovsky2018small"/>
      <w:bookmarkEnd w:id="133"/>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35" w:name="ref-R-base"/>
      <w:bookmarkEnd w:id="134"/>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36" w:name="ref-riecken1962program"/>
      <w:bookmarkEnd w:id="135"/>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37" w:name="ref-rodgers2021evaluating"/>
      <w:bookmarkEnd w:id="136"/>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38" w:name="ref-rose2014choice"/>
      <w:bookmarkEnd w:id="137"/>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39" w:name="ref-rosenberg1969conditions"/>
      <w:bookmarkEnd w:id="138"/>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40" w:name="ref-rosnow1973mediation"/>
      <w:bookmarkEnd w:id="139"/>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41" w:name="ref-rosnow1997people"/>
      <w:bookmarkEnd w:id="140"/>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42" w:name="ref-schardt2007utilization"/>
      <w:bookmarkEnd w:id="141"/>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43" w:name="ref-schauer1969demand"/>
      <w:bookmarkEnd w:id="142"/>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44" w:name="ref-sharpe2016frightened"/>
      <w:bookmarkEnd w:id="14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45" w:name="ref-siegel1982influence"/>
      <w:bookmarkEnd w:id="144"/>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46" w:name="ref-sigall1970cooperative"/>
      <w:bookmarkEnd w:id="145"/>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47" w:name="ref-silverman1965demand"/>
      <w:bookmarkEnd w:id="146"/>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48" w:name="ref-smith1986influence"/>
      <w:bookmarkEnd w:id="147"/>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49" w:name="ref-standing2008demonstration"/>
      <w:bookmarkEnd w:id="148"/>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50" w:name="ref-stanley2014meta"/>
      <w:bookmarkEnd w:id="149"/>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51" w:name="ref-stewart2004placebo"/>
      <w:bookmarkEnd w:id="150"/>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52" w:name="ref-strohmetz2008research"/>
      <w:bookmarkEnd w:id="151"/>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53" w:name="ref-terhune2006induction"/>
      <w:bookmarkEnd w:id="152"/>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54" w:name="ref-tsai2018great"/>
      <w:bookmarkEnd w:id="153"/>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55" w:name="ref-veitch1991demand"/>
      <w:bookmarkEnd w:id="154"/>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56" w:name="ref-verpaelst2007demand"/>
      <w:bookmarkEnd w:id="155"/>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57" w:name="ref-vevea1995general"/>
      <w:bookmarkEnd w:id="156"/>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58" w:name="ref-R-metafor"/>
      <w:bookmarkEnd w:id="157"/>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75"/>
      <w:bookmarkEnd w:id="77"/>
      <w:bookmarkEnd w:id="158"/>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51A4F" w14:textId="77777777" w:rsidR="00CA3A01" w:rsidRDefault="00CA3A01">
      <w:pPr>
        <w:spacing w:before="0" w:after="0" w:line="240" w:lineRule="auto"/>
      </w:pPr>
      <w:r>
        <w:separator/>
      </w:r>
    </w:p>
  </w:endnote>
  <w:endnote w:type="continuationSeparator" w:id="0">
    <w:p w14:paraId="355D36FA" w14:textId="77777777" w:rsidR="00CA3A01" w:rsidRDefault="00CA3A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3C8D7" w14:textId="77777777" w:rsidR="00CA3A01" w:rsidRDefault="00CA3A01">
      <w:pPr>
        <w:spacing w:before="0" w:after="0" w:line="240" w:lineRule="auto"/>
      </w:pPr>
      <w:r>
        <w:separator/>
      </w:r>
    </w:p>
  </w:footnote>
  <w:footnote w:type="continuationSeparator" w:id="0">
    <w:p w14:paraId="760783A8" w14:textId="77777777" w:rsidR="00CA3A01" w:rsidRDefault="00CA3A01">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5">
    <w:p w14:paraId="60975B39" w14:textId="77777777" w:rsidR="001E6401"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RDefault="00000000">
      <w:pPr>
        <w:pStyle w:val="FootnoteText"/>
      </w:pPr>
      <w:r>
        <w:rPr>
          <w:rStyle w:val="FootnoteReference"/>
        </w:rPr>
        <w:footnoteRef/>
      </w:r>
      <w:r>
        <w:t xml:space="preserve"> N.C. coded the quality of each record included in the meta-analysis using a modified version of the Downs and Black (1998) checklist. On a 0-1 scale,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t>
      </w:r>
    </w:p>
  </w:footnote>
  <w:footnote w:id="8">
    <w:p w14:paraId="3C57B7E1" w14:textId="77777777" w:rsidR="001E6401"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9">
    <w:p w14:paraId="0C360371" w14:textId="77777777" w:rsidR="001E6401" w:rsidRDefault="00000000">
      <w:pPr>
        <w:pStyle w:val="FootnoteText"/>
      </w:pPr>
      <w:r>
        <w:rPr>
          <w:rStyle w:val="FootnoteReference"/>
        </w:rPr>
        <w:footnoteRef/>
      </w:r>
      <w:r>
        <w:t xml:space="preserve"> In a six-lab investigation of explicit demand effects in conformity research, (Coles et al., 2024) observed no overall effect (</w:t>
      </w:r>
      <w:r>
        <w:rPr>
          <w:i/>
          <w:iCs/>
        </w:rPr>
        <w:t>g</w:t>
      </w:r>
      <w:r>
        <w:t xml:space="preserve"> = 0.02) but high heterogeneity (</w:t>
      </w:r>
      <m:oMath>
        <m:r>
          <w:rPr>
            <w:rFonts w:ascii="Cambria Math" w:hAnsi="Cambria Math"/>
          </w:rPr>
          <m:t>τ</m:t>
        </m:r>
      </m:oMath>
      <w:r>
        <w:t xml:space="preserve"> =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3"/>
  </w:num>
  <w:num w:numId="2" w16cid:durableId="1382481975">
    <w:abstractNumId w:val="13"/>
  </w:num>
  <w:num w:numId="3" w16cid:durableId="487789687">
    <w:abstractNumId w:val="14"/>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4"/>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15DCC"/>
    <w:rsid w:val="00042382"/>
    <w:rsid w:val="00084144"/>
    <w:rsid w:val="000F5A50"/>
    <w:rsid w:val="00115933"/>
    <w:rsid w:val="00135084"/>
    <w:rsid w:val="00193D92"/>
    <w:rsid w:val="001E6401"/>
    <w:rsid w:val="00313569"/>
    <w:rsid w:val="00352BA1"/>
    <w:rsid w:val="003756FC"/>
    <w:rsid w:val="003879F0"/>
    <w:rsid w:val="003D44B0"/>
    <w:rsid w:val="00435F1A"/>
    <w:rsid w:val="00472128"/>
    <w:rsid w:val="00506818"/>
    <w:rsid w:val="0057450F"/>
    <w:rsid w:val="005A55BB"/>
    <w:rsid w:val="006373B0"/>
    <w:rsid w:val="00693388"/>
    <w:rsid w:val="006E6812"/>
    <w:rsid w:val="00736D4F"/>
    <w:rsid w:val="00871062"/>
    <w:rsid w:val="008D1023"/>
    <w:rsid w:val="0092086F"/>
    <w:rsid w:val="00961D9D"/>
    <w:rsid w:val="009A3A1D"/>
    <w:rsid w:val="009E05DE"/>
    <w:rsid w:val="00B72BD5"/>
    <w:rsid w:val="00BA47C3"/>
    <w:rsid w:val="00BB54F4"/>
    <w:rsid w:val="00BF4B6B"/>
    <w:rsid w:val="00C0698C"/>
    <w:rsid w:val="00CA3A01"/>
    <w:rsid w:val="00CF1051"/>
    <w:rsid w:val="00E40723"/>
    <w:rsid w:val="00E634E8"/>
    <w:rsid w:val="00E753DB"/>
    <w:rsid w:val="00EB1F7E"/>
    <w:rsid w:val="00F80718"/>
    <w:rsid w:val="00F935EA"/>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56</Pages>
  <Words>12089</Words>
  <Characters>68910</Characters>
  <Application>Microsoft Office Word</Application>
  <DocSecurity>0</DocSecurity>
  <Lines>574</Lines>
  <Paragraphs>161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80838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11</cp:revision>
  <dcterms:created xsi:type="dcterms:W3CDTF">2024-12-31T17:55:00Z</dcterms:created>
  <dcterms:modified xsi:type="dcterms:W3CDTF">2025-04-30T21:15:00Z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