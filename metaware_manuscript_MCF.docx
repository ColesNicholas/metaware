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FFB5" w14:textId="05D28A5E" w:rsidR="006B6199" w:rsidRDefault="00000000">
      <w:pPr>
        <w:pStyle w:val="Title"/>
      </w:pPr>
      <w:commentRangeStart w:id="0"/>
      <w:r>
        <w:t xml:space="preserve">A </w:t>
      </w:r>
      <w:r w:rsidR="00B45C41">
        <w:t xml:space="preserve">quantitative review and examination of mechanisms underlying the effects of </w:t>
      </w:r>
      <w:r>
        <w:t>demand characteristics</w:t>
      </w:r>
      <w:commentRangeEnd w:id="0"/>
      <w:r w:rsidR="005C001A">
        <w:rPr>
          <w:rStyle w:val="CommentReference"/>
          <w:rFonts w:eastAsiaTheme="minorHAnsi" w:cstheme="minorBidi"/>
          <w:bCs w:val="0"/>
        </w:rPr>
        <w:commentReference w:id="0"/>
      </w:r>
    </w:p>
    <w:p w14:paraId="18D39780" w14:textId="77777777" w:rsidR="006B6199" w:rsidRPr="00C11094" w:rsidRDefault="00000000">
      <w:pPr>
        <w:pStyle w:val="Author"/>
        <w:rPr>
          <w:lang w:val="es-ES"/>
          <w:rPrChange w:id="1" w:author="Nicholas Alvaro Coles" w:date="2023-03-06T09:48:00Z">
            <w:rPr/>
          </w:rPrChange>
        </w:rPr>
      </w:pPr>
      <w:r w:rsidRPr="00C11094">
        <w:rPr>
          <w:lang w:val="es-ES"/>
          <w:rPrChange w:id="2" w:author="Nicholas Alvaro Coles" w:date="2023-03-06T09:48:00Z">
            <w:rPr/>
          </w:rPrChange>
        </w:rPr>
        <w:t>Nicholas A. Coles</w:t>
      </w:r>
      <w:r w:rsidRPr="00C11094">
        <w:rPr>
          <w:vertAlign w:val="superscript"/>
          <w:lang w:val="es-ES"/>
          <w:rPrChange w:id="3" w:author="Nicholas Alvaro Coles" w:date="2023-03-06T09:48:00Z">
            <w:rPr>
              <w:vertAlign w:val="superscript"/>
            </w:rPr>
          </w:rPrChange>
        </w:rPr>
        <w:t>1</w:t>
      </w:r>
      <w:r w:rsidRPr="00C11094">
        <w:rPr>
          <w:lang w:val="es-ES"/>
          <w:rPrChange w:id="4" w:author="Nicholas Alvaro Coles" w:date="2023-03-06T09:48:00Z">
            <w:rPr/>
          </w:rPrChange>
        </w:rPr>
        <w:t> &amp; Michael C. Frank</w:t>
      </w:r>
      <w:r w:rsidRPr="00C11094">
        <w:rPr>
          <w:vertAlign w:val="superscript"/>
          <w:lang w:val="es-ES"/>
          <w:rPrChange w:id="5" w:author="Nicholas Alvaro Coles" w:date="2023-03-06T09:48:00Z">
            <w:rPr>
              <w:vertAlign w:val="superscript"/>
            </w:rPr>
          </w:rPrChange>
        </w:rPr>
        <w:t>1</w:t>
      </w:r>
    </w:p>
    <w:p w14:paraId="0867CDB0" w14:textId="77777777" w:rsidR="006B6199" w:rsidRDefault="00000000">
      <w:pPr>
        <w:pStyle w:val="Author"/>
      </w:pPr>
      <w:r>
        <w:rPr>
          <w:vertAlign w:val="superscript"/>
        </w:rPr>
        <w:t>1</w:t>
      </w:r>
      <w:r>
        <w:t xml:space="preserve"> Center for the Study of Language and Information, Stanford University</w:t>
      </w:r>
    </w:p>
    <w:p w14:paraId="114A97A8" w14:textId="77777777" w:rsidR="006B6199" w:rsidRDefault="00000000">
      <w:pPr>
        <w:pStyle w:val="BodyText"/>
      </w:pPr>
      <w:r>
        <w:t>                                                                                                                                                    </w:t>
      </w:r>
    </w:p>
    <w:p w14:paraId="75A8BCC7" w14:textId="77777777" w:rsidR="006B6199" w:rsidRDefault="00000000">
      <w:pPr>
        <w:pStyle w:val="BodyText"/>
      </w:pPr>
      <w:r>
        <w:t> </w:t>
      </w:r>
    </w:p>
    <w:p w14:paraId="655F19B3" w14:textId="77777777" w:rsidR="006B6199" w:rsidRDefault="00000000">
      <w:pPr>
        <w:pStyle w:val="BodyText"/>
      </w:pPr>
      <w:r>
        <w:t> </w:t>
      </w:r>
    </w:p>
    <w:p w14:paraId="0C69C82A" w14:textId="77777777" w:rsidR="006B6199" w:rsidRDefault="00000000">
      <w:pPr>
        <w:pStyle w:val="BodyText"/>
      </w:pPr>
      <w:r>
        <w:t> </w:t>
      </w:r>
    </w:p>
    <w:p w14:paraId="5130A875" w14:textId="77777777" w:rsidR="006B6199" w:rsidRDefault="00000000">
      <w:pPr>
        <w:pStyle w:val="BodyText"/>
      </w:pPr>
      <w:r>
        <w:t> </w:t>
      </w:r>
    </w:p>
    <w:p w14:paraId="52BB68FE" w14:textId="77777777" w:rsidR="006B6199" w:rsidRDefault="00000000">
      <w:pPr>
        <w:pStyle w:val="BodyText"/>
      </w:pPr>
      <w:r>
        <w:t> </w:t>
      </w:r>
    </w:p>
    <w:p w14:paraId="7AB7C5F7" w14:textId="77777777" w:rsidR="006B6199" w:rsidRDefault="00000000">
      <w:pPr>
        <w:pStyle w:val="BodyText"/>
      </w:pPr>
      <w:r>
        <w:t> </w:t>
      </w:r>
    </w:p>
    <w:p w14:paraId="773291EF" w14:textId="77777777" w:rsidR="006B6199" w:rsidRDefault="00000000">
      <w:pPr>
        <w:pStyle w:val="Author"/>
      </w:pPr>
      <w:r>
        <w:t xml:space="preserve">Author </w:t>
      </w:r>
      <w:proofErr w:type="gramStart"/>
      <w:r>
        <w:t>note</w:t>
      </w:r>
      <w:proofErr w:type="gramEnd"/>
    </w:p>
    <w:p w14:paraId="6A156BBE" w14:textId="45E87941" w:rsidR="006B6199" w:rsidRDefault="00000000">
      <w:pPr>
        <w:pStyle w:val="BodyText"/>
      </w:pPr>
      <w:r>
        <w:t>All materials, data, and code are available at</w:t>
      </w:r>
      <w:r w:rsidR="00FC3AA3">
        <w:t xml:space="preserve"> </w:t>
      </w:r>
      <w:ins w:id="6" w:author="Michael C. Frank" w:date="2023-03-02T15:40:00Z">
        <w:r w:rsidR="00FC3AA3">
          <w:t>http://github.com/ColesNicholas/metaware</w:t>
        </w:r>
      </w:ins>
      <w:r>
        <w:t xml:space="preserve">. We thank Morgan H. Wyatt for his assistance on the project. This work was supported by the </w:t>
      </w:r>
      <w:r>
        <w:lastRenderedPageBreak/>
        <w:t>John Templeton Foundation (grant # 62295). The funder had no role in the preparation of the manuscript or decision to publish.</w:t>
      </w:r>
    </w:p>
    <w:p w14:paraId="52D343D8" w14:textId="77777777" w:rsidR="006B6199" w:rsidRDefault="00000000">
      <w:pPr>
        <w:pStyle w:val="BodyText"/>
      </w:pPr>
      <w:r>
        <w:t xml:space="preserve">Correspondence concerning this article should be addressed to Nicholas A. Coles, </w:t>
      </w:r>
      <w:proofErr w:type="spellStart"/>
      <w:r>
        <w:t>Cordura</w:t>
      </w:r>
      <w:proofErr w:type="spellEnd"/>
      <w:r>
        <w:t xml:space="preserve"> Hall, 210 Panama St, Stanford, CA 94305. E-mail: </w:t>
      </w:r>
      <w:hyperlink r:id="rId11">
        <w:r>
          <w:rPr>
            <w:rStyle w:val="Hyperlink"/>
          </w:rPr>
          <w:t>ncoles@stanford.edu</w:t>
        </w:r>
      </w:hyperlink>
    </w:p>
    <w:p w14:paraId="0DDE9DEC" w14:textId="77777777" w:rsidR="006B6199" w:rsidRDefault="00000000">
      <w:pPr>
        <w:pStyle w:val="h1-pagebreak"/>
      </w:pPr>
      <w:r>
        <w:lastRenderedPageBreak/>
        <w:t>Abstract</w:t>
      </w:r>
    </w:p>
    <w:p w14:paraId="305D2227" w14:textId="1CD86F60" w:rsidR="006B6199" w:rsidRDefault="00000000">
      <w:pPr>
        <w:pStyle w:val="BodyText"/>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w:t>
      </w:r>
      <w:commentRangeStart w:id="7"/>
      <w:commentRangeStart w:id="8"/>
      <w:commentRangeStart w:id="9"/>
      <w:commentRangeStart w:id="10"/>
      <w:commentRangeStart w:id="11"/>
      <w:r>
        <w:t>responding</w:t>
      </w:r>
      <w:commentRangeEnd w:id="7"/>
      <w:r w:rsidR="00FC3AA3">
        <w:rPr>
          <w:rStyle w:val="CommentReference"/>
        </w:rPr>
        <w:commentReference w:id="7"/>
      </w:r>
      <w:commentRangeEnd w:id="8"/>
      <w:r w:rsidR="006E5841">
        <w:rPr>
          <w:rStyle w:val="CommentReference"/>
        </w:rPr>
        <w:commentReference w:id="8"/>
      </w:r>
      <w:commentRangeEnd w:id="9"/>
      <w:r w:rsidR="006E5841">
        <w:rPr>
          <w:rStyle w:val="CommentReference"/>
        </w:rPr>
        <w:commentReference w:id="9"/>
      </w:r>
      <w:commentRangeEnd w:id="10"/>
      <w:r w:rsidR="00C11094">
        <w:rPr>
          <w:rStyle w:val="CommentReference"/>
        </w:rPr>
        <w:commentReference w:id="10"/>
      </w:r>
      <w:commentRangeEnd w:id="11"/>
      <w:r w:rsidR="00B70002">
        <w:rPr>
          <w:rStyle w:val="CommentReference"/>
        </w:rPr>
        <w:commentReference w:id="11"/>
      </w:r>
      <w:ins w:id="12" w:author="Nicholas Alvaro Coles" w:date="2023-03-06T20:19:00Z">
        <w:r w:rsidR="00B45C41">
          <w:t xml:space="preserve"> (</w:t>
        </w:r>
      </w:ins>
      <m:oMath>
        <m:r>
          <w:ins w:id="13" w:author="Nicholas Alvaro Coles" w:date="2023-03-06T20:18:00Z">
            <w:rPr>
              <w:rFonts w:ascii="Cambria Math" w:hAnsi="Cambria Math"/>
            </w:rPr>
            <m:t>d</m:t>
          </w:ins>
        </m:r>
      </m:oMath>
      <w:ins w:id="14" w:author="Nicholas Alvaro Coles" w:date="2023-03-06T20:18:00Z">
        <w:r w:rsidR="00B45C41">
          <w:t xml:space="preserve"> = 0.22, 95% CI [0.11, 0.33]</w:t>
        </w:r>
      </w:ins>
      <w:ins w:id="15" w:author="Nicholas Alvaro Coles" w:date="2023-03-06T20:19:00Z">
        <w:r w:rsidR="00B45C41">
          <w:t>)</w:t>
        </w:r>
      </w:ins>
      <w:r>
        <w:t xml:space="preserve">. However, these effects were extremely </w:t>
      </w:r>
      <w:commentRangeStart w:id="16"/>
      <w:commentRangeStart w:id="17"/>
      <w:r>
        <w:t>heterogeneous</w:t>
      </w:r>
      <w:commentRangeEnd w:id="16"/>
      <w:r w:rsidR="00FC3AA3">
        <w:rPr>
          <w:rStyle w:val="CommentReference"/>
        </w:rPr>
        <w:commentReference w:id="16"/>
      </w:r>
      <w:commentRangeEnd w:id="17"/>
      <w:r w:rsidR="00B70002">
        <w:rPr>
          <w:rStyle w:val="CommentReference"/>
        </w:rPr>
        <w:commentReference w:id="17"/>
      </w:r>
      <w:ins w:id="18" w:author="Nicholas Alvaro Coles" w:date="2023-03-06T20:18:00Z">
        <w:r w:rsidR="00B45C41">
          <w:t xml:space="preserve"> (between-study </w:t>
        </w:r>
      </w:ins>
      <m:oMath>
        <m:r>
          <w:ins w:id="19" w:author="Nicholas Alvaro Coles" w:date="2023-03-06T20:18:00Z">
            <w:rPr>
              <w:rFonts w:ascii="Cambria Math" w:hAnsi="Cambria Math"/>
            </w:rPr>
            <m:t>τ</m:t>
          </w:ins>
        </m:r>
      </m:oMath>
      <w:ins w:id="20" w:author="Nicholas Alvaro Coles" w:date="2023-03-06T20:18:00Z">
        <w:r w:rsidR="00B45C41">
          <w:t xml:space="preserve"> = 0.30; within-study </w:t>
        </w:r>
      </w:ins>
      <m:oMath>
        <m:r>
          <w:ins w:id="21" w:author="Nicholas Alvaro Coles" w:date="2023-03-06T20:18:00Z">
            <w:rPr>
              <w:rFonts w:ascii="Cambria Math" w:hAnsi="Cambria Math"/>
            </w:rPr>
            <m:t>σ</m:t>
          </w:ins>
        </m:r>
      </m:oMath>
      <w:ins w:id="22" w:author="Nicholas Alvaro Coles" w:date="2023-03-06T20:18:00Z">
        <w:r w:rsidR="00B45C41">
          <w:t xml:space="preserve"> = 0.20)</w:t>
        </w:r>
      </w:ins>
      <w:del w:id="23" w:author="Nicholas Alvaro Coles" w:date="2023-03-06T20:19:00Z">
        <w:r w:rsidR="00FC3AA3" w:rsidDel="00B45C41">
          <w:delText xml:space="preserve"> </w:delText>
        </w:r>
      </w:del>
      <w:r>
        <w:t xml:space="preserve">. Contrary to conventional views, we did not find much evidence that demand effects were driven by </w:t>
      </w:r>
      <w:ins w:id="24" w:author="Nicholas Alvaro Coles" w:date="2023-03-06T20:20:00Z">
        <w:r w:rsidR="00B45C41">
          <w:t xml:space="preserve">mechanisms theorized to underlie </w:t>
        </w:r>
      </w:ins>
      <w:ins w:id="25" w:author="Michael C. Frank" w:date="2023-03-02T15:43:00Z">
        <w:r w:rsidR="00FC3AA3">
          <w:t>response bias</w:t>
        </w:r>
      </w:ins>
      <w:ins w:id="26" w:author="Nicholas Alvaro Coles" w:date="2023-03-06T20:20:00Z">
        <w:r w:rsidR="00B45C41">
          <w:t xml:space="preserve">: </w:t>
        </w:r>
      </w:ins>
      <w:ins w:id="27" w:author="Michael C. Frank" w:date="2023-03-02T15:43:00Z">
        <w:del w:id="28" w:author="Nicholas Alvaro Coles" w:date="2023-03-06T20:20:00Z">
          <w:r w:rsidR="00FC3AA3" w:rsidDel="00B45C41">
            <w:delText xml:space="preserve">, operationalized as </w:delText>
          </w:r>
        </w:del>
      </w:ins>
      <w:r>
        <w:t>participants’ motivation and opportunity to adjust their responses</w:t>
      </w:r>
      <w:del w:id="29" w:author="Michael C. Frank" w:date="2023-03-02T15:43:00Z">
        <w:r w:rsidDel="00FC3AA3">
          <w:delText>—i.e., a response bias</w:delText>
        </w:r>
      </w:del>
      <w:r>
        <w:t xml:space="preserve">. We did, however, find robust evidence that such effects are </w:t>
      </w:r>
      <w:del w:id="30" w:author="Michael C. Frank" w:date="2023-03-02T15:43:00Z">
        <w:r w:rsidDel="00FC3AA3">
          <w:delText xml:space="preserve">at least partially </w:delText>
        </w:r>
      </w:del>
      <w:r>
        <w:t>driven by participants’ beliefs</w:t>
      </w:r>
      <w:ins w:id="31" w:author="Michael C. Frank" w:date="2023-03-02T15:43:00Z">
        <w:r w:rsidR="00FC3AA3">
          <w:t xml:space="preserve">, </w:t>
        </w:r>
      </w:ins>
      <w:ins w:id="32" w:author="Michael C. Frank" w:date="2023-03-02T15:44:00Z">
        <w:r w:rsidR="00FC3AA3">
          <w:t xml:space="preserve">as in </w:t>
        </w:r>
      </w:ins>
      <w:del w:id="33" w:author="Michael C. Frank" w:date="2023-03-02T15:44:00Z">
        <w:r w:rsidDel="00FC3AA3">
          <w:delText xml:space="preserve">—i.e., </w:delText>
        </w:r>
      </w:del>
      <w:r>
        <w:t>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large impact of demand characteristics.</w:t>
      </w:r>
    </w:p>
    <w:p w14:paraId="7FF40D94" w14:textId="77777777" w:rsidR="006B6199" w:rsidRDefault="00000000">
      <w:pPr>
        <w:pStyle w:val="BodyText"/>
      </w:pPr>
      <w:r>
        <w:rPr>
          <w:i/>
          <w:iCs/>
        </w:rPr>
        <w:t>Keywords:</w:t>
      </w:r>
      <w:r>
        <w:t xml:space="preserve"> demand characteristics, hypothesis awareness, placebo effect, research methods, meta-analysis</w:t>
      </w:r>
    </w:p>
    <w:p w14:paraId="50B9D7AF" w14:textId="77777777" w:rsidR="006B6199" w:rsidRDefault="00000000">
      <w:pPr>
        <w:pStyle w:val="BodyText"/>
      </w:pPr>
      <w:r>
        <w:rPr>
          <w:i/>
          <w:iCs/>
        </w:rPr>
        <w:t>Word count:</w:t>
      </w:r>
      <w:r>
        <w:t xml:space="preserve"> TBD</w:t>
      </w:r>
    </w:p>
    <w:p w14:paraId="0494243A" w14:textId="77777777" w:rsidR="006B6199" w:rsidRDefault="00000000">
      <w:pPr>
        <w:pStyle w:val="h1-pagebreak"/>
      </w:pPr>
      <w:r>
        <w:lastRenderedPageBreak/>
        <w:t>A meta-analysis on demand characteristics</w:t>
      </w:r>
    </w:p>
    <w:p w14:paraId="423E7BC5" w14:textId="1C5B8423" w:rsidR="006B6199" w:rsidRDefault="00000000" w:rsidP="00FC3AA3">
      <w:pPr>
        <w:pStyle w:val="BodyText"/>
      </w:pPr>
      <w:r>
        <w:t>I</w:t>
      </w:r>
      <w:commentRangeStart w:id="34"/>
      <w:r>
        <w:t xml:space="preserve">magine </w:t>
      </w:r>
      <w:commentRangeEnd w:id="34"/>
      <w:r w:rsidR="000D486D">
        <w:rPr>
          <w:rStyle w:val="CommentReference"/>
        </w:rPr>
        <w:commentReference w:id="34"/>
      </w:r>
      <w:r>
        <w:t>that one day a mysterious person approaches you and begins telling you about a new method for understanding humans. Th</w:t>
      </w:r>
      <w:r w:rsidR="00FC3AA3">
        <w:t xml:space="preserve">is method </w:t>
      </w:r>
      <w:r>
        <w:t>is useful for estimating causal relationships</w:t>
      </w:r>
      <w:r w:rsidR="00FC3AA3">
        <w:t xml:space="preserve">, </w:t>
      </w:r>
      <w:r>
        <w:t xml:space="preserve">but it can sometimes be thrown off by a </w:t>
      </w:r>
      <w:r w:rsidRPr="00FC3AA3">
        <w:rPr>
          <w:rPrChange w:id="35" w:author="Michael C. Frank" w:date="2023-03-02T15:45:00Z">
            <w:rPr>
              <w:i/>
              <w:iCs/>
            </w:rPr>
          </w:rPrChange>
        </w:rPr>
        <w:t>methodological artifact</w:t>
      </w:r>
      <w:r w:rsidR="00EE3243">
        <w:t xml:space="preserve">. This artifact </w:t>
      </w:r>
      <w:r>
        <w:t xml:space="preserve">sometimes causes researchers to detect an effect that’s not real, and other times causes them to miss an effect that is real. </w:t>
      </w:r>
      <w:r w:rsidR="00FC3AA3">
        <w:t>S</w:t>
      </w:r>
      <w:r>
        <w:t xml:space="preserve">ometimes </w:t>
      </w:r>
      <w:r w:rsidR="00FC3AA3">
        <w:t xml:space="preserve">this artifact </w:t>
      </w:r>
      <w:r>
        <w:t>biase</w:t>
      </w:r>
      <w:r w:rsidR="00FC3AA3">
        <w:t>s relationships</w:t>
      </w:r>
      <w:r>
        <w:t xml:space="preserve"> upward and other times downward. </w:t>
      </w:r>
      <w:r w:rsidR="00FC3AA3">
        <w:t xml:space="preserve">This artifact doesn’t always appear, but </w:t>
      </w:r>
      <w:r>
        <w:t xml:space="preserve">they don’t understand how </w:t>
      </w:r>
      <w:r w:rsidR="00FC3AA3">
        <w:t xml:space="preserve">it </w:t>
      </w:r>
      <w:r>
        <w:t>works</w:t>
      </w:r>
      <w:r w:rsidR="00FC3AA3">
        <w:t>: s</w:t>
      </w:r>
      <w:r>
        <w:t xml:space="preserve">ometimes </w:t>
      </w:r>
      <w:r w:rsidR="00FC3AA3">
        <w:t xml:space="preserve">it </w:t>
      </w:r>
      <w:r>
        <w:t>seems to matter, other times it doesn’t.</w:t>
      </w:r>
      <w:r w:rsidR="00FC3AA3">
        <w:t xml:space="preserve"> The presence of such a methodological artifact seems like it would call the whole method into question. </w:t>
      </w:r>
    </w:p>
    <w:p w14:paraId="721EFEF8" w14:textId="45EC5F59" w:rsidR="006B6199" w:rsidRDefault="00000000">
      <w:pPr>
        <w:pStyle w:val="BodyText"/>
      </w:pPr>
      <w:r>
        <w:t xml:space="preserve">If this scenario were real, you would reasonably question whether </w:t>
      </w:r>
      <w:proofErr w:type="spellStart"/>
      <w:r>
        <w:t>Crankology</w:t>
      </w:r>
      <w:proofErr w:type="spellEnd"/>
      <w:r>
        <w:t xml:space="preserve"> is a valid method of scientific inquiry. However, perhaps we should not be so quick to judge. Because, like </w:t>
      </w:r>
      <w:proofErr w:type="spellStart"/>
      <w:r>
        <w:t>Crankology</w:t>
      </w:r>
      <w:proofErr w:type="spellEnd"/>
      <w:r>
        <w:t xml:space="preserve">, experimental psychologists deal with a difficult-to-understand methodological artifact: </w:t>
      </w:r>
      <w:r>
        <w:rPr>
          <w:i/>
          <w:iCs/>
        </w:rPr>
        <w:t>demand characteristics</w:t>
      </w:r>
      <w:r>
        <w:t>.</w:t>
      </w:r>
    </w:p>
    <w:p w14:paraId="2A285819" w14:textId="276C9488" w:rsidR="006B6199" w:rsidRDefault="00000000">
      <w:pPr>
        <w:pStyle w:val="Heading2"/>
      </w:pPr>
      <w:bookmarkStart w:id="36" w:name="X5beee25cffe20f5207d52e6917e92d9a050264d"/>
      <w:r>
        <w:t>Demand characteristics as a methodological artifact</w:t>
      </w:r>
    </w:p>
    <w:p w14:paraId="1791AB20" w14:textId="77777777" w:rsidR="00FC3AA3" w:rsidRDefault="00000000">
      <w:pPr>
        <w:pStyle w:val="FirstParagraph"/>
        <w:rPr>
          <w:ins w:id="37" w:author="Michael C. Frank" w:date="2023-03-02T15:52:00Z"/>
        </w:rPr>
      </w:pPr>
      <w:r>
        <w:t xml:space="preserve">In 1962, Martin Orne published a seminal paper highlighting a view that challenged </w:t>
      </w:r>
      <w:proofErr w:type="gramStart"/>
      <w:r>
        <w:t>deeply-ingrained</w:t>
      </w:r>
      <w:proofErr w:type="gramEnd"/>
      <w:r>
        <w:t xml:space="preserve"> beliefs about the role of human subjects in experimental psychology. Contrary to popular views at the time,</w:t>
      </w:r>
      <w:ins w:id="38" w:author="Michael C. Frank" w:date="2023-03-02T15:52:00Z">
        <w:r w:rsidR="00FC3AA3">
          <w:t xml:space="preserve"> </w:t>
        </w:r>
      </w:ins>
    </w:p>
    <w:p w14:paraId="68C86F0D" w14:textId="7A3900D9" w:rsidR="006B6199" w:rsidRDefault="00FC3AA3">
      <w:pPr>
        <w:pStyle w:val="FirstParagraph"/>
      </w:pPr>
      <w:ins w:id="39" w:author="Michael C. Frank" w:date="2023-03-02T15:52:00Z">
        <w:r>
          <w:t>In a seminal paper,</w:t>
        </w:r>
      </w:ins>
      <w:r>
        <w:t xml:space="preserve"> Orne </w:t>
      </w:r>
      <w:ins w:id="40" w:author="Michael C. Frank" w:date="2023-03-02T15:52:00Z">
        <w:r>
          <w:t xml:space="preserve">(1962) </w:t>
        </w:r>
      </w:ins>
      <w:r>
        <w:t>argued that research participants are not passive responders to the experimental context. Instead, he suggested that participants are perceptive to demand characteristics</w:t>
      </w:r>
      <w:proofErr w:type="gramStart"/>
      <w:r>
        <w:t>—“</w:t>
      </w:r>
      <w:proofErr w:type="gramEnd"/>
      <w:r>
        <w:t xml:space="preserve">cues which convey an experimental hypothesis to the subject”—and are motivated to use these cues to help the experimenter confirm their hypothesis (Orne, 1962, p. 779). This idea was controversial at first, with some researchers suggesting that the concern was </w:t>
      </w:r>
      <w:r>
        <w:lastRenderedPageBreak/>
        <w:t xml:space="preserve">vague and/or overblown (e.g., Berkowitz, 1971; </w:t>
      </w:r>
      <w:proofErr w:type="spellStart"/>
      <w:r>
        <w:t>Kruglanski</w:t>
      </w:r>
      <w:proofErr w:type="spellEnd"/>
      <w:r>
        <w:t xml:space="preserve">, 1975; Milgram, 1972). Nonetheless, over the next 60 years, demand characteristics </w:t>
      </w:r>
      <w:ins w:id="41" w:author="Michael C. Frank" w:date="2023-03-02T15:53:00Z">
        <w:r w:rsidR="00C65314">
          <w:t>have</w:t>
        </w:r>
      </w:ins>
      <w:del w:id="42" w:author="Michael C. Frank" w:date="2023-03-02T15:53:00Z">
        <w:r w:rsidDel="00C65314">
          <w:delText xml:space="preserve">would become </w:delText>
        </w:r>
      </w:del>
      <w:ins w:id="43" w:author="Michael C. Frank" w:date="2023-03-02T15:53:00Z">
        <w:r w:rsidR="00C65314">
          <w:t xml:space="preserve"> been </w:t>
        </w:r>
      </w:ins>
      <w:r>
        <w:t xml:space="preserve">recognized as a literal textbook methodological concern in experimental psychology (Sharpe &amp; </w:t>
      </w:r>
      <w:proofErr w:type="spellStart"/>
      <w:r>
        <w:t>Whelton</w:t>
      </w:r>
      <w:proofErr w:type="spellEnd"/>
      <w:r>
        <w:t>, 2016).</w:t>
      </w:r>
      <w:ins w:id="44" w:author="Michael C. Frank" w:date="2023-03-02T15:53:00Z">
        <w:r w:rsidR="00C65314">
          <w:t xml:space="preserve"> </w:t>
        </w:r>
      </w:ins>
    </w:p>
    <w:p w14:paraId="6C5939DC" w14:textId="762B25D0" w:rsidR="006B6199"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w:t>
      </w:r>
      <w:r w:rsidR="00C65314">
        <w:t>I</w:t>
      </w:r>
      <w:r>
        <w:t xml:space="preserve">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360D9B98" w14:textId="0FD3DF89" w:rsidR="006B6199" w:rsidRDefault="00C65314">
      <w:pPr>
        <w:pStyle w:val="BodyText"/>
      </w:pPr>
      <w:r>
        <w:t>As this brief review shows, the situation of psychology may be uncomfortably close to our example above. Demand characteristics are a methodological artifact whose magnitude, direction, consistency, and mechanisms are unpredictable. Our goal in the current paper is to use meta-analysis and replication to shed light on the role of demand characteristics. We begin by reviewing literature on the mechanisms of demand characteristics.</w:t>
      </w:r>
    </w:p>
    <w:p w14:paraId="4316D4A2" w14:textId="4E333627" w:rsidR="006B6199" w:rsidRDefault="00000000">
      <w:pPr>
        <w:pStyle w:val="Heading2"/>
      </w:pPr>
      <w:bookmarkStart w:id="45" w:name="Xbb0ec03b212b6a2c0c6bbd874870d91ad3558f7"/>
      <w:bookmarkEnd w:id="36"/>
      <w:r>
        <w:lastRenderedPageBreak/>
        <w:t xml:space="preserve">How do demand characteristics </w:t>
      </w:r>
      <w:r w:rsidR="00C65314">
        <w:t xml:space="preserve">alter </w:t>
      </w:r>
      <w:r>
        <w:t>participant responses?</w:t>
      </w:r>
    </w:p>
    <w:p w14:paraId="2F97B7AB" w14:textId="05BD8AC9" w:rsidR="006B6199" w:rsidRDefault="00000000" w:rsidP="00283F33">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w:t>
      </w:r>
      <w:proofErr w:type="spellStart"/>
      <w:r>
        <w:t>Rosnow</w:t>
      </w:r>
      <w:proofErr w:type="spellEnd"/>
      <w:r>
        <w:t xml:space="preserve"> &amp; Aiken, 1973; </w:t>
      </w:r>
      <w:proofErr w:type="spellStart"/>
      <w:r>
        <w:t>Strohmetz</w:t>
      </w:r>
      <w:proofErr w:type="spellEnd"/>
      <w:r>
        <w:t xml:space="preserve">, 2008). In doing so, these theorists distinguished their ideas from conceptually similar work on </w:t>
      </w:r>
      <w:r>
        <w:rPr>
          <w:i/>
          <w:iCs/>
        </w:rPr>
        <w:t>placebo effects</w:t>
      </w:r>
      <w:r>
        <w:t xml:space="preserve">: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w:t>
      </w:r>
      <w:commentRangeStart w:id="46"/>
      <w:r>
        <w:t>hand, would entail an actual change in mood.</w:t>
      </w:r>
      <w:commentRangeEnd w:id="46"/>
      <w:r w:rsidR="001E4E89">
        <w:rPr>
          <w:rStyle w:val="CommentReference"/>
        </w:rPr>
        <w:commentReference w:id="46"/>
      </w:r>
      <w:r w:rsidR="001E4E89">
        <w:t xml:space="preserve"> We begin by discussing an influential model of response bias </w:t>
      </w:r>
      <w:r>
        <w:t>(</w:t>
      </w:r>
      <w:proofErr w:type="spellStart"/>
      <w:r>
        <w:t>Rosnow</w:t>
      </w:r>
      <w:proofErr w:type="spellEnd"/>
      <w:r>
        <w:t xml:space="preserve"> &amp; Rosenthal, 1997)</w:t>
      </w:r>
      <w:r w:rsidR="001E4E89">
        <w:t xml:space="preserve"> and then discuss the possibility of placebo effects. Our overall framework for potential factors involved in demand characteristics is shown in </w:t>
      </w:r>
      <w:r>
        <w:t xml:space="preserve">Figure 1. </w:t>
      </w:r>
    </w:p>
    <w:p w14:paraId="6A6DF9AE" w14:textId="77777777" w:rsidR="006B6199" w:rsidRDefault="00000000">
      <w:pPr>
        <w:pStyle w:val="Heading3"/>
        <w:framePr w:wrap="around"/>
      </w:pPr>
      <w:bookmarkStart w:id="47" w:name="response-bias"/>
      <w:r>
        <w:t>Response bias.</w:t>
      </w:r>
    </w:p>
    <w:p w14:paraId="18106AE5" w14:textId="325997E3" w:rsidR="006B6199" w:rsidRDefault="00000000">
      <w:pPr>
        <w:pStyle w:val="FirstParagraph"/>
      </w:pPr>
      <w:proofErr w:type="spellStart"/>
      <w:r>
        <w:t>Rosnow</w:t>
      </w:r>
      <w:proofErr w:type="spellEnd"/>
      <w:r>
        <w:t xml:space="preserve"> and Rosenthal (1997) suggested that demand characteristics produce response biases</w:t>
      </w:r>
      <w:r w:rsidR="00FE2A50">
        <w:t xml:space="preserve"> via participants deliberately adjusting their responses</w:t>
      </w:r>
      <w:r>
        <w:t xml:space="preserve">. </w:t>
      </w:r>
      <w:r w:rsidR="00FE2A50">
        <w:t>T</w:t>
      </w:r>
      <w:r>
        <w:t>hey proposed three key moderators: (1) receptivity to cues, (2) motivation to provide hypothesis-consistent responses, and (3) opportunity to alter responses.</w:t>
      </w:r>
    </w:p>
    <w:p w14:paraId="48E18F22" w14:textId="77777777" w:rsidR="006B6199" w:rsidRDefault="00000000">
      <w:pPr>
        <w:pStyle w:val="CaptionedFigure"/>
      </w:pPr>
      <w:r>
        <w:rPr>
          <w:noProof/>
        </w:rPr>
        <w:lastRenderedPageBreak/>
        <w:drawing>
          <wp:inline distT="0" distB="0" distL="0" distR="0" wp14:anchorId="7020EF80" wp14:editId="3A90F377">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12"/>
                    <a:stretch>
                      <a:fillRect/>
                    </a:stretch>
                  </pic:blipFill>
                  <pic:spPr bwMode="auto">
                    <a:xfrm>
                      <a:off x="0" y="0"/>
                      <a:ext cx="5969000" cy="3934910"/>
                    </a:xfrm>
                    <a:prstGeom prst="rect">
                      <a:avLst/>
                    </a:prstGeom>
                    <a:noFill/>
                    <a:ln w="9525">
                      <a:noFill/>
                      <a:headEnd/>
                      <a:tailEnd/>
                    </a:ln>
                  </pic:spPr>
                </pic:pic>
              </a:graphicData>
            </a:graphic>
          </wp:inline>
        </w:drawing>
      </w:r>
    </w:p>
    <w:p w14:paraId="103CF12F" w14:textId="77777777" w:rsidR="006B6199" w:rsidRDefault="00000000">
      <w:pPr>
        <w:pStyle w:val="ImageCaption"/>
      </w:pPr>
      <w:r>
        <w:rPr>
          <w:i/>
          <w:iCs/>
        </w:rPr>
        <w:t>Figure</w:t>
      </w:r>
      <w:r>
        <w:t xml:space="preserve"> </w:t>
      </w:r>
      <w:r>
        <w:rPr>
          <w:i/>
          <w:iCs/>
        </w:rPr>
        <w:t xml:space="preserve">1. </w:t>
      </w:r>
      <w:r>
        <w:t xml:space="preserve"> </w:t>
      </w:r>
      <w:proofErr w:type="spellStart"/>
      <w:r>
        <w:t>Rosnow</w:t>
      </w:r>
      <w:proofErr w:type="spellEnd"/>
      <w:r>
        <w:t xml:space="preserve"> and Rosenthal’s (1997) and Coles, Gaertner, et al.’s (2022) frameworks for conceptualizing how demand characteristics can lead to increases (green), decreases (red), or no shift (light grey) in hypothesis-consistent responding. </w:t>
      </w:r>
      <w:proofErr w:type="spellStart"/>
      <w:r>
        <w:t>Rosnow</w:t>
      </w:r>
      <w:proofErr w:type="spellEnd"/>
      <w:r>
        <w:t xml:space="preserve">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0CFD45C9" w14:textId="77777777" w:rsidR="006B6199" w:rsidRDefault="00000000">
      <w:pPr>
        <w:pStyle w:val="Heading4"/>
        <w:framePr w:wrap="around"/>
      </w:pPr>
      <w:bookmarkStart w:id="48" w:name="receptivity-to-cues"/>
      <w:r>
        <w:t>Receptivity to cues.</w:t>
      </w:r>
    </w:p>
    <w:p w14:paraId="6B6ADBDA" w14:textId="2C07490B" w:rsidR="006B6199" w:rsidRDefault="00000000">
      <w:pPr>
        <w:pStyle w:val="FirstParagraph"/>
      </w:pPr>
      <w:del w:id="49" w:author="Michael C. Frank" w:date="2023-03-02T16:38:00Z">
        <w:r w:rsidDel="00FE2A50">
          <w:delText>To start, Rosnow and Rosenthal (1997) reasoned that participants must be perceptive to demand characteristics in order for</w:delText>
        </w:r>
      </w:del>
      <w:ins w:id="50" w:author="Michael C. Frank" w:date="2023-03-02T16:38:00Z">
        <w:r w:rsidR="00FE2A50">
          <w:t>For</w:t>
        </w:r>
      </w:ins>
      <w:r>
        <w:t xml:space="preserve"> there to be a response bias</w:t>
      </w:r>
      <w:ins w:id="51" w:author="Michael C. Frank" w:date="2023-03-02T16:38:00Z">
        <w:r w:rsidR="00FE2A50">
          <w:t>, participants must be able to understand what the study hypothesis is</w:t>
        </w:r>
      </w:ins>
      <w:r>
        <w:t xml:space="preserve"> (see also </w:t>
      </w:r>
      <w:proofErr w:type="spellStart"/>
      <w:r>
        <w:t>Rosnow</w:t>
      </w:r>
      <w:proofErr w:type="spellEnd"/>
      <w:r>
        <w:t xml:space="preserve"> &amp; Aiken, 1973; </w:t>
      </w:r>
      <w:proofErr w:type="spellStart"/>
      <w:r>
        <w:t>Strohmetz</w:t>
      </w:r>
      <w:proofErr w:type="spellEnd"/>
      <w:r>
        <w:t xml:space="preserve">, 2008). As an extreme example, imagine that a researcher hands an infant participant a sheet of paper that precisely explains the study hypothesis. Demand </w:t>
      </w:r>
      <w:r>
        <w:lastRenderedPageBreak/>
        <w:t>characteristics are certainly present, but they are not predicted to have an impact because the infant is not receptive to the cues</w:t>
      </w:r>
      <w:del w:id="52" w:author="Michael C. Frank" w:date="2023-03-02T16:38:00Z">
        <w:r w:rsidDel="00FE2A50">
          <w:delText xml:space="preserve"> (i.e., cannot read)</w:delText>
        </w:r>
      </w:del>
      <w:r>
        <w:t xml:space="preserve">. In the present work, we will </w:t>
      </w:r>
      <w:del w:id="53" w:author="Michael C. Frank" w:date="2023-03-02T16:39:00Z">
        <w:r w:rsidDel="00FE2A50">
          <w:delText xml:space="preserve">pay less attention to receptivity as a moderator by </w:delText>
        </w:r>
      </w:del>
      <w:r>
        <w:t>focus</w:t>
      </w:r>
      <w:del w:id="54" w:author="Michael C. Frank" w:date="2023-03-02T16:39:00Z">
        <w:r w:rsidDel="00FE2A50">
          <w:delText>ing</w:delText>
        </w:r>
      </w:del>
      <w:r>
        <w:t xml:space="preserve"> on scenarios where participants are likely to be </w:t>
      </w:r>
      <w:del w:id="55" w:author="Michael C. Frank" w:date="2023-03-02T16:39:00Z">
        <w:r w:rsidDel="00FE2A50">
          <w:delText xml:space="preserve">highly </w:delText>
        </w:r>
      </w:del>
      <w:r>
        <w:t xml:space="preserve">receptive to cues. </w:t>
      </w:r>
      <w:del w:id="56" w:author="Michael C. Frank" w:date="2023-03-02T16:39:00Z">
        <w:r w:rsidDel="00FE2A50">
          <w:delText>However, we will revisit this potential moderator in the General Discussion.</w:delText>
        </w:r>
      </w:del>
    </w:p>
    <w:p w14:paraId="7D811DFF" w14:textId="77777777" w:rsidR="006B6199" w:rsidRDefault="00000000">
      <w:pPr>
        <w:pStyle w:val="Heading4"/>
        <w:framePr w:wrap="around"/>
      </w:pPr>
      <w:bookmarkStart w:id="57" w:name="X5ad9af2e1feefc56383e64a5aa27cd4a9f43a69"/>
      <w:bookmarkEnd w:id="48"/>
      <w:commentRangeStart w:id="58"/>
      <w:commentRangeStart w:id="59"/>
      <w:r>
        <w:t>Motivation to provide hypothesis-consistent responses.</w:t>
      </w:r>
      <w:commentRangeEnd w:id="58"/>
      <w:r w:rsidR="00FE2A50">
        <w:rPr>
          <w:rStyle w:val="CommentReference"/>
          <w:rFonts w:eastAsiaTheme="minorHAnsi" w:cstheme="minorBidi"/>
          <w:b w:val="0"/>
          <w:i w:val="0"/>
        </w:rPr>
        <w:commentReference w:id="58"/>
      </w:r>
      <w:commentRangeEnd w:id="59"/>
      <w:r w:rsidR="00472D17">
        <w:rPr>
          <w:rStyle w:val="CommentReference"/>
          <w:rFonts w:eastAsiaTheme="minorHAnsi" w:cstheme="minorBidi"/>
          <w:b w:val="0"/>
          <w:i w:val="0"/>
        </w:rPr>
        <w:commentReference w:id="59"/>
      </w:r>
    </w:p>
    <w:p w14:paraId="5D68BDBD" w14:textId="6F6829F9" w:rsidR="006B6199" w:rsidRDefault="00000000">
      <w:pPr>
        <w:pStyle w:val="FirstParagraph"/>
      </w:pPr>
      <w:r>
        <w:t xml:space="preserve"> </w:t>
      </w:r>
      <w:r w:rsidR="00FE2A50">
        <w:t xml:space="preserve">Response bias is driven by participants’ motivation (or lack thereof) to provide hypothesis-consistent responses. Early research in this area characterized </w:t>
      </w:r>
      <w:r>
        <w:t>participants as</w:t>
      </w:r>
      <w:r w:rsidR="00FE2A50">
        <w:t xml:space="preserve"> </w:t>
      </w:r>
      <w:r>
        <w:t>“good subjects” who change their responses because they are motivated to help the researcher confirm their hypothesis</w:t>
      </w:r>
      <w:r w:rsidR="00FE2A50">
        <w:t xml:space="preserve"> (Orne, 1962), but </w:t>
      </w:r>
      <w:proofErr w:type="spellStart"/>
      <w:r w:rsidR="00FE2A50">
        <w:t>alsoare</w:t>
      </w:r>
      <w:proofErr w:type="spellEnd"/>
      <w:r w:rsidR="00FE2A50">
        <w:t xml:space="preserve"> they </w:t>
      </w:r>
      <w:r>
        <w:t>“apprehensive subjects” who are motivated to respond in a manner that will lead them to be evaluated positively (</w:t>
      </w:r>
      <w:proofErr w:type="spellStart"/>
      <w:r>
        <w:t>Riecken</w:t>
      </w:r>
      <w:proofErr w:type="spellEnd"/>
      <w:r>
        <w:t xml:space="preserve">, 1962; Rosenberg, 1969; </w:t>
      </w:r>
      <w:proofErr w:type="spellStart"/>
      <w:r>
        <w:t>Sigall</w:t>
      </w:r>
      <w:proofErr w:type="spellEnd"/>
      <w:r>
        <w:t xml:space="preserve">, Aronson, &amp; Van </w:t>
      </w:r>
      <w:proofErr w:type="spellStart"/>
      <w:r>
        <w:t>Hoose</w:t>
      </w:r>
      <w:proofErr w:type="spellEnd"/>
      <w:r>
        <w:t>, 1970)</w:t>
      </w:r>
      <w:r w:rsidR="00FE2A50">
        <w:t>, “negativistic subjects” who</w:t>
      </w:r>
      <w:r>
        <w:t xml:space="preserve"> interfere with the purpose of the study (</w:t>
      </w:r>
      <w:proofErr w:type="spellStart"/>
      <w:r w:rsidR="00FE2A50">
        <w:t>Masling</w:t>
      </w:r>
      <w:proofErr w:type="spellEnd"/>
      <w:r w:rsidR="00FE2A50">
        <w:t xml:space="preserve">, 1966; </w:t>
      </w:r>
      <w:r>
        <w:t>Cook et al., 1970)</w:t>
      </w:r>
      <w:r w:rsidR="00FE2A50">
        <w:t xml:space="preserve">, and “faithful subjects” who </w:t>
      </w:r>
      <w:r>
        <w:t>follow directions as closely as possible (</w:t>
      </w:r>
      <w:proofErr w:type="spellStart"/>
      <w:ins w:id="60" w:author="Michael C. Frank" w:date="2023-03-02T16:41:00Z">
        <w:r w:rsidR="00FE2A50">
          <w:t>Fillenbaun</w:t>
        </w:r>
        <w:proofErr w:type="spellEnd"/>
        <w:r w:rsidR="00FE2A50">
          <w:t xml:space="preserve"> and Frey, 1970</w:t>
        </w:r>
      </w:ins>
      <w:del w:id="61" w:author="Michael C. Frank" w:date="2023-03-02T16:41:00Z">
        <w:r w:rsidDel="00FE2A50">
          <w:delText>“faithful subjects”</w:delText>
        </w:r>
      </w:del>
      <w:r>
        <w:t>)</w:t>
      </w:r>
      <w:ins w:id="62" w:author="Michael C. Frank" w:date="2023-03-02T16:41:00Z">
        <w:r w:rsidR="00FE2A50">
          <w:t>?</w:t>
        </w:r>
      </w:ins>
      <w:del w:id="63" w:author="Michael C. Frank" w:date="2023-03-02T16:41:00Z">
        <w:r w:rsidDel="00FE2A50">
          <w:delText>.</w:delText>
        </w:r>
      </w:del>
      <w:r>
        <w:t xml:space="preserve"> .</w:t>
      </w:r>
      <w:ins w:id="64" w:author="Michael C. Frank" w:date="2023-03-02T16:42:00Z">
        <w:r w:rsidR="00FE2A50">
          <w:t xml:space="preserve"> No one </w:t>
        </w:r>
      </w:ins>
      <w:ins w:id="65" w:author="Michael C. Frank" w:date="2023-03-02T16:43:00Z">
        <w:r w:rsidR="00FE2A50">
          <w:t>characterization of participant motivations is likely to be correct across all experiments.</w:t>
        </w:r>
      </w:ins>
    </w:p>
    <w:p w14:paraId="1643F07A" w14:textId="412EDF1C" w:rsidR="006B6199" w:rsidRDefault="00000000">
      <w:pPr>
        <w:pStyle w:val="BodyText"/>
      </w:pPr>
      <w:del w:id="66" w:author="Michael C. Frank" w:date="2023-03-02T16:44:00Z">
        <w:r w:rsidDel="00FE2A50">
          <w:delText xml:space="preserve">In the most prolific era of demand characteristics research, investigators sought to </w:delText>
        </w:r>
      </w:del>
      <w:ins w:id="67" w:author="Michael C. Frank" w:date="2023-03-02T16:44:00Z">
        <w:r w:rsidR="00FE2A50">
          <w:t xml:space="preserve">Later research </w:t>
        </w:r>
      </w:ins>
      <w:del w:id="68" w:author="Michael C. Frank" w:date="2023-03-02T16:44:00Z">
        <w:r w:rsidDel="00FE2A50">
          <w:delText xml:space="preserve">understand </w:delText>
        </w:r>
      </w:del>
      <w:ins w:id="69" w:author="Michael C. Frank" w:date="2023-03-02T16:44:00Z">
        <w:r w:rsidR="00FE2A50">
          <w:t xml:space="preserve">investigated </w:t>
        </w:r>
      </w:ins>
      <w:r>
        <w:t xml:space="preserve">which </w:t>
      </w:r>
      <w:del w:id="70" w:author="Michael C. Frank" w:date="2023-03-02T16:44:00Z">
        <w:r w:rsidDel="00FE2A50">
          <w:delText xml:space="preserve">subject </w:delText>
        </w:r>
      </w:del>
      <w:r>
        <w:t xml:space="preserve">goal </w:t>
      </w:r>
      <w:r>
        <w:rPr>
          <w:i/>
          <w:iCs/>
        </w:rPr>
        <w:t>predominately</w:t>
      </w:r>
      <w:r>
        <w:t xml:space="preserve"> mediated response bias. For example, </w:t>
      </w:r>
      <w:proofErr w:type="spellStart"/>
      <w:r>
        <w:t>Sigall</w:t>
      </w:r>
      <w:proofErr w:type="spellEnd"/>
      <w:r>
        <w:t xml:space="preserve"> et al. (1970) found that participants increased performance on a simple task when the experimenter indicated that this was their expectation. However, participants did </w:t>
      </w:r>
      <w:r>
        <w:rPr>
          <w:i/>
          <w:iCs/>
        </w:rPr>
        <w:t>not</w:t>
      </w:r>
      <w:r>
        <w:t xml:space="preserve"> do so when told that increased performance would be indicative of an obsessive-compulsive personality. Based on these results, </w:t>
      </w:r>
      <w:proofErr w:type="spellStart"/>
      <w:r>
        <w:t>Sigall</w:t>
      </w:r>
      <w:proofErr w:type="spellEnd"/>
      <w:r>
        <w:t xml:space="preserve"> et al. (1970) concluded that participants were predominately motivated to secure a positive evaluation—not help the experimenter confirm their hypothesis.</w:t>
      </w:r>
    </w:p>
    <w:p w14:paraId="476D329D" w14:textId="77777777" w:rsidR="006B6199" w:rsidRDefault="00000000">
      <w:pPr>
        <w:pStyle w:val="BodyText"/>
      </w:pPr>
      <w:r>
        <w:lastRenderedPageBreak/>
        <w:t xml:space="preserve">By focusing on testing competing hypotheses about the </w:t>
      </w:r>
      <w:r>
        <w:rPr>
          <w:i/>
          <w:iCs/>
        </w:rPr>
        <w:t>single</w:t>
      </w:r>
      <w:r>
        <w:t xml:space="preserve"> predominate participant goal, less attention was initially paid to the notion that participants might have </w:t>
      </w:r>
      <w:r>
        <w:rPr>
          <w:i/>
          <w:iCs/>
        </w:rPr>
        <w:t>multiple</w:t>
      </w:r>
      <w:r>
        <w:t xml:space="preserve"> goals in mind when they conceptualize their role as research participants (</w:t>
      </w:r>
      <w:proofErr w:type="spellStart"/>
      <w:r>
        <w:t>Barbuto</w:t>
      </w:r>
      <w:proofErr w:type="spellEnd"/>
      <w:r>
        <w:t xml:space="preserve"> Jr &amp; Scholl, 1998; Boudreaux &amp; Ozer, 2013). Later, though, </w:t>
      </w:r>
      <w:proofErr w:type="spellStart"/>
      <w:r>
        <w:t>Rosnow</w:t>
      </w:r>
      <w:proofErr w:type="spellEnd"/>
      <w:r>
        <w:t xml:space="preserve"> and Rosenthal (1997) demonstrated that participants describe their role as being </w:t>
      </w:r>
      <w:proofErr w:type="gramStart"/>
      <w:r>
        <w:t>similar to</w:t>
      </w:r>
      <w:proofErr w:type="gramEnd"/>
      <w:r>
        <w:t xml:space="preserve"> many situations, including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w:t>
      </w:r>
      <w:proofErr w:type="spellStart"/>
      <w:r>
        <w:t>Sigall</w:t>
      </w:r>
      <w:proofErr w:type="spellEnd"/>
      <w:r>
        <w:t xml:space="preserve"> et al. (1970) experiment, participants may have been motivated to both (a) secure a positive evaluation, and (b) [perhaps to a smaller degree] help the experimenter confirm their hypothesis. The brilliance of </w:t>
      </w:r>
      <w:proofErr w:type="spellStart"/>
      <w:r>
        <w:t>Rosnow</w:t>
      </w:r>
      <w:proofErr w:type="spellEnd"/>
      <w:r>
        <w:t xml:space="preserve"> and Rosenthal’s proposal is that it acknowledged that all previous researchers were [at least somewhat] correct. Participants are altruistic, apprehensive, negativistic, </w:t>
      </w:r>
      <w:r>
        <w:rPr>
          <w:i/>
          <w:iCs/>
        </w:rPr>
        <w:t>and</w:t>
      </w:r>
      <w:r>
        <w:t xml:space="preserve"> faithful—and situational forces impact which of these goals are most salient.</w:t>
      </w:r>
    </w:p>
    <w:p w14:paraId="433B9703" w14:textId="77777777" w:rsidR="006B6199" w:rsidRDefault="00000000">
      <w:pPr>
        <w:pStyle w:val="BodyText"/>
      </w:pPr>
      <w:r>
        <w:t xml:space="preserve">Synthesizing the above observations and reasoning, </w:t>
      </w:r>
      <w:proofErr w:type="spellStart"/>
      <w:r>
        <w:t>Rosnow</w:t>
      </w:r>
      <w:proofErr w:type="spellEnd"/>
      <w:r>
        <w:t xml:space="preserve">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p w14:paraId="601D3018" w14:textId="77777777" w:rsidR="006B6199" w:rsidRDefault="00000000">
      <w:pPr>
        <w:pStyle w:val="Heading4"/>
        <w:framePr w:wrap="around"/>
      </w:pPr>
      <w:bookmarkStart w:id="71" w:name="opportunity-to-alter-responses"/>
      <w:bookmarkEnd w:id="57"/>
      <w:r>
        <w:t>Opportunity to alter responses.</w:t>
      </w:r>
    </w:p>
    <w:p w14:paraId="7950C4C1" w14:textId="77777777" w:rsidR="00FE2A50" w:rsidRDefault="00000000">
      <w:pPr>
        <w:pStyle w:val="FirstParagraph"/>
        <w:rPr>
          <w:ins w:id="72" w:author="Michael C. Frank" w:date="2023-03-02T16:46:00Z"/>
        </w:rPr>
      </w:pPr>
      <w:del w:id="73" w:author="Michael C. Frank" w:date="2023-03-02T16:46:00Z">
        <w:r w:rsidDel="00FE2A50">
          <w:lastRenderedPageBreak/>
          <w:delText>No matter how motivated they are to confirm the hypothesis, Rosnow and Rosenthal (1997) reasoned that t</w:delText>
        </w:r>
      </w:del>
      <w:ins w:id="74" w:author="Michael C. Frank" w:date="2023-03-02T16:46:00Z">
        <w:r w:rsidR="00FE2A50">
          <w:t>Across experiments, t</w:t>
        </w:r>
      </w:ins>
      <w:r>
        <w:t>here is variability in the extent to which participants have the opportunity</w:t>
      </w:r>
      <w:del w:id="75" w:author="Michael C. Frank" w:date="2023-03-02T16:46:00Z">
        <w:r w:rsidDel="00FE2A50">
          <w:delText>/ability</w:delText>
        </w:r>
      </w:del>
      <w:r>
        <w:t xml:space="preserve"> to alter the</w:t>
      </w:r>
      <w:commentRangeStart w:id="76"/>
      <w:r>
        <w:t xml:space="preserve"> outcome</w:t>
      </w:r>
      <w:ins w:id="77" w:author="Michael C. Frank" w:date="2023-03-02T16:46:00Z">
        <w:r w:rsidR="00FE2A50">
          <w:t xml:space="preserve"> </w:t>
        </w:r>
      </w:ins>
      <w:del w:id="78" w:author="Michael C. Frank" w:date="2023-03-02T16:46:00Z">
        <w:r w:rsidDel="00FE2A50">
          <w:delText>-</w:delText>
        </w:r>
      </w:del>
      <w:r>
        <w:t>of</w:t>
      </w:r>
      <w:ins w:id="79" w:author="Michael C. Frank" w:date="2023-03-02T16:46:00Z">
        <w:r w:rsidR="00FE2A50">
          <w:t xml:space="preserve"> </w:t>
        </w:r>
      </w:ins>
      <w:del w:id="80" w:author="Michael C. Frank" w:date="2023-03-02T16:46:00Z">
        <w:r w:rsidDel="00FE2A50">
          <w:delText>-</w:delText>
        </w:r>
      </w:del>
      <w:r>
        <w:t>interest</w:t>
      </w:r>
      <w:commentRangeEnd w:id="76"/>
      <w:r w:rsidR="00FE2A50">
        <w:rPr>
          <w:rStyle w:val="CommentReference"/>
        </w:rPr>
        <w:commentReference w:id="76"/>
      </w:r>
      <w:r>
        <w:t xml:space="preserve">. </w:t>
      </w:r>
    </w:p>
    <w:p w14:paraId="6F8A3D62" w14:textId="77777777" w:rsidR="00FE2A50" w:rsidRDefault="00000000">
      <w:pPr>
        <w:pStyle w:val="FirstParagraph"/>
        <w:rPr>
          <w:ins w:id="81" w:author="Michael C. Frank" w:date="2023-03-02T16:47:00Z"/>
        </w:rPr>
      </w:pPr>
      <w:del w:id="82" w:author="Michael C. Frank" w:date="2023-03-02T16:46:00Z">
        <w:r w:rsidDel="00FE2A50">
          <w:delText xml:space="preserve">Taking this third moderator into account, </w:delText>
        </w:r>
      </w:del>
      <w:proofErr w:type="spellStart"/>
      <w:r>
        <w:t>Rosnow</w:t>
      </w:r>
      <w:proofErr w:type="spellEnd"/>
      <w:r>
        <w:t xml:space="preserve">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ins w:id="83" w:author="Michael C. Frank" w:date="2023-03-02T16:46:00Z">
        <w:r w:rsidR="00FE2A50">
          <w:t xml:space="preserve"> </w:t>
        </w:r>
      </w:ins>
    </w:p>
    <w:p w14:paraId="5ACAF909" w14:textId="5E409B14" w:rsidR="006B6199" w:rsidRDefault="00FE2A50">
      <w:pPr>
        <w:pStyle w:val="FirstParagraph"/>
      </w:pPr>
      <w:ins w:id="84" w:author="Michael C. Frank" w:date="2023-03-02T16:47:00Z">
        <w:r>
          <w:t>We next turn to a distinct hypothesis regarding the origins of demand characteristics: that they are placebo effects.</w:t>
        </w:r>
      </w:ins>
    </w:p>
    <w:p w14:paraId="37C0B2D3" w14:textId="1541557D" w:rsidR="006B6199" w:rsidRDefault="00000000">
      <w:pPr>
        <w:pStyle w:val="Heading3"/>
        <w:framePr w:wrap="around"/>
      </w:pPr>
      <w:bookmarkStart w:id="85" w:name="response-bias-and-placebo-effects"/>
      <w:bookmarkEnd w:id="47"/>
      <w:bookmarkEnd w:id="71"/>
      <w:del w:id="86" w:author="Michael C. Frank" w:date="2023-03-02T16:47:00Z">
        <w:r w:rsidDel="00FE2A50">
          <w:delText>Response bias and p</w:delText>
        </w:r>
      </w:del>
      <w:ins w:id="87" w:author="Michael C. Frank" w:date="2023-03-02T16:47:00Z">
        <w:r w:rsidR="00FE2A50">
          <w:t>P</w:t>
        </w:r>
      </w:ins>
      <w:r>
        <w:t xml:space="preserve">lacebo </w:t>
      </w:r>
      <w:commentRangeStart w:id="88"/>
      <w:r>
        <w:t>effects</w:t>
      </w:r>
      <w:commentRangeEnd w:id="88"/>
      <w:r w:rsidR="00A5693C">
        <w:rPr>
          <w:rStyle w:val="CommentReference"/>
          <w:rFonts w:eastAsiaTheme="minorHAnsi" w:cstheme="minorBidi"/>
          <w:b w:val="0"/>
          <w:bCs w:val="0"/>
        </w:rPr>
        <w:commentReference w:id="88"/>
      </w:r>
      <w:r>
        <w:t>.</w:t>
      </w:r>
    </w:p>
    <w:p w14:paraId="05E44521" w14:textId="7CD266FC" w:rsidR="00A5693C" w:rsidRDefault="00000000">
      <w:pPr>
        <w:pStyle w:val="FirstParagraph"/>
        <w:rPr>
          <w:ins w:id="89" w:author="Michael C. Frank" w:date="2023-03-02T16:49:00Z"/>
        </w:rPr>
      </w:pPr>
      <w:commentRangeStart w:id="90"/>
      <w:r>
        <w:t>Over the past half century, demand characteristics have generally been conceptually divorced from placebo effects (e.g., Orne, 1969). Indeed, in the classic book describing artifacts in behavioral research (</w:t>
      </w:r>
      <w:proofErr w:type="spellStart"/>
      <w:r>
        <w:t>Rosnow</w:t>
      </w:r>
      <w:proofErr w:type="spellEnd"/>
      <w:r>
        <w:t xml:space="preserve"> &amp; Rosenthal, 1997), placebo effects are acknowledged as a historical precursor to research on methodological artifacts but not discussed in the context of demand characteristics. This conceptual separation, however, has recently been challenged by Coles, Gaertner, et al. (2022) and Corneille and Lush (2022), who argued that demand characteristics not only have the potential to lead to response biases, but also placebo effects (Figure 1). </w:t>
      </w:r>
      <w:commentRangeEnd w:id="90"/>
      <w:r w:rsidR="00FE2A50">
        <w:rPr>
          <w:rStyle w:val="CommentReference"/>
        </w:rPr>
        <w:commentReference w:id="90"/>
      </w:r>
      <w:del w:id="91" w:author="Michael C. Frank" w:date="2023-03-02T16:49:00Z">
        <w:r w:rsidDel="00A5693C">
          <w:delText xml:space="preserve">Consistent with this reasoning, </w:delText>
        </w:r>
      </w:del>
    </w:p>
    <w:p w14:paraId="76991959" w14:textId="2F1CFB5F" w:rsidR="006B6199" w:rsidRDefault="00000000">
      <w:pPr>
        <w:pStyle w:val="FirstParagraph"/>
      </w:pPr>
      <w:r>
        <w:t xml:space="preserve">Coles, Gaertner, et al. (2022) found that participants’ beliefs did not always match the hypothesis communicated to participants; furthermore, both the communicated hypothesis and measures of participants’ beliefs moderated the effects of posed expressions on emotion. </w:t>
      </w:r>
      <w:r>
        <w:lastRenderedPageBreak/>
        <w:t xml:space="preserve">Contrary to </w:t>
      </w:r>
      <w:proofErr w:type="spellStart"/>
      <w:r>
        <w:t>Rosnow</w:t>
      </w:r>
      <w:proofErr w:type="spellEnd"/>
      <w:r>
        <w:t xml:space="preserve"> and Rosenthal (1997),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p w14:paraId="6A6E5D39" w14:textId="18DC1D6A" w:rsidR="006B6199" w:rsidRDefault="00000000">
      <w:pPr>
        <w:pStyle w:val="Heading2"/>
      </w:pPr>
      <w:bookmarkStart w:id="92" w:name="goals"/>
      <w:bookmarkEnd w:id="45"/>
      <w:bookmarkEnd w:id="85"/>
      <w:del w:id="93" w:author="Michael C. Frank" w:date="2023-03-02T16:04:00Z">
        <w:r w:rsidDel="001E4E89">
          <w:delText>Goals</w:delText>
        </w:r>
      </w:del>
      <w:ins w:id="94" w:author="Michael C. Frank" w:date="2023-03-02T16:04:00Z">
        <w:r w:rsidR="001E4E89">
          <w:t>The current paper</w:t>
        </w:r>
      </w:ins>
    </w:p>
    <w:p w14:paraId="26FB3125" w14:textId="25EC520C" w:rsidR="006B6199" w:rsidRDefault="00000000">
      <w:pPr>
        <w:pStyle w:val="FirstParagraph"/>
      </w:pPr>
      <w:r>
        <w:t>The goal of the current paper is to take stock of what we know</w:t>
      </w:r>
      <w:ins w:id="95" w:author="Michael C. Frank" w:date="2023-03-02T16:49:00Z">
        <w:r w:rsidR="00A5693C">
          <w:t xml:space="preserve"> </w:t>
        </w:r>
      </w:ins>
      <w:del w:id="96" w:author="Michael C. Frank" w:date="2023-03-02T16:49:00Z">
        <w:r w:rsidDel="00A5693C">
          <w:delText>—and what we don’t know—</w:delText>
        </w:r>
      </w:del>
      <w:r>
        <w:t>about demand characteristics as a methodological artifact. In Study 1</w:t>
      </w:r>
      <w:del w:id="97" w:author="Michael C. Frank" w:date="2023-03-02T16:49:00Z">
        <w:r w:rsidDel="00A5693C">
          <w:delText>a</w:delText>
        </w:r>
      </w:del>
      <w:r>
        <w:t xml:space="preserve">, we report a meta-analysis of </w:t>
      </w:r>
      <w:del w:id="98" w:author="Michael C. Frank" w:date="2023-03-02T16:49:00Z">
        <w:r w:rsidDel="00A5693C">
          <w:delText xml:space="preserve">strict </w:delText>
        </w:r>
      </w:del>
      <w:r>
        <w:t>experimental tests of the effects of demand characteristics</w:t>
      </w:r>
      <w:del w:id="99" w:author="Michael C. Frank" w:date="2023-03-02T16:49:00Z">
        <w:r w:rsidDel="00A5693C">
          <w:delText>, with a focus on the the direction, magnitude, and consistency of the effects</w:delText>
        </w:r>
      </w:del>
      <w:r>
        <w:t>. We then examine several study features (e.g., whether participants are paid) that researchers have specified as potential moderators.</w:t>
      </w:r>
    </w:p>
    <w:p w14:paraId="0D991F54" w14:textId="2831567F" w:rsidR="006B6199" w:rsidRDefault="00000000">
      <w:pPr>
        <w:pStyle w:val="BodyText"/>
      </w:pPr>
      <w:r>
        <w:t xml:space="preserve">In Study </w:t>
      </w:r>
      <w:commentRangeStart w:id="100"/>
      <w:commentRangeStart w:id="101"/>
      <w:ins w:id="102" w:author="Michael C. Frank" w:date="2023-03-02T16:49:00Z">
        <w:r w:rsidR="00A5693C">
          <w:t>2</w:t>
        </w:r>
        <w:commentRangeEnd w:id="100"/>
        <w:r w:rsidR="00A5693C">
          <w:rPr>
            <w:rStyle w:val="CommentReference"/>
          </w:rPr>
          <w:commentReference w:id="100"/>
        </w:r>
      </w:ins>
      <w:commentRangeEnd w:id="101"/>
      <w:ins w:id="103" w:author="Michael C. Frank" w:date="2023-03-02T16:50:00Z">
        <w:r w:rsidR="00A5693C">
          <w:rPr>
            <w:rStyle w:val="CommentReference"/>
          </w:rPr>
          <w:commentReference w:id="101"/>
        </w:r>
      </w:ins>
      <w:del w:id="104" w:author="Michael C. Frank" w:date="2023-03-02T16:49:00Z">
        <w:r w:rsidDel="00A5693C">
          <w:delText>1b</w:delText>
        </w:r>
      </w:del>
      <w:ins w:id="105" w:author="Michael C. Frank" w:date="2023-03-03T09:44:00Z">
        <w:r w:rsidR="0055751F">
          <w:t>2</w:t>
        </w:r>
      </w:ins>
      <w:r>
        <w:t>,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14:paraId="4653868C" w14:textId="04DEC0CF" w:rsidR="006B6199" w:rsidRDefault="00000000">
      <w:pPr>
        <w:pStyle w:val="BodyText"/>
      </w:pPr>
      <w:r>
        <w:t xml:space="preserve">In Study </w:t>
      </w:r>
      <w:ins w:id="106" w:author="Michael C. Frank" w:date="2023-03-02T16:50:00Z">
        <w:r w:rsidR="00A5693C">
          <w:t>3</w:t>
        </w:r>
      </w:ins>
      <w:del w:id="107" w:author="Michael C. Frank" w:date="2023-03-02T16:50:00Z">
        <w:r w:rsidDel="00A5693C">
          <w:delText>1c</w:delText>
        </w:r>
      </w:del>
      <w:r>
        <w:t xml:space="preserve">, </w:t>
      </w:r>
      <w:commentRangeStart w:id="108"/>
      <w:r>
        <w:t xml:space="preserve">we review a small replication </w:t>
      </w:r>
      <w:commentRangeEnd w:id="108"/>
      <w:r w:rsidR="00A5693C">
        <w:rPr>
          <w:rStyle w:val="CommentReference"/>
        </w:rPr>
        <w:commentReference w:id="108"/>
      </w:r>
      <w:r>
        <w:t xml:space="preserve">study that re-examines the extent to which demand effects are driven by response biases and placebo effects. In this replication study, we </w:t>
      </w:r>
      <w:r>
        <w:lastRenderedPageBreak/>
        <w:t xml:space="preserve">manipulated demand characteristics in an experimental investigation of the proposed effects of facial poses on emotional experience (Coles, Larsen, &amp; </w:t>
      </w:r>
      <w:proofErr w:type="spellStart"/>
      <w:r>
        <w:t>Lench</w:t>
      </w:r>
      <w:proofErr w:type="spellEnd"/>
      <w:r>
        <w:t>,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0D5D8912" w14:textId="77777777" w:rsidR="006B6199" w:rsidRDefault="00000000">
      <w:pPr>
        <w:pStyle w:val="Heading1"/>
      </w:pPr>
      <w:bookmarkStart w:id="109" w:name="study-1a"/>
      <w:bookmarkEnd w:id="92"/>
      <w:r>
        <w:t>Study 1a</w:t>
      </w:r>
    </w:p>
    <w:p w14:paraId="586033B5" w14:textId="6F46E537" w:rsidR="006B6199" w:rsidRDefault="00000000">
      <w:pPr>
        <w:pStyle w:val="FirstParagraph"/>
      </w:pPr>
      <w:r>
        <w:t xml:space="preserve">Study 1a was designed to provide </w:t>
      </w:r>
      <w:commentRangeStart w:id="110"/>
      <w:commentRangeStart w:id="111"/>
      <w:commentRangeEnd w:id="110"/>
      <w:r w:rsidR="00F2683F">
        <w:rPr>
          <w:rStyle w:val="CommentReference"/>
        </w:rPr>
        <w:commentReference w:id="110"/>
      </w:r>
      <w:commentRangeEnd w:id="111"/>
      <w:r w:rsidR="00D651D9">
        <w:rPr>
          <w:rStyle w:val="CommentReference"/>
        </w:rPr>
        <w:commentReference w:id="111"/>
      </w:r>
      <w:r w:rsidR="00F2683F">
        <w:t>a</w:t>
      </w:r>
      <w:r>
        <w:t xml:space="preserve"> quantitative synthesis of demand effects</w:t>
      </w:r>
      <w:r w:rsidR="00F2683F">
        <w:t xml:space="preserve"> using meta-analysis</w:t>
      </w:r>
      <w:r>
        <w:t>.</w:t>
      </w:r>
    </w:p>
    <w:p w14:paraId="7DAC7B1F" w14:textId="77777777" w:rsidR="006B6199" w:rsidRDefault="00000000">
      <w:pPr>
        <w:pStyle w:val="Heading2"/>
      </w:pPr>
      <w:bookmarkStart w:id="112" w:name="methodology"/>
      <w:r>
        <w:t>Methodology</w:t>
      </w:r>
    </w:p>
    <w:p w14:paraId="5CFC4254" w14:textId="77777777" w:rsidR="006B6199" w:rsidRDefault="00000000">
      <w:pPr>
        <w:pStyle w:val="FirstParagraph"/>
      </w:pPr>
      <w:r>
        <w:t>We defined the scope of the meta-analysis using the Population, Intervention, Comparison, Outcome framework (</w:t>
      </w:r>
      <w:proofErr w:type="spellStart"/>
      <w:r>
        <w:t>Schardt</w:t>
      </w:r>
      <w:proofErr w:type="spellEnd"/>
      <w:r>
        <w:t xml:space="preserve">, Adams, Owens, </w:t>
      </w:r>
      <w:proofErr w:type="spellStart"/>
      <w:r>
        <w:t>Keitz</w:t>
      </w:r>
      <w:proofErr w:type="spellEnd"/>
      <w:r>
        <w:t xml:space="preserve">, &amp; </w:t>
      </w:r>
      <w:proofErr w:type="spellStart"/>
      <w:r>
        <w:t>Fontelo</w:t>
      </w:r>
      <w:proofErr w:type="spellEnd"/>
      <w:r>
        <w:t>,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54898A46" w14:textId="77777777" w:rsidR="006B6199"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w:t>
      </w:r>
      <w:r>
        <w:lastRenderedPageBreak/>
        <w:t>design might be considered a test of demand characteristics. Thus, to bound and simplify the conceptual space, we focused on explicit manipulations of the hypothesis communicated to participants.</w:t>
      </w:r>
    </w:p>
    <w:p w14:paraId="3B8A7FA3" w14:textId="77777777" w:rsidR="006B6199"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4B4F72BF" w14:textId="77777777" w:rsidR="006B6199" w:rsidRDefault="00000000">
      <w:pPr>
        <w:pStyle w:val="Heading3"/>
        <w:framePr w:wrap="around"/>
      </w:pPr>
      <w:bookmarkStart w:id="113" w:name="literature-search"/>
      <w:r>
        <w:t>Literature search.</w:t>
      </w:r>
    </w:p>
    <w:p w14:paraId="41F1DDC2" w14:textId="77777777" w:rsidR="006B6199"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76D5232E" w14:textId="77777777" w:rsidR="006B6199" w:rsidRDefault="00000000">
      <w:pPr>
        <w:pStyle w:val="BodyText"/>
      </w:pPr>
      <w:r>
        <w:t xml:space="preserve">We searched APA </w:t>
      </w:r>
      <w:proofErr w:type="spellStart"/>
      <w:r>
        <w:t>PsycInfo</w:t>
      </w:r>
      <w:proofErr w:type="spellEnd"/>
      <w:r>
        <w:t xml:space="preserve"> using broad search terms: “demand characteristics” OR “hypothesis awareness”. This yielded 850 records.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This yielded 3 additional records. In total, 97 of the records were unpublished.</w:t>
      </w:r>
    </w:p>
    <w:p w14:paraId="69B39564" w14:textId="77777777" w:rsidR="006B6199" w:rsidRDefault="00000000">
      <w:pPr>
        <w:pStyle w:val="Heading3"/>
        <w:framePr w:wrap="around"/>
      </w:pPr>
      <w:bookmarkStart w:id="114" w:name="screening"/>
      <w:bookmarkEnd w:id="113"/>
      <w:r>
        <w:t>Screening.</w:t>
      </w:r>
    </w:p>
    <w:p w14:paraId="29771CEF" w14:textId="77777777" w:rsidR="006B6199" w:rsidRDefault="00000000">
      <w:pPr>
        <w:pStyle w:val="FirstParagraph"/>
      </w:pPr>
      <w:r>
        <w:t>To be eligible for inclusion in the meta-analysis, the following criteria must have been met:</w:t>
      </w:r>
    </w:p>
    <w:p w14:paraId="599DBD1D" w14:textId="77777777" w:rsidR="006B6199"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w:t>
      </w:r>
      <w:proofErr w:type="gramStart"/>
      <w:r>
        <w:t>told</w:t>
      </w:r>
      <w:proofErr w:type="gramEnd"/>
      <w:r>
        <w:t xml:space="preserve"> that the dependent variable will increase), </w:t>
      </w:r>
      <w:r>
        <w:rPr>
          <w:i/>
          <w:iCs/>
        </w:rPr>
        <w:t>negative demand</w:t>
      </w:r>
      <w:r>
        <w:t xml:space="preserve"> (participants told that the </w:t>
      </w:r>
      <w:r>
        <w:lastRenderedPageBreak/>
        <w:t xml:space="preserve">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participants were not told about an effect of an independent variable on a dependent variable.</w:t>
      </w:r>
    </w:p>
    <w:p w14:paraId="136CD588" w14:textId="77777777" w:rsidR="006B6199"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p w14:paraId="51488DA2" w14:textId="77777777" w:rsidR="006B6199" w:rsidRDefault="00000000">
      <w:pPr>
        <w:numPr>
          <w:ilvl w:val="0"/>
          <w:numId w:val="18"/>
        </w:numPr>
      </w:pPr>
      <w:r>
        <w:t xml:space="preserve">The demand characteristics manipulation was not strongly confounded. For example, we excluded a study by </w:t>
      </w:r>
      <w:proofErr w:type="spellStart"/>
      <w:r>
        <w:t>Sigall</w:t>
      </w:r>
      <w:proofErr w:type="spellEnd"/>
      <w:r>
        <w:t xml:space="preserve"> et al. (1970) because the manipulation of the stated hypothesis was confounded with a disclosure about the meaning of the behavior (i.e., that confirming the hypothesis would be indicative of an obsessive-compulsive personality disorder).</w:t>
      </w:r>
    </w:p>
    <w:p w14:paraId="676E67C6" w14:textId="77777777" w:rsidR="006B6199" w:rsidRDefault="00000000">
      <w:pPr>
        <w:numPr>
          <w:ilvl w:val="0"/>
          <w:numId w:val="18"/>
        </w:numPr>
      </w:pPr>
      <w:r>
        <w:t>Information necessary for computing at least one effect size was included.</w:t>
      </w:r>
    </w:p>
    <w:p w14:paraId="119014AA" w14:textId="55A67B9A" w:rsidR="006B6199" w:rsidRDefault="00000000">
      <w:pPr>
        <w:pStyle w:val="FirstParagraph"/>
      </w:pPr>
      <w:r>
        <w:t>N. C. and a research assistant screened records independently, reviewed potentially relevant records together, and worked together to code the information for moderator analyses and effect size computations. Disagreements and discrepancies were resolved through discussion. I</w:t>
      </w:r>
      <w:r w:rsidR="00F2683F">
        <w:t>n</w:t>
      </w:r>
      <w:r>
        <w:t xml:space="preserve">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5F75694A" w14:textId="77777777" w:rsidR="006B6199" w:rsidRDefault="00000000">
      <w:pPr>
        <w:pStyle w:val="Heading3"/>
        <w:framePr w:wrap="around"/>
      </w:pPr>
      <w:bookmarkStart w:id="115" w:name="effect-size-index"/>
      <w:bookmarkEnd w:id="114"/>
      <w:r>
        <w:t>Effect size index.</w:t>
      </w:r>
    </w:p>
    <w:p w14:paraId="36552A2E" w14:textId="77777777" w:rsidR="006B6199"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7C3FE892" w14:textId="6EE0ACF7" w:rsidR="006B6199" w:rsidRDefault="00000000">
      <w:pPr>
        <w:pStyle w:val="BodyText"/>
      </w:pPr>
      <w:r>
        <w:lastRenderedPageBreak/>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w:t>
      </w:r>
      <w:r w:rsidR="00F2683F">
        <w:t xml:space="preserve">the </w:t>
      </w:r>
      <w:r>
        <w:t>mood-boosting effect</w:t>
      </w:r>
      <w:r w:rsidR="00F2683F">
        <w:t xml:space="preserve"> of smiling</w:t>
      </w:r>
      <w:r>
        <w:t>.</w:t>
      </w:r>
    </w:p>
    <w:p w14:paraId="3ACA1C48" w14:textId="77777777" w:rsidR="006B6199"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w:t>
      </w:r>
      <w:proofErr w:type="gramStart"/>
      <w:r>
        <w:t>similar to</w:t>
      </w:r>
      <w:proofErr w:type="gramEnd"/>
      <w:r>
        <w:t xml:space="preserve">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76ABB7B7" w14:textId="77777777" w:rsidR="006B6199"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34B3E536" w14:textId="77777777" w:rsidR="006B6199" w:rsidRDefault="00000000">
      <w:pPr>
        <w:pStyle w:val="BodyText"/>
      </w:pPr>
      <w:r>
        <w:t xml:space="preserve">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-values, (2) descriptive statistics extracted from figures (</w:t>
      </w:r>
      <w:proofErr w:type="spellStart"/>
      <w:r>
        <w:t>e.g</w:t>
      </w:r>
      <w:proofErr w:type="spellEnd"/>
      <w:r>
        <w:t xml:space="preserve">, bar charts) using the </w:t>
      </w:r>
      <w:proofErr w:type="spellStart"/>
      <w:r>
        <w:t>WebPlotDigitizer</w:t>
      </w:r>
      <w:proofErr w:type="spellEnd"/>
      <w:r>
        <w:t xml:space="preserve"> (</w:t>
      </w:r>
      <w:proofErr w:type="spellStart"/>
      <w:r>
        <w:t>Drevon</w:t>
      </w:r>
      <w:proofErr w:type="spellEnd"/>
      <w:r>
        <w:t xml:space="preserve">, </w:t>
      </w:r>
      <w:proofErr w:type="spellStart"/>
      <w:r>
        <w:t>Fursa</w:t>
      </w:r>
      <w:proofErr w:type="spellEnd"/>
      <w:r>
        <w:t xml:space="preserve">,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w:t>
      </w:r>
      <w:proofErr w:type="spellStart"/>
      <w:r>
        <w:t>Kenealy</w:t>
      </w:r>
      <w:proofErr w:type="spellEnd"/>
      <w:r>
        <w:t xml:space="preserve">, 1988). In a few instances, the outcome variable in a study was discrete (as opposed to continuous). In these cases, we approximated a Cohen’s </w:t>
      </w:r>
      <w:r>
        <w:rPr>
          <w:i/>
          <w:iCs/>
        </w:rPr>
        <w:t>d</w:t>
      </w:r>
      <w:r>
        <w:t xml:space="preserve"> score based on a transformation of the log odds ratio (</w:t>
      </w:r>
      <w:proofErr w:type="spellStart"/>
      <w:r>
        <w:t>Borenstein</w:t>
      </w:r>
      <w:proofErr w:type="spellEnd"/>
      <w:r>
        <w:t>, Hedges, Higgins, &amp; Rothstein, 2011).</w:t>
      </w:r>
    </w:p>
    <w:p w14:paraId="746D1AA9" w14:textId="7F95D15C" w:rsidR="006B6199"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w:t>
      </w:r>
      <w:r w:rsidR="00F2683F">
        <w:t xml:space="preserve">, </w:t>
      </w:r>
      <w:r>
        <w:t>so we do not discuss them further.</w:t>
      </w:r>
    </w:p>
    <w:p w14:paraId="18A4C1A1" w14:textId="05CA6599" w:rsidR="006B6199" w:rsidRDefault="00F2683F">
      <w:pPr>
        <w:pStyle w:val="BodyText"/>
      </w:pPr>
      <w:r>
        <w:t xml:space="preserve">Nearly all studies (85%)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w:t>
      </w:r>
    </w:p>
    <w:p w14:paraId="03A4F743" w14:textId="77777777" w:rsidR="006B6199" w:rsidRDefault="00000000">
      <w:pPr>
        <w:pStyle w:val="Heading3"/>
        <w:framePr w:wrap="around"/>
      </w:pPr>
      <w:bookmarkStart w:id="116" w:name="potential-moderators"/>
      <w:bookmarkEnd w:id="115"/>
      <w:r>
        <w:t xml:space="preserve">Potential </w:t>
      </w:r>
      <w:commentRangeStart w:id="117"/>
      <w:r>
        <w:t>moderators</w:t>
      </w:r>
      <w:commentRangeEnd w:id="117"/>
      <w:r w:rsidR="00F2683F">
        <w:rPr>
          <w:rStyle w:val="CommentReference"/>
          <w:rFonts w:eastAsiaTheme="minorHAnsi" w:cstheme="minorBidi"/>
          <w:b w:val="0"/>
          <w:bCs w:val="0"/>
        </w:rPr>
        <w:commentReference w:id="117"/>
      </w:r>
      <w:r>
        <w:t>.</w:t>
      </w:r>
    </w:p>
    <w:p w14:paraId="6AAE7A89" w14:textId="2B4AC9C0" w:rsidR="006B6199" w:rsidRDefault="00000000">
      <w:pPr>
        <w:pStyle w:val="FirstParagraph"/>
      </w:pPr>
      <w:r>
        <w:t xml:space="preserve">We coded several moderators that may help explain variability in demand effects. The first of these moderators allowed us to assess whether demand effects are additive. Often, this involved a single demand characteristic condition (positive, negative, or nil demand) compared to a control group. Sometimes, however, this comparison involved </w:t>
      </w:r>
      <w:r>
        <w:rPr>
          <w:i/>
          <w:iCs/>
        </w:rPr>
        <w:t>two</w:t>
      </w:r>
      <w:r>
        <w:t xml:space="preserve"> demand characteristic conditions (e.g., positive demand vs. negative demand). If demand characteristics can be additive, their effects should be larger when two demand characteristic conditions are compared (as opposed to one condition being compared to a control group). Instances where a demand characteristic condition was compared to a control group </w:t>
      </w:r>
      <w:r>
        <w:lastRenderedPageBreak/>
        <w:t>allowed us to additional</w:t>
      </w:r>
      <w:r w:rsidR="00F2683F">
        <w:t>ly</w:t>
      </w:r>
      <w:r>
        <w:t xml:space="preserve"> test whether participants respond more strongly to positive, nil, or negative demand characteristics. We thus coded whether the comparison was positive demand vs. control, nil demand vs. control, or negative demand vs. control.</w:t>
      </w:r>
    </w:p>
    <w:p w14:paraId="429FD8A0" w14:textId="77777777" w:rsidR="006B6199" w:rsidRDefault="00000000">
      <w:pPr>
        <w:pStyle w:val="BodyText"/>
      </w:pPr>
      <w:r>
        <w:t xml:space="preserve">We also coded several study feature moderators that researchers have speculated may moderate demand effects. This included: (1) whether the sample was student, non-student (e.g., </w:t>
      </w:r>
      <w:proofErr w:type="spellStart"/>
      <w:r>
        <w:t>MTurk</w:t>
      </w:r>
      <w:proofErr w:type="spellEnd"/>
      <w:r>
        <w:t>), or mixed, (2) whether the study was conducted online or in-person, (3) whether demand characteristics were manipulated within- vs. between-subjects, and (4) whether participants were paid or unpaid.</w:t>
      </w:r>
    </w:p>
    <w:p w14:paraId="09463976" w14:textId="77777777" w:rsidR="006B6199" w:rsidRDefault="00000000">
      <w:pPr>
        <w:pStyle w:val="Heading3"/>
        <w:framePr w:wrap="around"/>
      </w:pPr>
      <w:bookmarkStart w:id="118" w:name="meta-analytic-approach"/>
      <w:bookmarkEnd w:id="116"/>
      <w:r>
        <w:t>M</w:t>
      </w:r>
      <w:commentRangeStart w:id="119"/>
      <w:r>
        <w:t>eta-analytic approach.</w:t>
      </w:r>
      <w:commentRangeEnd w:id="119"/>
      <w:r w:rsidR="0055751F">
        <w:rPr>
          <w:rStyle w:val="CommentReference"/>
          <w:rFonts w:eastAsiaTheme="minorHAnsi" w:cstheme="minorBidi"/>
          <w:b w:val="0"/>
          <w:bCs w:val="0"/>
        </w:rPr>
        <w:commentReference w:id="119"/>
      </w:r>
    </w:p>
    <w:p w14:paraId="66171458" w14:textId="03EDF8AD" w:rsidR="006B6199" w:rsidRDefault="00F2683F">
      <w:pPr>
        <w:pStyle w:val="FirstParagraph"/>
      </w:pPr>
      <w:r>
        <w:t>We used three-level meta-analysis (3LMA; also referred to as “multilevel” meta-analysis) to model effect sizes nested within studies.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Unless otherwise specified, we conducted moderator analyses by separately entering dummy-coded categorical moderators into the model, which were used to estimate the moderating relationship and the effect size within each subgroup of the moderator.</w:t>
      </w:r>
    </w:p>
    <w:p w14:paraId="1E7461D1" w14:textId="77777777" w:rsidR="006B6199" w:rsidRDefault="00000000">
      <w:pPr>
        <w:pStyle w:val="Heading4"/>
        <w:framePr w:wrap="around"/>
      </w:pPr>
      <w:bookmarkStart w:id="120" w:name="publication-bias-analyses"/>
      <w:r>
        <w:t>Publication bias analyses.</w:t>
      </w:r>
    </w:p>
    <w:p w14:paraId="71D94D57" w14:textId="77777777" w:rsidR="006B6199" w:rsidRDefault="00000000">
      <w:pPr>
        <w:pStyle w:val="FirstParagraph"/>
      </w:pPr>
      <w:r>
        <w:t xml:space="preserve">Publication bias refers to the well-documented propensity for hypothesis-inconsistent findings to be disproportionately omitted from the published scientific record (Franco, Malhotra, &amp; </w:t>
      </w:r>
      <w:proofErr w:type="spellStart"/>
      <w:r>
        <w:t>Simonovits</w:t>
      </w:r>
      <w:proofErr w:type="spellEnd"/>
      <w:r>
        <w:t>,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3878E836" w14:textId="6C438C00" w:rsidR="006B6199" w:rsidRDefault="00000000">
      <w:pPr>
        <w:pStyle w:val="BodyText"/>
      </w:pPr>
      <w:r>
        <w:lastRenderedPageBreak/>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w:t>
      </w:r>
      <w:commentRangeStart w:id="121"/>
      <w:commentRangeEnd w:id="121"/>
      <w:r w:rsidR="00F2683F">
        <w:rPr>
          <w:rStyle w:val="CommentReference"/>
        </w:rPr>
        <w:commentReference w:id="121"/>
      </w:r>
    </w:p>
    <w:p w14:paraId="11711EC9" w14:textId="77777777" w:rsidR="006B6199" w:rsidRDefault="00000000">
      <w:pPr>
        <w:pStyle w:val="BodyText"/>
      </w:pPr>
      <w:r>
        <w:t xml:space="preserve">Second, we conducted precision-effect tests (Stanley &amp; </w:t>
      </w:r>
      <w:proofErr w:type="spellStart"/>
      <w:r>
        <w:t>Doucouliagos</w:t>
      </w:r>
      <w:proofErr w:type="spellEnd"/>
      <w:r>
        <w:t>, 2014).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3BB6BD37" w14:textId="77777777" w:rsidR="006B6199" w:rsidRDefault="00000000">
      <w:pPr>
        <w:pStyle w:val="BodyText"/>
      </w:pPr>
      <w:r>
        <w:t>Third, we used weight-function modeling (</w:t>
      </w:r>
      <w:proofErr w:type="spellStart"/>
      <w:r>
        <w:t>Vevea</w:t>
      </w:r>
      <w:proofErr w:type="spellEnd"/>
      <w:r>
        <w:t xml:space="preserve"> &amp; Hedges, 1995).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w:t>
      </w:r>
      <w:proofErr w:type="gramStart"/>
      <w:r>
        <w:t xml:space="preserve">fairly </w:t>
      </w:r>
      <w:r>
        <w:lastRenderedPageBreak/>
        <w:t>good</w:t>
      </w:r>
      <w:proofErr w:type="gramEnd"/>
      <w:r>
        <w:t xml:space="preserve"> statistical properties when non-independent effect sizes are aggregated, which we did here (Rodgers &amp; Pustejovsky, 2021).</w:t>
      </w:r>
    </w:p>
    <w:p w14:paraId="6C85C9A9" w14:textId="77777777" w:rsidR="006B6199" w:rsidRDefault="00000000">
      <w:pPr>
        <w:pStyle w:val="BodyText"/>
      </w:pPr>
      <w:r>
        <w:t>As a sensitivity analysis, we included publication status (published or unpublished) as a dummy-coded predictor to our overall-effect 3LMA. This allowed us to estimate the difference in the magnitude of published vs. unpublished effects.</w:t>
      </w:r>
    </w:p>
    <w:p w14:paraId="63963AB3" w14:textId="77777777" w:rsidR="006B6199" w:rsidRDefault="00000000">
      <w:pPr>
        <w:pStyle w:val="Heading2"/>
      </w:pPr>
      <w:bookmarkStart w:id="122" w:name="results"/>
      <w:bookmarkEnd w:id="112"/>
      <w:bookmarkEnd w:id="118"/>
      <w:bookmarkEnd w:id="120"/>
      <w:r>
        <w:t>Results</w:t>
      </w:r>
    </w:p>
    <w:p w14:paraId="1556CADC" w14:textId="37D41599" w:rsidR="006B6199" w:rsidRDefault="00F2683F">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w:t>
      </w:r>
      <w:del w:id="123" w:author="Michael C. Frank" w:date="2023-03-02T17:07:00Z">
        <w:r w:rsidDel="00F2683F">
          <w:delText>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delText>
        </w:r>
      </w:del>
    </w:p>
    <w:p w14:paraId="3DB107A1" w14:textId="77777777" w:rsidR="006B6199" w:rsidRDefault="00000000">
      <w:pPr>
        <w:pStyle w:val="CaptionedFigure"/>
      </w:pPr>
      <w:r>
        <w:rPr>
          <w:noProof/>
        </w:rPr>
        <w:lastRenderedPageBreak/>
        <w:drawing>
          <wp:inline distT="0" distB="0" distL="0" distR="0" wp14:anchorId="65D900B5" wp14:editId="50FD0FD9">
            <wp:extent cx="5963478" cy="6422207"/>
            <wp:effectExtent l="0" t="0" r="0" b="0"/>
            <wp:docPr id="41"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13"/>
                    <a:stretch>
                      <a:fillRect/>
                    </a:stretch>
                  </pic:blipFill>
                  <pic:spPr bwMode="auto">
                    <a:xfrm>
                      <a:off x="0" y="0"/>
                      <a:ext cx="5963478" cy="6422207"/>
                    </a:xfrm>
                    <a:prstGeom prst="rect">
                      <a:avLst/>
                    </a:prstGeom>
                    <a:noFill/>
                    <a:ln w="9525">
                      <a:noFill/>
                      <a:headEnd/>
                      <a:tailEnd/>
                    </a:ln>
                  </pic:spPr>
                </pic:pic>
              </a:graphicData>
            </a:graphic>
          </wp:inline>
        </w:drawing>
      </w:r>
    </w:p>
    <w:p w14:paraId="4B7E7DAF" w14:textId="77777777" w:rsidR="006B6199" w:rsidRDefault="00000000">
      <w:pPr>
        <w:pStyle w:val="ImageCaption"/>
      </w:pPr>
      <w:r>
        <w:rPr>
          <w:i/>
          <w:iCs/>
        </w:rPr>
        <w:t>Figure</w:t>
      </w:r>
      <w:r>
        <w:t xml:space="preserve"> </w:t>
      </w:r>
      <w:r>
        <w:rPr>
          <w:i/>
          <w:iCs/>
        </w:rPr>
        <w:t xml:space="preserve">2. </w:t>
      </w:r>
      <w:r>
        <w:t xml:space="preserve"> </w:t>
      </w:r>
      <w:commentRangeStart w:id="124"/>
      <w:commentRangeStart w:id="125"/>
      <w:commentRangeStart w:id="126"/>
      <w:r>
        <w:t xml:space="preserve">Forest </w:t>
      </w:r>
      <w:commentRangeEnd w:id="124"/>
      <w:r w:rsidR="00F2683F">
        <w:rPr>
          <w:rStyle w:val="CommentReference"/>
        </w:rPr>
        <w:commentReference w:id="124"/>
      </w:r>
      <w:commentRangeEnd w:id="125"/>
      <w:r w:rsidR="00F2683F">
        <w:rPr>
          <w:rStyle w:val="CommentReference"/>
        </w:rPr>
        <w:commentReference w:id="125"/>
      </w:r>
      <w:commentRangeEnd w:id="126"/>
      <w:r w:rsidR="00D651D9">
        <w:rPr>
          <w:rStyle w:val="CommentReference"/>
        </w:rPr>
        <w:commentReference w:id="126"/>
      </w:r>
      <w:r>
        <w:t>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4EA88661" w14:textId="77777777" w:rsidR="006B6199"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For the sake of example, we arbitrarily classified any effect size less than 0.10 standard deviation in either direction as “negligible”.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most often produce hypothesis-consistent shifts (63%), but sometimes produce negligible shifts (18%) or shifts in the </w:t>
      </w:r>
      <w:r>
        <w:rPr>
          <w:i/>
          <w:iCs/>
        </w:rPr>
        <w:t>opposite</w:t>
      </w:r>
      <w:r>
        <w:t xml:space="preserve"> direction of the communicated hypothesis (19%).</w:t>
      </w:r>
    </w:p>
    <w:p w14:paraId="32380EFB" w14:textId="77777777" w:rsidR="006B6199" w:rsidRDefault="00000000">
      <w:pPr>
        <w:pStyle w:val="Heading3"/>
        <w:framePr w:wrap="around"/>
      </w:pPr>
      <w:bookmarkStart w:id="127" w:name="moderator-analyses"/>
      <w:r>
        <w:t>Moderator analyses.</w:t>
      </w:r>
    </w:p>
    <w:p w14:paraId="2BA3818F" w14:textId="765ED741" w:rsidR="006B6199" w:rsidRDefault="00000000">
      <w:pPr>
        <w:pStyle w:val="FirstParagraph"/>
      </w:pPr>
      <w:r>
        <w:t xml:space="preserve">The observed variability in demand effects </w:t>
      </w:r>
      <w:r w:rsidR="00F2683F">
        <w:t>dramatically</w:t>
      </w:r>
      <w:del w:id="128" w:author="Michael C. Frank" w:date="2023-03-02T17:08:00Z">
        <w:r w:rsidDel="00F2683F">
          <w:delText xml:space="preserve"> </w:delText>
        </w:r>
      </w:del>
      <w:ins w:id="129" w:author="Michael C. Frank" w:date="2023-03-02T17:08:00Z">
        <w:r w:rsidR="00F2683F">
          <w:t xml:space="preserve"> </w:t>
        </w:r>
      </w:ins>
      <w:r>
        <w:t xml:space="preserve">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w:t>
      </w:r>
      <w:r w:rsidR="00F2683F">
        <w:t xml:space="preserve">variability </w:t>
      </w:r>
      <w:r>
        <w:t>suggests the existence of moderators.</w:t>
      </w:r>
    </w:p>
    <w:p w14:paraId="3AAE24A4" w14:textId="77777777" w:rsidR="006B6199" w:rsidRDefault="00000000">
      <w:pPr>
        <w:pStyle w:val="CaptionedFigure"/>
      </w:pPr>
      <w:r>
        <w:rPr>
          <w:noProof/>
        </w:rPr>
        <w:lastRenderedPageBreak/>
        <w:drawing>
          <wp:inline distT="0" distB="0" distL="0" distR="0" wp14:anchorId="1755C77C" wp14:editId="50D296BE">
            <wp:extent cx="5963478" cy="3669832"/>
            <wp:effectExtent l="0" t="0" r="0" b="0"/>
            <wp:docPr id="44" name="Picture" descr="Figure 3.  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5" name="Picture" descr="metaware_manuscript_files/figure-docx/modforest-1.png"/>
                    <pic:cNvPicPr>
                      <a:picLocks noChangeAspect="1" noChangeArrowheads="1"/>
                    </pic:cNvPicPr>
                  </pic:nvPicPr>
                  <pic:blipFill>
                    <a:blip r:embed="rId14"/>
                    <a:stretch>
                      <a:fillRect/>
                    </a:stretch>
                  </pic:blipFill>
                  <pic:spPr bwMode="auto">
                    <a:xfrm>
                      <a:off x="0" y="0"/>
                      <a:ext cx="5963478" cy="3669832"/>
                    </a:xfrm>
                    <a:prstGeom prst="rect">
                      <a:avLst/>
                    </a:prstGeom>
                    <a:noFill/>
                    <a:ln w="9525">
                      <a:noFill/>
                      <a:headEnd/>
                      <a:tailEnd/>
                    </a:ln>
                  </pic:spPr>
                </pic:pic>
              </a:graphicData>
            </a:graphic>
          </wp:inline>
        </w:drawing>
      </w:r>
    </w:p>
    <w:p w14:paraId="45C06B50" w14:textId="77777777" w:rsidR="006B6199" w:rsidRDefault="00000000">
      <w:pPr>
        <w:pStyle w:val="ImageCaption"/>
      </w:pPr>
      <w:r>
        <w:rPr>
          <w:i/>
          <w:iCs/>
        </w:rPr>
        <w:t>Figure</w:t>
      </w:r>
      <w:r>
        <w:t xml:space="preserve"> </w:t>
      </w:r>
      <w:r>
        <w:rPr>
          <w:i/>
          <w:iCs/>
        </w:rPr>
        <w:t xml:space="preserve">3. </w:t>
      </w:r>
      <w:r>
        <w:t xml:space="preserve"> </w:t>
      </w:r>
      <w:commentRangeStart w:id="130"/>
      <w:r>
        <w:t xml:space="preserve">Forest </w:t>
      </w:r>
      <w:commentRangeEnd w:id="130"/>
      <w:r w:rsidR="00F2683F">
        <w:rPr>
          <w:rStyle w:val="CommentReference"/>
        </w:rPr>
        <w:commentReference w:id="130"/>
      </w:r>
      <w:r>
        <w:t xml:space="preserve">plot of selected </w:t>
      </w:r>
      <w:commentRangeStart w:id="131"/>
      <w:commentRangeStart w:id="132"/>
      <w:commentRangeStart w:id="133"/>
      <w:commentRangeStart w:id="134"/>
      <w:r>
        <w:t xml:space="preserve">moderator </w:t>
      </w:r>
      <w:commentRangeEnd w:id="131"/>
      <w:r w:rsidR="00F2683F">
        <w:rPr>
          <w:rStyle w:val="CommentReference"/>
        </w:rPr>
        <w:commentReference w:id="131"/>
      </w:r>
      <w:commentRangeEnd w:id="132"/>
      <w:r w:rsidR="00F2683F">
        <w:rPr>
          <w:rStyle w:val="CommentReference"/>
        </w:rPr>
        <w:commentReference w:id="132"/>
      </w:r>
      <w:commentRangeEnd w:id="133"/>
      <w:r w:rsidR="00F2683F">
        <w:rPr>
          <w:rStyle w:val="CommentReference"/>
        </w:rPr>
        <w:commentReference w:id="133"/>
      </w:r>
      <w:commentRangeEnd w:id="134"/>
      <w:r w:rsidR="00D651D9">
        <w:rPr>
          <w:rStyle w:val="CommentReference"/>
        </w:rPr>
        <w:commentReference w:id="134"/>
      </w:r>
      <w:r>
        <w:t>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01E1BDB3" w14:textId="77777777" w:rsidR="006B6199"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w:t>
      </w:r>
      <w:r>
        <w:lastRenderedPageBreak/>
        <w:t>vs. online (</w:t>
      </w:r>
      <m:oMath>
        <m:r>
          <w:rPr>
            <w:rFonts w:ascii="Cambria Math" w:hAnsi="Cambria Math"/>
          </w:rPr>
          <m:t>d</m:t>
        </m:r>
      </m:oMath>
      <w:r>
        <w:t xml:space="preserve"> = 0.09, 95% CI [-0.10, 0.28], </w:t>
      </w:r>
      <m:oMath>
        <m:r>
          <w:rPr>
            <w:rFonts w:ascii="Cambria Math" w:hAnsi="Cambria Math"/>
          </w:rPr>
          <m:t>p</m:t>
        </m:r>
      </m:oMath>
      <w:r>
        <w:t xml:space="preserve"> = .373) studies, although this difference did not meet conventional thresholds of statistical significance, </w:t>
      </w:r>
      <m:oMath>
        <m:r>
          <w:rPr>
            <w:rFonts w:ascii="Cambria Math" w:hAnsi="Cambria Math"/>
          </w:rPr>
          <m:t>F</m:t>
        </m:r>
      </m:oMath>
      <w:r>
        <w:t xml:space="preserve">(1, 189) = 3.61, </w:t>
      </w:r>
      <m:oMath>
        <m:r>
          <w:rPr>
            <w:rFonts w:ascii="Cambria Math" w:hAnsi="Cambria Math"/>
          </w:rPr>
          <m:t>p</m:t>
        </m:r>
      </m:oMath>
      <w:r>
        <w:t xml:space="preserve"> = .059 (Figure 3).</w:t>
      </w:r>
    </w:p>
    <w:p w14:paraId="4C372324" w14:textId="77777777" w:rsidR="006B6199"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shifted when researchers communicated that </w:t>
      </w:r>
      <w:r>
        <w:rPr>
          <w:i/>
          <w:iCs/>
        </w:rPr>
        <w:t>no</w:t>
      </w:r>
      <w:r>
        <w:t xml:space="preserve"> effect is expected.</w:t>
      </w:r>
    </w:p>
    <w:p w14:paraId="7A4BEEDF" w14:textId="77777777" w:rsidR="006B6199"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4E17ED34" w14:textId="77777777" w:rsidR="006B6199" w:rsidRDefault="00000000">
      <w:pPr>
        <w:pStyle w:val="BodyText"/>
      </w:pPr>
      <w:r>
        <w:t xml:space="preserve">The effects of demand characteristics tended to be </w:t>
      </w:r>
      <w:r>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6F3B80A" w14:textId="77777777" w:rsidR="006B6199" w:rsidRDefault="00000000">
      <w:pPr>
        <w:pStyle w:val="Heading4"/>
        <w:framePr w:wrap="around"/>
      </w:pPr>
      <w:bookmarkStart w:id="135" w:name="Xc4291f7a175aa10d9fe9a707b3047413de998dd"/>
      <w:r>
        <w:lastRenderedPageBreak/>
        <w:t>Exploratory attempt to reduce confounding.</w:t>
      </w:r>
    </w:p>
    <w:p w14:paraId="4EE80A6F" w14:textId="13672C8C" w:rsidR="006B6199" w:rsidDel="0055751F" w:rsidRDefault="00000000">
      <w:pPr>
        <w:pStyle w:val="FirstParagraph"/>
        <w:rPr>
          <w:del w:id="136" w:author="Michael C. Frank" w:date="2023-03-03T09:38:00Z"/>
        </w:rPr>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may be confounded. For example, effect size estimates were more likely to be based on student samples for in-person (82%) vs. online (59%) studies. Effect size estimates were also more likely to be based on student samples for unpaid (83%) vs. paid (53%) studies. </w:t>
      </w:r>
      <w:del w:id="137" w:author="Michael C. Frank" w:date="2023-03-03T09:37:00Z">
        <w:r w:rsidDel="0055751F">
          <w:delText>In hindsight, this confounding seems obvious—but it was not anticipated when we pre-registered our analysis plan.</w:delText>
        </w:r>
      </w:del>
    </w:p>
    <w:p w14:paraId="36E52402" w14:textId="77777777" w:rsidR="006B6199" w:rsidRDefault="00000000">
      <w:pPr>
        <w:pStyle w:val="FirstParagraph"/>
        <w:pPrChange w:id="138" w:author="Michael C. Frank" w:date="2023-03-03T09:38:00Z">
          <w:pPr>
            <w:pStyle w:val="BodyText"/>
          </w:pPr>
        </w:pPrChange>
      </w:pPr>
      <w:r>
        <w:t xml:space="preserve">As an exploratory attempt </w:t>
      </w:r>
      <w:commentRangeStart w:id="139"/>
      <w:r>
        <w:t>to reduce confounding</w:t>
      </w:r>
      <w:commentRangeEnd w:id="139"/>
      <w:r w:rsidR="0055751F">
        <w:rPr>
          <w:rStyle w:val="CommentReference"/>
        </w:rPr>
        <w:commentReference w:id="139"/>
      </w:r>
      <w:r>
        <w:t>, we fit a 3LMA with student status, data collection medium, and payment status entered as effect-coded factors. The results should be interpreted with caution because the model may be overfit. Nonetheless, this exploratory analysis indicated that student status—but not data collection medium (</w:t>
      </w:r>
      <w:proofErr w:type="gramStart"/>
      <w:r>
        <w:rPr>
          <w:i/>
          <w:iCs/>
        </w:rPr>
        <w:t>F</w:t>
      </w:r>
      <w:r>
        <w:t>(</w:t>
      </w:r>
      <w:proofErr w:type="gramEnd"/>
      <w:r>
        <w:t xml:space="preserve">1, 175) = 0.18, </w:t>
      </w:r>
      <w:r>
        <w:rPr>
          <w:i/>
          <w:iCs/>
        </w:rPr>
        <w:t>p</w:t>
      </w:r>
      <w:r>
        <w:t xml:space="preserve"> = .669) or payment status (</w:t>
      </w:r>
      <w:r>
        <w:rPr>
          <w:i/>
          <w:iCs/>
        </w:rPr>
        <w:t>F</w:t>
      </w:r>
      <w:r>
        <w:t xml:space="preserve">(1, 175) = 1.18, </w:t>
      </w:r>
      <w:r>
        <w:rPr>
          <w:i/>
          <w:iCs/>
        </w:rPr>
        <w:t>p</w:t>
      </w:r>
      <w:r>
        <w:t xml:space="preserve"> = .280)—was a significant moderator of demand effects, </w:t>
      </w:r>
      <w:r>
        <w:rPr>
          <w:i/>
          <w:iCs/>
        </w:rPr>
        <w:t>F</w:t>
      </w:r>
      <w:r>
        <w:t xml:space="preserve">(2, 175) = 3.44, </w:t>
      </w:r>
      <w:r>
        <w:rPr>
          <w:i/>
          <w:iCs/>
        </w:rPr>
        <w:t>p</w:t>
      </w:r>
      <w:r>
        <w:t xml:space="preserve"> = .034. In other words, only student status was robustly associated with differences in demand effects when we attempted to reduce confounding.</w:t>
      </w:r>
    </w:p>
    <w:p w14:paraId="0FA338D8" w14:textId="77777777" w:rsidR="006B6199" w:rsidRDefault="00000000">
      <w:pPr>
        <w:pStyle w:val="Heading4"/>
        <w:framePr w:wrap="around"/>
      </w:pPr>
      <w:bookmarkStart w:id="140" w:name="X4d2f8228bdffda6a1bb824165ec8bac5cd8c7b9"/>
      <w:bookmarkEnd w:id="135"/>
      <w:r>
        <w:t>Estimating demand effects in specific study contexts.</w:t>
      </w:r>
    </w:p>
    <w:p w14:paraId="03C88153" w14:textId="274EB0D9" w:rsidR="006B6199" w:rsidDel="0055751F" w:rsidRDefault="00000000">
      <w:pPr>
        <w:pStyle w:val="FirstParagraph"/>
        <w:rPr>
          <w:del w:id="141" w:author="Michael C. Frank" w:date="2023-03-03T09:40:00Z"/>
        </w:rPr>
      </w:pPr>
      <w:del w:id="142" w:author="Michael C. Frank" w:date="2023-03-03T09:39:00Z">
        <w:r w:rsidDel="0055751F">
          <w:delText>Our openly-available data allow future researchers to estimate the effects of demand characteristics in a variety of study contexts. To demonstrate this, w</w:delText>
        </w:r>
      </w:del>
      <w:ins w:id="143" w:author="Michael C. Frank" w:date="2023-03-03T09:39:00Z">
        <w:r w:rsidR="0055751F">
          <w:t>W</w:t>
        </w:r>
      </w:ins>
      <w:r>
        <w:t>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ins w:id="144" w:author="Michael C. Frank" w:date="2023-03-03T09:40:00Z">
        <w:r w:rsidR="0055751F">
          <w:t xml:space="preserve"> </w:t>
        </w:r>
      </w:ins>
    </w:p>
    <w:p w14:paraId="3E16123D" w14:textId="3BBDDA9C" w:rsidR="006B6199" w:rsidRDefault="00000000">
      <w:pPr>
        <w:pStyle w:val="FirstParagraph"/>
        <w:pPrChange w:id="145" w:author="Michael C. Frank" w:date="2023-03-03T09:40:00Z">
          <w:pPr>
            <w:pStyle w:val="BodyText"/>
          </w:pPr>
        </w:pPrChange>
      </w:pPr>
      <w:r>
        <w:t xml:space="preserve">First, we estimated the overall impact of demand characteristics in what we call a “classic experimental setting”: studies that (a) are run in-person, (b) sample students, (c) do not offer </w:t>
      </w:r>
      <w:r>
        <w:lastRenderedPageBreak/>
        <w:t xml:space="preserve">participant payment, and (d) are testing for a positive effect (i.e., positive demand). In this context, overt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3). Second, we estimated the overall impact of demand characteristics in what we call an “online worker experimental context”.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(Figure 3). </w:t>
      </w:r>
      <w:del w:id="146" w:author="Michael C. Frank" w:date="2023-03-03T09:40:00Z">
        <w:r w:rsidDel="0055751F">
          <w:delText>Of course, these results should be interpreted with caution because the models may be overfit. Nonetheless, they are perhaps the best estimates that the field can currently provide.</w:delText>
        </w:r>
      </w:del>
    </w:p>
    <w:p w14:paraId="6FC673C4" w14:textId="77777777" w:rsidR="006B6199" w:rsidRDefault="00000000">
      <w:pPr>
        <w:pStyle w:val="Heading3"/>
        <w:framePr w:wrap="around"/>
      </w:pPr>
      <w:bookmarkStart w:id="147" w:name="publication-bias-analyses-1"/>
      <w:bookmarkEnd w:id="127"/>
      <w:bookmarkEnd w:id="140"/>
      <w:r>
        <w:t>Publication bias analyses.</w:t>
      </w:r>
    </w:p>
    <w:p w14:paraId="2B541C97" w14:textId="5A4FA23A" w:rsidR="006B6199" w:rsidRDefault="00000000">
      <w:pPr>
        <w:pStyle w:val="FirstParagraph"/>
      </w:pPr>
      <w:r>
        <w:t xml:space="preserve">Overall, publication bias analyses were inconclusive. </w:t>
      </w:r>
      <w:del w:id="148" w:author="Michael C. Frank" w:date="2023-03-03T09:40:00Z">
        <w:r w:rsidDel="0055751F">
          <w:delText>For instance, a</w:delText>
        </w:r>
      </w:del>
      <w:ins w:id="149" w:author="Michael C. Frank" w:date="2023-03-03T09:40:00Z">
        <w:r w:rsidR="0055751F">
          <w:t>A</w:t>
        </w:r>
      </w:ins>
      <w:r>
        <w:t xml:space="preserve">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w:t>
      </w:r>
      <w:commentRangeStart w:id="150"/>
      <w:r>
        <w:t>participants’ responses.</w:t>
      </w:r>
      <w:commentRangeEnd w:id="150"/>
      <w:r w:rsidR="0055751F">
        <w:rPr>
          <w:rStyle w:val="CommentReference"/>
        </w:rPr>
        <w:commentReference w:id="150"/>
      </w:r>
    </w:p>
    <w:p w14:paraId="54D9A665" w14:textId="77777777" w:rsidR="006B6199"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w:t>
      </w:r>
      <w:r>
        <w:lastRenderedPageBreak/>
        <w:t xml:space="preserve">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3CD14CDB" w14:textId="77777777" w:rsidR="006B6199" w:rsidRDefault="00000000">
      <w:pPr>
        <w:pStyle w:val="BodyText"/>
      </w:pPr>
      <w:r>
        <w:t xml:space="preserve">A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statistically significant, </w:t>
      </w:r>
      <m:oMath>
        <m:r>
          <w:rPr>
            <w:rFonts w:ascii="Cambria Math" w:hAnsi="Cambria Math"/>
          </w:rPr>
          <m:t>F</m:t>
        </m:r>
      </m:oMath>
      <w:r>
        <w:t xml:space="preserve">(1, 193) = 1.08, </w:t>
      </w:r>
      <m:oMath>
        <m:r>
          <w:rPr>
            <w:rFonts w:ascii="Cambria Math" w:hAnsi="Cambria Math"/>
          </w:rPr>
          <m:t>p</m:t>
        </m:r>
      </m:oMath>
      <w:r>
        <w:t xml:space="preserve"> = .301.</w:t>
      </w:r>
    </w:p>
    <w:p w14:paraId="447E3112" w14:textId="77777777" w:rsidR="006B6199" w:rsidRDefault="00000000">
      <w:pPr>
        <w:pStyle w:val="CaptionedFigure"/>
      </w:pPr>
      <w:r>
        <w:rPr>
          <w:noProof/>
        </w:rPr>
        <w:lastRenderedPageBreak/>
        <w:drawing>
          <wp:inline distT="0" distB="0" distL="0" distR="0" wp14:anchorId="39EDE7CB" wp14:editId="76E21861">
            <wp:extent cx="5963478" cy="3440468"/>
            <wp:effectExtent l="0" t="0" r="0" b="0"/>
            <wp:docPr id="50" name="Picture" descr="Figure 4.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5"/>
                    <a:stretch>
                      <a:fillRect/>
                    </a:stretch>
                  </pic:blipFill>
                  <pic:spPr bwMode="auto">
                    <a:xfrm>
                      <a:off x="0" y="0"/>
                      <a:ext cx="5963478" cy="3440468"/>
                    </a:xfrm>
                    <a:prstGeom prst="rect">
                      <a:avLst/>
                    </a:prstGeom>
                    <a:noFill/>
                    <a:ln w="9525">
                      <a:noFill/>
                      <a:headEnd/>
                      <a:tailEnd/>
                    </a:ln>
                  </pic:spPr>
                </pic:pic>
              </a:graphicData>
            </a:graphic>
          </wp:inline>
        </w:drawing>
      </w:r>
    </w:p>
    <w:p w14:paraId="382D4C44" w14:textId="77777777" w:rsidR="006B6199" w:rsidRDefault="00000000">
      <w:pPr>
        <w:pStyle w:val="ImageCaption"/>
      </w:pPr>
      <w:r>
        <w:rPr>
          <w:i/>
          <w:iCs/>
        </w:rPr>
        <w:t>Figure</w:t>
      </w:r>
      <w:r>
        <w:t xml:space="preserve"> </w:t>
      </w:r>
      <w:r>
        <w:rPr>
          <w:i/>
          <w:iCs/>
        </w:rPr>
        <w:t xml:space="preserve">4. </w:t>
      </w:r>
      <w:r>
        <w:t xml:space="preserve"> Raw (A) or aggregated (B) effect sizes </w:t>
      </w:r>
      <w:proofErr w:type="spellStart"/>
      <w:r>
        <w:t>ploted</w:t>
      </w:r>
      <w:proofErr w:type="spellEnd"/>
      <w:r>
        <w:t xml:space="preserve"> against their corresponding standard errors.</w:t>
      </w:r>
    </w:p>
    <w:p w14:paraId="3CD3A68B" w14:textId="77777777" w:rsidR="006B6199" w:rsidRDefault="00000000">
      <w:pPr>
        <w:pStyle w:val="Heading2"/>
      </w:pPr>
      <w:bookmarkStart w:id="151" w:name="discussion"/>
      <w:bookmarkEnd w:id="122"/>
      <w:bookmarkEnd w:id="147"/>
      <w:r>
        <w:t>Discussion</w:t>
      </w:r>
    </w:p>
    <w:p w14:paraId="1EA8F42C" w14:textId="7546C2B5" w:rsidR="006B6199" w:rsidRDefault="00000000">
      <w:pPr>
        <w:pStyle w:val="FirstParagraph"/>
      </w:pPr>
      <w:del w:id="152" w:author="Michael C. Frank" w:date="2023-03-03T09:42:00Z">
        <w:r w:rsidDel="0055751F">
          <w:delText xml:space="preserve">Study 1a provides the first quantitative synthesis of strict experimental tests of demand characteristics. </w:delText>
        </w:r>
      </w:del>
      <w:r>
        <w:t>Overall, explicit manipulations of demand characteristics caused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are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We also found non-significant </w:t>
      </w:r>
      <w:r>
        <w:lastRenderedPageBreak/>
        <w:t xml:space="preserve">evidence of increases in hypothesis-consistent responding when participants were paid. However, attempts to unconfound these moderator analyses failed to provide robust evidence of moderation by in-person and payment status. </w:t>
      </w:r>
      <w:r w:rsidR="0055751F">
        <w:t>W</w:t>
      </w:r>
      <w:r>
        <w:t xml:space="preserve">e estimated that demand characteristics produce small increases in hypothesis-consistent responding in “classic experimental settings” (in person studies testing a positive effect with unpaid student subjects). When these studies are run online with paid non-students—an “online worker experimental setting”—we did </w:t>
      </w:r>
      <w:r>
        <w:rPr>
          <w:i/>
          <w:iCs/>
        </w:rPr>
        <w:t>not</w:t>
      </w:r>
      <w:r>
        <w:t xml:space="preserve"> </w:t>
      </w:r>
      <w:r w:rsidR="0055751F">
        <w:t xml:space="preserve">predict </w:t>
      </w:r>
      <w:r>
        <w:t xml:space="preserve">demand effects. However, these results are ultimately preliminary given the high heterogeneity </w:t>
      </w:r>
      <w:commentRangeStart w:id="153"/>
      <w:commentRangeEnd w:id="153"/>
      <w:r w:rsidR="0055751F">
        <w:rPr>
          <w:rStyle w:val="CommentReference"/>
        </w:rPr>
        <w:commentReference w:id="153"/>
      </w:r>
      <w:r>
        <w:t>and inconsistent evidence of the direction and impact of publication bias.</w:t>
      </w:r>
    </w:p>
    <w:p w14:paraId="52ABEF02" w14:textId="382D0027" w:rsidR="006B6199" w:rsidRDefault="00000000">
      <w:pPr>
        <w:pStyle w:val="BodyText"/>
      </w:pPr>
      <w:r>
        <w:t>Study 1</w:t>
      </w:r>
      <w:del w:id="154" w:author="Michael C. Frank" w:date="2023-03-03T09:43:00Z">
        <w:r w:rsidDel="0055751F">
          <w:delText>a</w:delText>
        </w:r>
      </w:del>
      <w:r>
        <w:t xml:space="preserve">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w:t>
      </w:r>
      <w:r w:rsidR="0055751F">
        <w:t>22</w:t>
      </w:r>
      <w:r>
        <w:t>, we begin investigating this outstanding issue through an extension of the meta-analysis.</w:t>
      </w:r>
    </w:p>
    <w:p w14:paraId="28FD1451" w14:textId="24FF5444" w:rsidR="006B6199" w:rsidRDefault="00000000">
      <w:pPr>
        <w:pStyle w:val="Heading1"/>
      </w:pPr>
      <w:bookmarkStart w:id="155" w:name="study-1b"/>
      <w:bookmarkEnd w:id="109"/>
      <w:bookmarkEnd w:id="151"/>
      <w:r>
        <w:t xml:space="preserve">Study </w:t>
      </w:r>
      <w:r w:rsidR="0055751F">
        <w:t>2</w:t>
      </w:r>
    </w:p>
    <w:p w14:paraId="1001332E" w14:textId="7948BDE7" w:rsidR="006B6199" w:rsidRDefault="00000000">
      <w:pPr>
        <w:pStyle w:val="FirstParagraph"/>
      </w:pPr>
      <w:r>
        <w:t xml:space="preserve">Study </w:t>
      </w:r>
      <w:r w:rsidR="0055751F">
        <w:t>2</w:t>
      </w:r>
      <w:r>
        <w:t xml:space="preserve"> was designed to examine whether observed variability in effect sizes can be explained by factors theorized to underlie response biases (i.e., motivation and opportunity to </w:t>
      </w:r>
      <w:r>
        <w:lastRenderedPageBreak/>
        <w:t xml:space="preserve">adjust responses) and placebo effects (i.e., belief in the experimenter’s hypothesis; Figure 1). Unfortunately, these factors were rarely measured in the studies included in the meta-analysis. </w:t>
      </w:r>
      <w:r w:rsidR="00894407">
        <w:t>As an exploratory technique, w</w:t>
      </w:r>
      <w:r>
        <w:t>e thus estimated their values through a</w:t>
      </w:r>
      <w:r w:rsidR="00894407">
        <w:t>n experiment with a</w:t>
      </w:r>
      <w:r>
        <w:t xml:space="preserve"> new set of participants</w:t>
      </w:r>
      <w:r w:rsidR="00894407">
        <w:t>. Our rationale was that the best way to understand these factors would be to elicit judgments about their presence from naïve participants. Using these measurements, we then</w:t>
      </w:r>
      <w:r>
        <w:t xml:space="preserve"> tested their moderating role by entering the values into meta-regressions. </w:t>
      </w:r>
      <w:proofErr w:type="gramStart"/>
      <w:r>
        <w:t>Also</w:t>
      </w:r>
      <w:proofErr w:type="gramEnd"/>
      <w:r>
        <w:t xml:space="preserve"> through meta-regression, we examined whether a new set of participants could retroactively predict the effects of the demand characteristic manipulations in the Study 1a meta-analysis.</w:t>
      </w:r>
    </w:p>
    <w:p w14:paraId="191537B1" w14:textId="77777777" w:rsidR="006B6199" w:rsidRDefault="00000000">
      <w:pPr>
        <w:pStyle w:val="Heading2"/>
      </w:pPr>
      <w:bookmarkStart w:id="156" w:name="methodology-1"/>
      <w:r>
        <w:t>Methodology</w:t>
      </w:r>
    </w:p>
    <w:p w14:paraId="5E063BD1" w14:textId="77777777" w:rsidR="006B6199" w:rsidRDefault="00000000">
      <w:pPr>
        <w:pStyle w:val="FirstParagraph"/>
      </w:pPr>
      <w:r>
        <w:t xml:space="preserve">For each study in the meta-analysis, we created vignettes that described the key details for each demand characteristic condition and dependent variable combination. For example, Standing, </w:t>
      </w:r>
      <w:proofErr w:type="spellStart"/>
      <w:r>
        <w:t>Verpaelst</w:t>
      </w:r>
      <w:proofErr w:type="spellEnd"/>
      <w:r>
        <w:t>, and Ulmer (2008) had two demand characteristic manipulations (positive and negative demand) and two dependent variables (measures of verbal and spatial reasoning). Thus, we created four vignettes for this study (see Figure 5).</w:t>
      </w:r>
    </w:p>
    <w:p w14:paraId="3031BBCF" w14:textId="77777777" w:rsidR="006B6199"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7EFEC9D7" w14:textId="77777777" w:rsidR="006B6199" w:rsidRDefault="00000000">
      <w:pPr>
        <w:pStyle w:val="CaptionedFigure"/>
      </w:pPr>
      <w:r>
        <w:rPr>
          <w:noProof/>
        </w:rPr>
        <w:lastRenderedPageBreak/>
        <w:drawing>
          <wp:inline distT="0" distB="0" distL="0" distR="0" wp14:anchorId="5ACE45EF" wp14:editId="365DD60A">
            <wp:extent cx="5969000" cy="3743540"/>
            <wp:effectExtent l="0" t="0" r="0" b="0"/>
            <wp:docPr id="57" name="Picture" descr="Figure 5.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6"/>
                    <a:stretch>
                      <a:fillRect/>
                    </a:stretch>
                  </pic:blipFill>
                  <pic:spPr bwMode="auto">
                    <a:xfrm>
                      <a:off x="0" y="0"/>
                      <a:ext cx="5969000" cy="3743540"/>
                    </a:xfrm>
                    <a:prstGeom prst="rect">
                      <a:avLst/>
                    </a:prstGeom>
                    <a:noFill/>
                    <a:ln w="9525">
                      <a:noFill/>
                      <a:headEnd/>
                      <a:tailEnd/>
                    </a:ln>
                  </pic:spPr>
                </pic:pic>
              </a:graphicData>
            </a:graphic>
          </wp:inline>
        </w:drawing>
      </w:r>
    </w:p>
    <w:p w14:paraId="0F922E8D" w14:textId="77777777" w:rsidR="006B6199" w:rsidRDefault="00000000">
      <w:pPr>
        <w:pStyle w:val="ImageCaption"/>
      </w:pPr>
      <w:r>
        <w:rPr>
          <w:i/>
          <w:iCs/>
        </w:rPr>
        <w:t>Figure</w:t>
      </w:r>
      <w:r>
        <w:t xml:space="preserve"> </w:t>
      </w:r>
      <w:r>
        <w:rPr>
          <w:i/>
          <w:iCs/>
        </w:rPr>
        <w:t xml:space="preserve">5. </w:t>
      </w:r>
      <w:r>
        <w:t xml:space="preserve"> </w:t>
      </w:r>
      <w:proofErr w:type="gramStart"/>
      <w:r>
        <w:t>Vignettes for Standing et al. (2008), which</w:t>
      </w:r>
      <w:proofErr w:type="gramEnd"/>
      <w:r>
        <w:t xml:space="preserve"> described the key details for each demand characteristic condition (bolded and underlined) and dependent variable (bolded and italicized) combination.</w:t>
      </w:r>
    </w:p>
    <w:p w14:paraId="76108AFF" w14:textId="4059626A" w:rsidR="006B6199" w:rsidRDefault="00000000">
      <w:pPr>
        <w:pStyle w:val="BodyText"/>
      </w:pPr>
      <w:r>
        <w:t xml:space="preserve">Using a web-based survey, 224 undergraduates from Stanford University reviewed 10 </w:t>
      </w:r>
      <w:proofErr w:type="gramStart"/>
      <w:r>
        <w:t>randomly-selected</w:t>
      </w:r>
      <w:proofErr w:type="gramEnd"/>
      <w:r>
        <w:t xml:space="preserve">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w:t>
      </w:r>
      <w:r>
        <w:lastRenderedPageBreak/>
        <w:t>the experimenter’s hypothesis (-3 =”strong disbelief” to 3 = “strong belief”). Raters also indicated whether they believed participants would change their responses to confirm the hypothesis</w:t>
      </w:r>
      <w:del w:id="157" w:author="Michael C. Frank" w:date="2023-03-03T09:58:00Z">
        <w:r w:rsidDel="0051380B">
          <w:delText>, which we discuss later</w:delText>
        </w:r>
      </w:del>
      <w:r>
        <w:t>. These questions were presented in random order.</w:t>
      </w:r>
    </w:p>
    <w:p w14:paraId="73B1462E" w14:textId="77777777" w:rsidR="006B6199" w:rsidRDefault="00000000">
      <w:pPr>
        <w:pStyle w:val="BodyText"/>
      </w:pPr>
      <w:r>
        <w:t>Ratings were removed in instances where the rater did not correctly identify the hypothesis communicated in the vignette. The remaining ratings were averaged across raters to provide mean estimates of motivation, opportunity, and belief.</w:t>
      </w:r>
    </w:p>
    <w:p w14:paraId="72DE4220" w14:textId="77777777" w:rsidR="006B6199" w:rsidRDefault="00000000">
      <w:pPr>
        <w:pStyle w:val="CaptionedFigure"/>
      </w:pPr>
      <w:r>
        <w:rPr>
          <w:noProof/>
        </w:rPr>
        <w:drawing>
          <wp:inline distT="0" distB="0" distL="0" distR="0" wp14:anchorId="48E90CE8" wp14:editId="2FA100DD">
            <wp:extent cx="5518484" cy="4665960"/>
            <wp:effectExtent l="0" t="0" r="0" b="0"/>
            <wp:docPr id="60" name="Picture" descr="Figure 6.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17"/>
                    <a:stretch>
                      <a:fillRect/>
                    </a:stretch>
                  </pic:blipFill>
                  <pic:spPr bwMode="auto">
                    <a:xfrm>
                      <a:off x="0" y="0"/>
                      <a:ext cx="5518484" cy="4665960"/>
                    </a:xfrm>
                    <a:prstGeom prst="rect">
                      <a:avLst/>
                    </a:prstGeom>
                    <a:noFill/>
                    <a:ln w="9525">
                      <a:noFill/>
                      <a:headEnd/>
                      <a:tailEnd/>
                    </a:ln>
                  </pic:spPr>
                </pic:pic>
              </a:graphicData>
            </a:graphic>
          </wp:inline>
        </w:drawing>
      </w:r>
    </w:p>
    <w:p w14:paraId="539BC9B9" w14:textId="77777777" w:rsidR="006B6199" w:rsidRDefault="00000000">
      <w:pPr>
        <w:pStyle w:val="ImageCaption"/>
      </w:pPr>
      <w:r>
        <w:rPr>
          <w:i/>
          <w:iCs/>
        </w:rPr>
        <w:t>Figure</w:t>
      </w:r>
      <w:r>
        <w:t xml:space="preserve"> </w:t>
      </w:r>
      <w:r>
        <w:rPr>
          <w:i/>
          <w:iCs/>
        </w:rPr>
        <w:t xml:space="preserve">6.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 xml:space="preserve">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w:t>
      </w:r>
      <w:proofErr w:type="gramStart"/>
      <w:r>
        <w:t>manipulations</w:t>
      </w:r>
      <w:proofErr w:type="gramEnd"/>
    </w:p>
    <w:p w14:paraId="1A96A10A" w14:textId="77777777" w:rsidR="006B6199" w:rsidRDefault="00000000">
      <w:pPr>
        <w:pStyle w:val="Heading3"/>
        <w:framePr w:wrap="around"/>
      </w:pPr>
      <w:bookmarkStart w:id="158" w:name="X50ac5346a764638f68a9356056d1f2c3e87ad60"/>
      <w:r>
        <w:t>Accounting for different demand comparisons.</w:t>
      </w:r>
    </w:p>
    <w:p w14:paraId="1FACC684" w14:textId="06E562F1" w:rsidR="006B6199" w:rsidRDefault="00000000">
      <w:pPr>
        <w:pStyle w:val="FirstParagraph"/>
      </w:pPr>
      <w:del w:id="159" w:author="Michael C. Frank" w:date="2023-03-03T10:02:00Z">
        <w:r w:rsidDel="0051380B">
          <w:delText xml:space="preserve">As mentioned before, Cohen’s </w:delText>
        </w:r>
      </w:del>
      <m:oMath>
        <m:r>
          <w:del w:id="160" w:author="Michael C. Frank" w:date="2023-03-03T10:02:00Z">
            <w:rPr>
              <w:rFonts w:ascii="Cambria Math" w:hAnsi="Cambria Math"/>
            </w:rPr>
            <m:t>d</m:t>
          </w:del>
        </m:r>
      </m:oMath>
      <w:del w:id="161" w:author="Michael C. Frank" w:date="2023-03-03T10:02:00Z">
        <w:r w:rsidDel="0051380B">
          <w:delText xml:space="preserve"> represents the standardized difference between </w:delText>
        </w:r>
        <w:r w:rsidDel="0051380B">
          <w:rPr>
            <w:i/>
            <w:iCs/>
          </w:rPr>
          <w:delText>two</w:delText>
        </w:r>
        <w:r w:rsidDel="0051380B">
          <w:delText xml:space="preserve"> groups. Thus, f</w:delText>
        </w:r>
      </w:del>
      <w:ins w:id="162" w:author="Michael C. Frank" w:date="2023-03-03T10:02:00Z">
        <w:r w:rsidR="0051380B">
          <w:t>F</w:t>
        </w:r>
      </w:ins>
      <w:r>
        <w:t xml:space="preserve">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w:t>
      </w:r>
      <w:proofErr w:type="gramStart"/>
      <w:r>
        <w:t>told</w:t>
      </w:r>
      <w:proofErr w:type="gramEnd"/>
      <w:r>
        <w:t xml:space="preserve"> about an expected effect (control). Compared to a control condition, participants who are motivated to confirm the hypothesis are theorized to have upward-biased responses in the positive demand condition and downward-biased responses in the negative demand condition (see Figure 6,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6, Panel A, Column 2). Summing motivation scores allowed us to accommodate this possibility, and we used the same approach for belief (Figure 6, Panel B) and opportunity ratings (Figure 6, Panel C).</w:t>
      </w:r>
    </w:p>
    <w:p w14:paraId="42486D2D" w14:textId="77777777" w:rsidR="006B6199" w:rsidRDefault="00000000">
      <w:pPr>
        <w:pStyle w:val="BodyText"/>
      </w:pPr>
      <w:r>
        <w:lastRenderedPageBreak/>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6F912C2A" w14:textId="77777777" w:rsidR="006B6199" w:rsidRDefault="00000000">
      <w:pPr>
        <w:pStyle w:val="Heading3"/>
        <w:framePr w:wrap="around"/>
      </w:pPr>
      <w:bookmarkStart w:id="163" w:name="rater-forecasts-of-demand-effects"/>
      <w:bookmarkEnd w:id="158"/>
      <w:r>
        <w:t>Rater forecasts of demand effects.</w:t>
      </w:r>
    </w:p>
    <w:p w14:paraId="2F5838C7" w14:textId="77777777" w:rsidR="006B6199" w:rsidRDefault="00000000">
      <w:pPr>
        <w:pStyle w:val="FirstParagraph"/>
      </w:pPr>
      <w:r>
        <w:t>Even if researchers cannot explain how demand characteristics work, it might be valuable to be able to predict their effects (</w:t>
      </w:r>
      <w:proofErr w:type="spellStart"/>
      <w:r>
        <w:t>Yarkoni</w:t>
      </w:r>
      <w:proofErr w:type="spellEnd"/>
      <w:r>
        <w:t xml:space="preserve">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686E4F6" w14:textId="77777777" w:rsidR="006B6199" w:rsidRDefault="00000000">
      <w:pPr>
        <w:pStyle w:val="Heading2"/>
      </w:pPr>
      <w:bookmarkStart w:id="164" w:name="results-1"/>
      <w:bookmarkEnd w:id="156"/>
      <w:bookmarkEnd w:id="163"/>
      <w:r>
        <w:lastRenderedPageBreak/>
        <w:t>Results</w:t>
      </w:r>
    </w:p>
    <w:p w14:paraId="600A93D2" w14:textId="77777777" w:rsidR="006B6199" w:rsidRDefault="00000000">
      <w:pPr>
        <w:pStyle w:val="CaptionedFigure"/>
      </w:pPr>
      <w:r>
        <w:rPr>
          <w:noProof/>
        </w:rPr>
        <w:drawing>
          <wp:inline distT="0" distB="0" distL="0" distR="0" wp14:anchorId="4EAAFD4B" wp14:editId="10C40C60">
            <wp:extent cx="5963478" cy="4128561"/>
            <wp:effectExtent l="0" t="0" r="0" b="0"/>
            <wp:docPr id="66" name="Picture" descr="Figure 7.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7" name="Picture" descr="metaware_manuscript_files/figure-docx/modfig-1.png"/>
                    <pic:cNvPicPr>
                      <a:picLocks noChangeAspect="1" noChangeArrowheads="1"/>
                    </pic:cNvPicPr>
                  </pic:nvPicPr>
                  <pic:blipFill>
                    <a:blip r:embed="rId18"/>
                    <a:stretch>
                      <a:fillRect/>
                    </a:stretch>
                  </pic:blipFill>
                  <pic:spPr bwMode="auto">
                    <a:xfrm>
                      <a:off x="0" y="0"/>
                      <a:ext cx="5963478" cy="4128561"/>
                    </a:xfrm>
                    <a:prstGeom prst="rect">
                      <a:avLst/>
                    </a:prstGeom>
                    <a:noFill/>
                    <a:ln w="9525">
                      <a:noFill/>
                      <a:headEnd/>
                      <a:tailEnd/>
                    </a:ln>
                  </pic:spPr>
                </pic:pic>
              </a:graphicData>
            </a:graphic>
          </wp:inline>
        </w:drawing>
      </w:r>
    </w:p>
    <w:p w14:paraId="10D5D30E" w14:textId="3DFA4565" w:rsidR="006B6199" w:rsidRDefault="00000000">
      <w:pPr>
        <w:pStyle w:val="ImageCaption"/>
      </w:pPr>
      <w:r>
        <w:rPr>
          <w:i/>
          <w:iCs/>
        </w:rPr>
        <w:t>Figure</w:t>
      </w:r>
      <w:r>
        <w:t xml:space="preserve"> </w:t>
      </w:r>
      <w:r>
        <w:rPr>
          <w:i/>
          <w:iCs/>
        </w:rPr>
        <w:t xml:space="preserve">7. </w:t>
      </w:r>
      <w:r>
        <w:t xml:space="preserve"> The effects of demand characteristics on participants’ responses were not significantly </w:t>
      </w:r>
      <w:del w:id="165" w:author="Michael C. Frank" w:date="2023-03-03T10:03:00Z">
        <w:r w:rsidDel="0051380B">
          <w:delText xml:space="preserve">moderated </w:delText>
        </w:r>
      </w:del>
      <w:ins w:id="166" w:author="Michael C. Frank" w:date="2023-03-03T10:03:00Z">
        <w:r w:rsidR="0051380B">
          <w:t xml:space="preserve">related to </w:t>
        </w:r>
      </w:ins>
      <w:del w:id="167" w:author="Michael C. Frank" w:date="2023-03-03T10:03:00Z">
        <w:r w:rsidDel="0051380B">
          <w:delText xml:space="preserve">by </w:delText>
        </w:r>
      </w:del>
      <w:r>
        <w:t xml:space="preserve">motivation (Panel A) or opportunity (Panel B) ratings. They were, however, significantly </w:t>
      </w:r>
      <w:del w:id="168" w:author="Michael C. Frank" w:date="2023-03-03T10:03:00Z">
        <w:r w:rsidDel="0051380B">
          <w:delText xml:space="preserve">moderated </w:delText>
        </w:r>
      </w:del>
      <w:ins w:id="169" w:author="Michael C. Frank" w:date="2023-03-03T10:03:00Z">
        <w:r w:rsidR="0051380B">
          <w:t>related to</w:t>
        </w:r>
      </w:ins>
      <w:del w:id="170" w:author="Michael C. Frank" w:date="2023-03-03T10:03:00Z">
        <w:r w:rsidDel="0051380B">
          <w:delText xml:space="preserve">by </w:delText>
        </w:r>
      </w:del>
      <w:ins w:id="171" w:author="Michael C. Frank" w:date="2023-03-03T10:04:00Z">
        <w:r w:rsidR="0051380B">
          <w:t xml:space="preserve"> </w:t>
        </w:r>
      </w:ins>
      <w:r>
        <w:t>belief (Panel C) and prediction (Panel D) ratings.</w:t>
      </w:r>
    </w:p>
    <w:p w14:paraId="760E8BE9" w14:textId="77777777" w:rsidR="006B6199"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7, Panels A and B).</w:t>
      </w:r>
    </w:p>
    <w:p w14:paraId="271A62F5" w14:textId="77777777" w:rsidR="006B6199"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7,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7, Panel D).</w:t>
      </w:r>
    </w:p>
    <w:p w14:paraId="3A53077A" w14:textId="77777777" w:rsidR="006B6199" w:rsidRDefault="00000000">
      <w:pPr>
        <w:pStyle w:val="Heading2"/>
      </w:pPr>
      <w:bookmarkStart w:id="172" w:name="discussion-1"/>
      <w:bookmarkEnd w:id="164"/>
      <w:r>
        <w:t>Discussion</w:t>
      </w:r>
    </w:p>
    <w:p w14:paraId="1E52AF2F" w14:textId="3A73CFF9" w:rsidR="006B6199" w:rsidRDefault="00000000">
      <w:pPr>
        <w:pStyle w:val="FirstParagraph"/>
      </w:pPr>
      <w:r>
        <w:t>Contrary to both classic and modern conceptualizations of the impact of demand characteristics</w:t>
      </w:r>
      <w:del w:id="173" w:author="Michael C. Frank" w:date="2023-03-03T10:07:00Z">
        <w:r w:rsidDel="0051380B">
          <w:delText xml:space="preserve"> Coles, Gaertner, et al. (2022)</w:delText>
        </w:r>
      </w:del>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w:t>
      </w:r>
      <w:commentRangeStart w:id="174"/>
      <w:commentRangeStart w:id="175"/>
      <w:r>
        <w:t xml:space="preserve">This </w:t>
      </w:r>
      <w:commentRangeEnd w:id="174"/>
      <w:r w:rsidR="0051380B">
        <w:rPr>
          <w:rStyle w:val="CommentReference"/>
        </w:rPr>
        <w:commentReference w:id="174"/>
      </w:r>
      <w:commentRangeEnd w:id="175"/>
      <w:r w:rsidR="003359C6">
        <w:rPr>
          <w:rStyle w:val="CommentReference"/>
        </w:rPr>
        <w:commentReference w:id="175"/>
      </w:r>
      <w:r>
        <w:t>provides preliminary evidence of a placebo-based mechanism.</w:t>
      </w:r>
    </w:p>
    <w:p w14:paraId="65176C13" w14:textId="0BE8CB42" w:rsidR="006B6199"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t>
      </w:r>
      <w:r w:rsidR="007C060C">
        <w:t xml:space="preserve">strategy </w:t>
      </w:r>
      <w:r>
        <w:t>was necessary because researchers have rarely measured these proposed moderators. However, it is not without limitations. First, it is possible that raters did not have enough information to make an accurate prediction about other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 Orne (1969) often would provide participants with extensive information about the study—</w:t>
      </w:r>
      <w:r>
        <w:lastRenderedPageBreak/>
        <w:t>perhaps even by running them through the procedures. It is thus possible that participants would have provided more valid ratings if we would have provided them with more information about the study (e.g., video recreations of the procedures).</w:t>
      </w:r>
    </w:p>
    <w:p w14:paraId="4E99F21D" w14:textId="43127D68" w:rsidR="006B6199" w:rsidRDefault="00000000">
      <w:pPr>
        <w:pStyle w:val="BodyText"/>
      </w:pPr>
      <w:r>
        <w:t>Second, it is possible that our specific sample of raters—or maybe even modern-day participants in general—are not representative of the people sampled in previous research (</w:t>
      </w:r>
      <w:proofErr w:type="spellStart"/>
      <w:r>
        <w:t>Gergen</w:t>
      </w:r>
      <w:proofErr w:type="spellEnd"/>
      <w:r>
        <w:t xml:space="preserve">, 1973). In other words, maybe our 21th century Stanford University undergraduates have different study-related motivations, judgments, and beliefs than the participants who completed previous studies on demand characteristics. To test the idea, we re-ran our motivation, opportunity, and belief moderator analyses focusing only on studies completed in the </w:t>
      </w:r>
      <w:r>
        <w:rPr>
          <w:i/>
          <w:iCs/>
        </w:rPr>
        <w:t>past decade</w:t>
      </w:r>
      <w:r>
        <w:t>. Doing so helped minimize differences between the participants who completed the original studies and the raters who completed our rating task. The patterns of results in this sensitive analysis, however, were largely the same as those from the full dataset.</w:t>
      </w:r>
    </w:p>
    <w:p w14:paraId="02EA1AE1" w14:textId="3761DB52" w:rsidR="006B6199" w:rsidRDefault="00000000">
      <w:pPr>
        <w:pStyle w:val="BodyText"/>
      </w:pPr>
      <w:r>
        <w:t>To address these two limitations</w:t>
      </w:r>
      <w:r w:rsidR="007C060C">
        <w:t xml:space="preserve"> via a different strategy</w:t>
      </w:r>
      <w:r>
        <w:t>, we re-examined the mechanisms underlying demand effects in a small exploratory replication of an experiment included in the meta-analysis.</w:t>
      </w:r>
    </w:p>
    <w:p w14:paraId="6A15E322" w14:textId="402798C7" w:rsidR="006B6199" w:rsidRDefault="00000000">
      <w:pPr>
        <w:pStyle w:val="Heading1"/>
      </w:pPr>
      <w:bookmarkStart w:id="176" w:name="study-1c"/>
      <w:bookmarkEnd w:id="155"/>
      <w:bookmarkEnd w:id="172"/>
      <w:r>
        <w:t xml:space="preserve">Study </w:t>
      </w:r>
      <w:r w:rsidR="007C060C">
        <w:t>3</w:t>
      </w:r>
    </w:p>
    <w:p w14:paraId="64B76E70" w14:textId="4A1CE8C7" w:rsidR="006B6199" w:rsidRDefault="00000000">
      <w:pPr>
        <w:pStyle w:val="FirstParagraph"/>
      </w:pPr>
      <w:r>
        <w:t xml:space="preserve">In addition to the vignette rating task, Study </w:t>
      </w:r>
      <w:r w:rsidR="0055751F">
        <w:t>2</w:t>
      </w:r>
      <w:r>
        <w:t xml:space="preserve"> participants also completed an exploratory close replication of Coles, Gaertner, et al. (2022). The ordering of these tasks were randomized.</w:t>
      </w:r>
    </w:p>
    <w:p w14:paraId="6C149C6C" w14:textId="77777777" w:rsidR="006B6199" w:rsidRDefault="00000000">
      <w:pPr>
        <w:pStyle w:val="Heading2"/>
      </w:pPr>
      <w:bookmarkStart w:id="177" w:name="methodology-2"/>
      <w:r>
        <w:t>Methodology</w:t>
      </w:r>
    </w:p>
    <w:p w14:paraId="6DC1BDFD" w14:textId="77777777" w:rsidR="006B6199" w:rsidRDefault="00000000">
      <w:pPr>
        <w:pStyle w:val="FirstParagraph"/>
      </w:pPr>
      <w:r>
        <w:t xml:space="preserve">We told 222 participants that we hypothesized that posed smiles will either increase (positive demand, n = 111) or not impact (nil demand, n = 111) feelings of happiness. </w:t>
      </w:r>
      <w:r>
        <w:lastRenderedPageBreak/>
        <w:t>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3CA27C56" w14:textId="6F5C6ACA" w:rsidR="006B6199" w:rsidRDefault="00000000">
      <w:pPr>
        <w:pStyle w:val="BodyText"/>
      </w:pPr>
      <w:r>
        <w:t xml:space="preserve">Using a similar procedure as Study </w:t>
      </w:r>
      <w:r w:rsidR="0055751F">
        <w:t>2</w:t>
      </w:r>
      <w:r>
        <w:t>, participants at the end of the study were asked to identify the stated hypothesis. Participants who did not correctly identify the hypothesis were excluded (</w:t>
      </w:r>
      <w:commentRangeStart w:id="178"/>
      <w:r>
        <w:t>final n = 160)</w:t>
      </w:r>
      <w:commentRangeEnd w:id="178"/>
      <w:r w:rsidR="007C060C">
        <w:rPr>
          <w:rStyle w:val="CommentReference"/>
        </w:rPr>
        <w:commentReference w:id="178"/>
      </w:r>
      <w:r>
        <w:t xml:space="preserve">. Using similar measures as Study </w:t>
      </w:r>
      <w:r w:rsidR="0055751F">
        <w:t>2</w:t>
      </w:r>
      <w:r>
        <w:t>, participants then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p w14:paraId="4088B899" w14:textId="77777777" w:rsidR="006B6199" w:rsidRDefault="00000000">
      <w:pPr>
        <w:pStyle w:val="Heading2"/>
      </w:pPr>
      <w:bookmarkStart w:id="179" w:name="results-2"/>
      <w:bookmarkEnd w:id="177"/>
      <w:r>
        <w:t>Results</w:t>
      </w:r>
    </w:p>
    <w:p w14:paraId="581E98C0" w14:textId="77777777" w:rsidR="006B6199" w:rsidRDefault="00000000">
      <w:pPr>
        <w:pStyle w:val="FirstParagraph"/>
      </w:pPr>
      <w:r>
        <w:t xml:space="preserve">Following Coles, Gaertner, et al. (2022), we fit a mixed-effect regression with (a) facial pose, demand characteristics, and block number entered as effect-coded factors and (b) random-intercepts for participants. We used model-derived contrasts to estimate mean differences scores. </w:t>
      </w:r>
      <w:r>
        <w:rPr>
          <w:i/>
          <w:iCs/>
        </w:rPr>
        <w:t>F</w:t>
      </w:r>
      <w:r>
        <w:t xml:space="preserve">-values were estimated through ANOVA tables with Type 3 Sums of Squares and Satterthwaite degrees of freedom. Results indicated that participants reported higher levels of happiness after posing happy vs. neutral expressions, </w:t>
      </w:r>
      <w:proofErr w:type="spellStart"/>
      <w:r>
        <w:rPr>
          <w:i/>
          <w:iCs/>
        </w:rPr>
        <w:t>M</w:t>
      </w:r>
      <w:r>
        <w:rPr>
          <w:i/>
          <w:iCs/>
          <w:vertAlign w:val="subscript"/>
        </w:rPr>
        <w:t>diff</w:t>
      </w:r>
      <w:proofErr w:type="spellEnd"/>
      <w:r>
        <w:t xml:space="preserve"> = 0.71, </w:t>
      </w:r>
      <w:r>
        <w:rPr>
          <w:i/>
          <w:iCs/>
        </w:rPr>
        <w:t>F</w:t>
      </w:r>
      <w:r>
        <w:t xml:space="preserve">(1, 469.32) = 162.38, </w:t>
      </w:r>
      <w:r>
        <w:rPr>
          <w:i/>
          <w:iCs/>
        </w:rPr>
        <w:t>p</w:t>
      </w:r>
      <w:r>
        <w:t xml:space="preserve"> &lt; .001. Furthermore, </w:t>
      </w:r>
      <w:r>
        <w:lastRenderedPageBreak/>
        <w:t>this effect was more pronounced in the positive (</w:t>
      </w:r>
      <w:proofErr w:type="spellStart"/>
      <w:r>
        <w:rPr>
          <w:i/>
          <w:iCs/>
        </w:rPr>
        <w:t>M</w:t>
      </w:r>
      <w:r>
        <w:rPr>
          <w:i/>
          <w:iCs/>
          <w:vertAlign w:val="subscript"/>
        </w:rPr>
        <w:t>diff</w:t>
      </w:r>
      <w:proofErr w:type="spellEnd"/>
      <w:r>
        <w:t xml:space="preserve"> = 0.89) vs. nil (</w:t>
      </w:r>
      <w:proofErr w:type="spellStart"/>
      <w:r>
        <w:rPr>
          <w:i/>
          <w:iCs/>
        </w:rPr>
        <w:t>M</w:t>
      </w:r>
      <w:r>
        <w:rPr>
          <w:i/>
          <w:iCs/>
          <w:vertAlign w:val="subscript"/>
        </w:rPr>
        <w:t>diff</w:t>
      </w:r>
      <w:proofErr w:type="spellEnd"/>
      <w:r>
        <w:t xml:space="preserve"> = 0.52) demand conditions, </w:t>
      </w:r>
      <w:r>
        <w:rPr>
          <w:i/>
          <w:iCs/>
        </w:rPr>
        <w:t>F</w:t>
      </w:r>
      <w:r>
        <w:t xml:space="preserve">(1, 469.32) = 11.30, </w:t>
      </w:r>
      <w:r>
        <w:rPr>
          <w:i/>
          <w:iCs/>
        </w:rPr>
        <w:t>p =</w:t>
      </w:r>
      <w:r>
        <w:t xml:space="preserve"> .001.</w:t>
      </w:r>
    </w:p>
    <w:p w14:paraId="28D6EF6B" w14:textId="21E8657C" w:rsidR="006B6199" w:rsidRDefault="00000000">
      <w:pPr>
        <w:pStyle w:val="BodyText"/>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However, the estimation of this moderating relationship </w:t>
      </w:r>
      <w:r w:rsidR="007C060C">
        <w:t>was not significant</w:t>
      </w:r>
      <w:r>
        <w:t xml:space="preserve">, </w:t>
      </w:r>
      <w:proofErr w:type="gramStart"/>
      <w:r>
        <w:rPr>
          <w:i/>
          <w:iCs/>
        </w:rPr>
        <w:t>t</w:t>
      </w:r>
      <w:r>
        <w:t>(</w:t>
      </w:r>
      <w:proofErr w:type="gramEnd"/>
      <w:r>
        <w:t xml:space="preserve">472.40) = 1.86, </w:t>
      </w:r>
      <w:r>
        <w:rPr>
          <w:i/>
          <w:iCs/>
        </w:rPr>
        <w:t>p</w:t>
      </w:r>
      <w:r>
        <w:t xml:space="preserve"> .063.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proofErr w:type="gramStart"/>
      <w:r>
        <w:rPr>
          <w:i/>
          <w:iCs/>
        </w:rPr>
        <w:t>t</w:t>
      </w:r>
      <w:r>
        <w:t>(</w:t>
      </w:r>
      <w:proofErr w:type="gramEnd"/>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proofErr w:type="gramStart"/>
      <w:r>
        <w:rPr>
          <w:i/>
          <w:iCs/>
        </w:rPr>
        <w:t>t</w:t>
      </w:r>
      <w:r>
        <w:t>(</w:t>
      </w:r>
      <w:proofErr w:type="gramEnd"/>
      <w:r>
        <w:t xml:space="preserve">472.15) = 1.36, </w:t>
      </w:r>
      <w:r>
        <w:rPr>
          <w:i/>
          <w:iCs/>
        </w:rPr>
        <w:t>p</w:t>
      </w:r>
      <w:r>
        <w:t xml:space="preserve"> = .175. </w:t>
      </w:r>
      <w:r w:rsidR="007C060C">
        <w:t>However</w:t>
      </w:r>
      <w:r>
        <w:t xml:space="preserve">,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proofErr w:type="gramStart"/>
      <w:r>
        <w:rPr>
          <w:i/>
          <w:iCs/>
        </w:rPr>
        <w:t>t</w:t>
      </w:r>
      <w:r>
        <w:t>(</w:t>
      </w:r>
      <w:proofErr w:type="gramEnd"/>
      <w:r>
        <w:t xml:space="preserve">472.45) = 2.71, </w:t>
      </w:r>
      <w:r>
        <w:rPr>
          <w:i/>
          <w:iCs/>
        </w:rPr>
        <w:t>p</w:t>
      </w:r>
      <w:r>
        <w:t xml:space="preserve"> = .007.</w:t>
      </w:r>
    </w:p>
    <w:p w14:paraId="58ABA467" w14:textId="77777777" w:rsidR="006B6199" w:rsidRDefault="00000000">
      <w:pPr>
        <w:pStyle w:val="BodyText"/>
      </w:pPr>
      <w:r>
        <w:t xml:space="preserve">The previous analyses provide preliminary evidence that participants’ beliefs—and potentially also their motivation to provide hypothesis consistent responses—moderate facial feedback effects. They do not, however, test whether these factors drive the effects of </w:t>
      </w:r>
      <w:r>
        <w:rPr>
          <w:i/>
          <w:iCs/>
        </w:rPr>
        <w:t>demand characteristics</w:t>
      </w:r>
      <w:r>
        <w:t xml:space="preserve">—i.e., whether there are </w:t>
      </w:r>
      <w:proofErr w:type="gramStart"/>
      <w:r>
        <w:t>three way</w:t>
      </w:r>
      <w:proofErr w:type="gramEnd"/>
      <w:r>
        <w:t xml:space="preserve">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w:t>
      </w:r>
      <w:r>
        <w:lastRenderedPageBreak/>
        <w:t xml:space="preserve">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4BCED6AA" w14:textId="6B8A146B" w:rsidR="006B6199" w:rsidRDefault="00000000">
      <w:pPr>
        <w:pStyle w:val="BodyText"/>
      </w:pPr>
      <w:r>
        <w:t xml:space="preserve">To summarize, Study </w:t>
      </w:r>
      <w:r w:rsidR="007C060C">
        <w:t>3</w:t>
      </w:r>
      <w:r>
        <w:t xml:space="preserve"> provided little evidence that demand effects are driven by response bias. We found some evidence that facial feedback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590E0A07" w14:textId="77777777" w:rsidR="006B6199" w:rsidRDefault="00000000">
      <w:pPr>
        <w:pStyle w:val="Heading1"/>
      </w:pPr>
      <w:bookmarkStart w:id="180" w:name="general-discussion"/>
      <w:bookmarkEnd w:id="176"/>
      <w:bookmarkEnd w:id="179"/>
      <w:r>
        <w:t>General Discussion</w:t>
      </w:r>
    </w:p>
    <w:p w14:paraId="0AA39952" w14:textId="064CD86F" w:rsidR="006B6199" w:rsidRDefault="006E5841">
      <w:pPr>
        <w:pStyle w:val="FirstParagraph"/>
      </w:pPr>
      <w:ins w:id="181" w:author="Michael C. Frank" w:date="2023-03-03T10:18:00Z">
        <w:r>
          <w:t xml:space="preserve">In our meta-analysis, </w:t>
        </w:r>
      </w:ins>
      <w:del w:id="182" w:author="Michael C. Frank" w:date="2023-03-03T10:18:00Z">
        <w:r w:rsidDel="006E5841">
          <w:delText xml:space="preserve">A comprehensive examination of strict experimental manipulations of </w:delText>
        </w:r>
      </w:del>
      <w:r>
        <w:t xml:space="preserve">demand characteristics </w:t>
      </w:r>
      <w:del w:id="183" w:author="Michael C. Frank" w:date="2023-03-03T10:18:00Z">
        <w:r w:rsidDel="006E5841">
          <w:delText xml:space="preserve">reveal that they </w:delText>
        </w:r>
      </w:del>
      <w:r>
        <w:t>typically le</w:t>
      </w:r>
      <w:del w:id="184" w:author="Michael C. Frank" w:date="2023-03-03T10:18:00Z">
        <w:r w:rsidDel="006E5841">
          <w:delText>a</w:delText>
        </w:r>
      </w:del>
      <w:r>
        <w:t xml:space="preserve">d participants to </w:t>
      </w:r>
      <w:del w:id="185" w:author="Michael C. Frank" w:date="2023-03-03T10:18:00Z">
        <w:r w:rsidDel="006E5841">
          <w:delText xml:space="preserve">slightly </w:delText>
        </w:r>
      </w:del>
      <w:r>
        <w:t xml:space="preserve">shift their responses in the direction of the communicated hypothesis. However, publication bias analyses </w:t>
      </w:r>
      <w:del w:id="186" w:author="Michael C. Frank" w:date="2023-03-03T10:18:00Z">
        <w:r w:rsidDel="006E5841">
          <w:delText xml:space="preserve">are </w:delText>
        </w:r>
      </w:del>
      <w:ins w:id="187" w:author="Michael C. Frank" w:date="2023-03-03T10:18:00Z">
        <w:r>
          <w:t xml:space="preserve">were </w:t>
        </w:r>
      </w:ins>
      <w:r>
        <w:t xml:space="preserve">inconclusive, and the estimated effects </w:t>
      </w:r>
      <w:del w:id="188" w:author="Michael C. Frank" w:date="2023-03-03T10:18:00Z">
        <w:r w:rsidDel="006E5841">
          <w:delText xml:space="preserve">are </w:delText>
        </w:r>
      </w:del>
      <w:ins w:id="189" w:author="Michael C. Frank" w:date="2023-03-03T10:18:00Z">
        <w:r>
          <w:t xml:space="preserve">were </w:t>
        </w:r>
      </w:ins>
      <w:r>
        <w:t>heterogeneous</w:t>
      </w:r>
      <w:del w:id="190" w:author="Michael C. Frank" w:date="2023-03-03T10:19:00Z">
        <w:r w:rsidDel="006E5841">
          <w:delText xml:space="preserve">. Using admittedly </w:delText>
        </w:r>
        <w:r w:rsidDel="006E5841">
          <w:lastRenderedPageBreak/>
          <w:delText xml:space="preserve">arbitrary thresholds, we estimated that </w:delText>
        </w:r>
      </w:del>
      <w:ins w:id="191" w:author="Michael C. Frank" w:date="2023-03-03T10:19:00Z">
        <w:r>
          <w:t xml:space="preserve">: </w:t>
        </w:r>
      </w:ins>
      <w:r>
        <w:t>63% of demand characteristics manipulations produce</w:t>
      </w:r>
      <w:ins w:id="192" w:author="Michael C. Frank" w:date="2023-03-03T10:19:00Z">
        <w:r>
          <w:t>d</w:t>
        </w:r>
      </w:ins>
      <w:r>
        <w:t xml:space="preserv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w:t>
      </w:r>
      <w:commentRangeStart w:id="193"/>
      <w:r>
        <w:t xml:space="preserve">Most worrisome, the current estimated distribution of demand effects suggests that they can range from approximately </w:t>
      </w:r>
      <m:oMath>
        <m:r>
          <w:rPr>
            <w:rFonts w:ascii="Cambria Math" w:hAnsi="Cambria Math"/>
          </w:rPr>
          <m:t>d</m:t>
        </m:r>
      </m:oMath>
      <w:r>
        <w:t xml:space="preserve"> = -1.41 to </w:t>
      </w:r>
      <m:oMath>
        <m:r>
          <w:rPr>
            <w:rFonts w:ascii="Cambria Math" w:hAnsi="Cambria Math"/>
          </w:rPr>
          <m:t>d</m:t>
        </m:r>
      </m:oMath>
      <w:r>
        <w:t xml:space="preserve"> = 2.10. </w:t>
      </w:r>
      <w:r>
        <w:rPr>
          <w:i/>
          <w:iCs/>
        </w:rPr>
        <w:t>This range covers the magnitude of almost every conceivable effect in experimental psychology.</w:t>
      </w:r>
      <w:r>
        <w:t xml:space="preserve"> Thus, in order to distinguish theory-relevant effects from artifactual demand effects, it is essential that experimental psychologists better understand how the latter work.</w:t>
      </w:r>
      <w:commentRangeEnd w:id="193"/>
      <w:r>
        <w:rPr>
          <w:rStyle w:val="CommentReference"/>
        </w:rPr>
        <w:commentReference w:id="193"/>
      </w:r>
    </w:p>
    <w:p w14:paraId="413D8C0C" w14:textId="12D3BEF8" w:rsidR="006B6199" w:rsidRDefault="00000000">
      <w:pPr>
        <w:pStyle w:val="BodyText"/>
      </w:pPr>
      <w:commentRangeStart w:id="194"/>
      <w:r>
        <w:t>Participants themselves appeared to have little-to-no ability to predict the impact of demand characteristics in the studies they reviewed, although it is possible that their performance would improve if they were provided with more information, given better measures of beliefs, and/or better incentivized to provide accurate predictions.</w:t>
      </w:r>
      <w:commentRangeEnd w:id="194"/>
      <w:r w:rsidR="006E5841">
        <w:rPr>
          <w:rStyle w:val="CommentReference"/>
        </w:rPr>
        <w:commentReference w:id="194"/>
      </w:r>
      <w:r>
        <w:t xml:space="preserve"> Unfortunately, it does not seem that our meta-analysis allows us to make much better predictions. Moderator analyses provided preliminary evidence that some methodological decisions—such as sampling students, running studies in-person, and not offering payment—are associated with increases in hypothesis-consistent responding. However, </w:t>
      </w:r>
      <w:ins w:id="195" w:author="Michael C. Frank" w:date="2023-03-03T10:23:00Z">
        <w:r w:rsidR="006E5841">
          <w:t xml:space="preserve">these moderators were correlated and </w:t>
        </w:r>
      </w:ins>
      <w:del w:id="196" w:author="Michael C. Frank" w:date="2023-03-03T10:23:00Z">
        <w:r w:rsidDel="006E5841">
          <w:delText xml:space="preserve">only results concerning </w:delText>
        </w:r>
      </w:del>
      <w:r>
        <w:t xml:space="preserve">student status </w:t>
      </w:r>
      <w:del w:id="197" w:author="Michael C. Frank" w:date="2023-03-03T10:23:00Z">
        <w:r w:rsidDel="006E5841">
          <w:delText>were robust across sensitivity analyses designed to reduce confounding</w:delText>
        </w:r>
      </w:del>
      <w:ins w:id="198" w:author="Michael C. Frank" w:date="2023-03-03T10:23:00Z">
        <w:r w:rsidR="006E5841">
          <w:t>was the strongest predictor overall</w:t>
        </w:r>
      </w:ins>
      <w:r>
        <w:t xml:space="preserve">. </w:t>
      </w:r>
      <w:del w:id="199" w:author="Michael C. Frank" w:date="2023-03-03T10:23:00Z">
        <w:r w:rsidDel="006E5841">
          <w:delText>We also found that d</w:delText>
        </w:r>
      </w:del>
      <w:ins w:id="200" w:author="Michael C. Frank" w:date="2023-03-03T10:23:00Z">
        <w:r w:rsidR="006E5841">
          <w:t>D</w:t>
        </w:r>
      </w:ins>
      <w:r>
        <w:t xml:space="preserve">emand characteristics tended to be more impactful when a nil (as opposed to negative or positive) hypothesis was communicated. Nonetheless, most of the variability we observed in the meta-analysis is currently unaccounted for. </w:t>
      </w:r>
      <w:commentRangeStart w:id="201"/>
      <w:commentRangeEnd w:id="201"/>
      <w:r w:rsidR="006E5841">
        <w:rPr>
          <w:rStyle w:val="CommentReference"/>
        </w:rPr>
        <w:commentReference w:id="201"/>
      </w:r>
    </w:p>
    <w:p w14:paraId="7132771B" w14:textId="691E81AC" w:rsidR="006B6199" w:rsidRDefault="006E5841">
      <w:pPr>
        <w:pStyle w:val="BodyText"/>
      </w:pPr>
      <w:r>
        <w:t xml:space="preserve">We found robust evidence that demand effects are at least partly driven by participants’ beliefs (Coles, Gaertner, et al., 2022; Corneille &amp; Lush, 2022). This finding challenges historical </w:t>
      </w:r>
      <w:r>
        <w:lastRenderedPageBreak/>
        <w:t xml:space="preserve">distinctions made between placebo effects and demand characteristics—the later which have been conventionally conceptualized as a relatively deliberate response bias driven by participants’ motivation and ability to adjust their responses (Cook et al., 1970; Orne, 1962; </w:t>
      </w:r>
      <w:proofErr w:type="spellStart"/>
      <w:r>
        <w:t>Riecken</w:t>
      </w:r>
      <w:proofErr w:type="spellEnd"/>
      <w:r>
        <w:t xml:space="preserve">, 1962; Rosenberg, 1969; </w:t>
      </w:r>
      <w:proofErr w:type="spellStart"/>
      <w:r>
        <w:t>Rosnow</w:t>
      </w:r>
      <w:proofErr w:type="spellEnd"/>
      <w:r>
        <w:t xml:space="preserve"> &amp; Rosenthal, 1997; </w:t>
      </w:r>
      <w:proofErr w:type="spellStart"/>
      <w:r>
        <w:t>Sigall</w:t>
      </w:r>
      <w:proofErr w:type="spellEnd"/>
      <w:r>
        <w:t xml:space="preserve"> et al., 1970). Contrary to these conventional conceptualizations, we did not find much evidence that demand characteristics are driven by response bias. In the Study </w:t>
      </w:r>
      <w:r w:rsidR="0055751F">
        <w:t>2</w:t>
      </w:r>
      <w:r>
        <w:t xml:space="preserve"> meta-analysis, we did not find that external ratings of two factors theorized to underlie response biases—motivation and opportunity to adjust responses—moderated demand effects. We found some evidence in Study 3 that motivation (but not opportunity) ratings moderated demand effects, </w:t>
      </w:r>
      <w:commentRangeStart w:id="202"/>
      <w:r>
        <w:t>but the evidence was not consistent.</w:t>
      </w:r>
      <w:commentRangeEnd w:id="202"/>
      <w:r>
        <w:rPr>
          <w:rStyle w:val="CommentReference"/>
        </w:rPr>
        <w:commentReference w:id="202"/>
      </w:r>
    </w:p>
    <w:p w14:paraId="38104357" w14:textId="77777777" w:rsidR="006B6199" w:rsidRDefault="00000000">
      <w:pPr>
        <w:pStyle w:val="Heading2"/>
      </w:pPr>
      <w:bookmarkStart w:id="203" w:name="X7c4e31a4195cc27ff3128d99e8a746c7aa8b278"/>
      <w:commentRangeStart w:id="204"/>
      <w:commentRangeStart w:id="205"/>
      <w:commentRangeStart w:id="206"/>
      <w:r>
        <w:t>Implications for conceptualizations of participant roles</w:t>
      </w:r>
      <w:commentRangeEnd w:id="204"/>
      <w:r w:rsidR="006E5841">
        <w:rPr>
          <w:rStyle w:val="CommentReference"/>
          <w:rFonts w:eastAsiaTheme="minorHAnsi" w:cstheme="minorBidi"/>
          <w:b w:val="0"/>
        </w:rPr>
        <w:commentReference w:id="204"/>
      </w:r>
      <w:commentRangeEnd w:id="205"/>
      <w:r w:rsidR="00D651D9">
        <w:rPr>
          <w:rStyle w:val="CommentReference"/>
          <w:rFonts w:eastAsiaTheme="minorHAnsi" w:cstheme="minorBidi"/>
          <w:b w:val="0"/>
        </w:rPr>
        <w:commentReference w:id="205"/>
      </w:r>
      <w:commentRangeEnd w:id="206"/>
      <w:r w:rsidR="00D651D9">
        <w:rPr>
          <w:rStyle w:val="CommentReference"/>
          <w:rFonts w:eastAsiaTheme="minorHAnsi" w:cstheme="minorBidi"/>
          <w:b w:val="0"/>
        </w:rPr>
        <w:commentReference w:id="206"/>
      </w:r>
    </w:p>
    <w:p w14:paraId="62F4363F" w14:textId="0B65306C" w:rsidR="006B6199" w:rsidRDefault="00000000">
      <w:pPr>
        <w:pStyle w:val="FirstParagraph"/>
      </w:pPr>
      <w:proofErr w:type="gramStart"/>
      <w:r>
        <w:t>,Orne</w:t>
      </w:r>
      <w:proofErr w:type="gramEnd"/>
      <w:r>
        <w:t xml:space="preserve"> (1962) characterized participants as “good subjects” who are motivated to help the researcher confirm their hypothesis. Our results</w:t>
      </w:r>
      <w:r w:rsidR="006E5841">
        <w:t xml:space="preserve"> </w:t>
      </w:r>
      <w:r>
        <w:t xml:space="preserve">do not suggest that this is a prominent participant goal. At the end of Study </w:t>
      </w:r>
      <w:r w:rsidR="006E5841">
        <w:t>3</w:t>
      </w:r>
      <w:r>
        <w:t xml:space="preserve">, we asked participants to rate the extent to which they believe subjects </w:t>
      </w:r>
      <w:r>
        <w:rPr>
          <w:i/>
          <w:iCs/>
        </w:rPr>
        <w:t>in general</w:t>
      </w:r>
      <w:r>
        <w:t xml:space="preserve"> should be motivated to adjust their responses to fit the researchers’ stated hypothesis (-3 = should be motivated to adjust responses in hypothesis </w:t>
      </w:r>
      <w:r>
        <w:rPr>
          <w:i/>
          <w:iCs/>
        </w:rPr>
        <w:t>in</w:t>
      </w:r>
      <w:r>
        <w:t xml:space="preserve">-consistent manner; 0 = should not be motivated; 3 = should be motivated to adjust responses in hypothesis consistent manner). Most (76.58%) indicated that they believed that participants should </w:t>
      </w:r>
      <w:r>
        <w:rPr>
          <w:i/>
          <w:iCs/>
        </w:rPr>
        <w:t>not</w:t>
      </w:r>
      <w:r>
        <w:t xml:space="preserve"> be motivated to adjust their responses (</w:t>
      </w:r>
      <w:r>
        <w:rPr>
          <w:i/>
          <w:iCs/>
        </w:rPr>
        <w:t>M</w:t>
      </w:r>
      <w:r>
        <w:t xml:space="preserve"> = 0.32, </w:t>
      </w:r>
      <w:r>
        <w:rPr>
          <w:i/>
          <w:iCs/>
        </w:rPr>
        <w:t>SD</w:t>
      </w:r>
      <w:r>
        <w:t xml:space="preserve"> = 0.78). Furthermore, across all experimental contexts reviewed by Study</w:t>
      </w:r>
      <w:r w:rsidR="0055751F">
        <w:t>2</w:t>
      </w:r>
      <w:r>
        <w:t xml:space="preserve">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tended to report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w:t>
      </w:r>
      <w:r>
        <w:lastRenderedPageBreak/>
        <w:t>happy and sad music (</w:t>
      </w:r>
      <w:r>
        <w:rPr>
          <w:i/>
          <w:iCs/>
        </w:rPr>
        <w:t>M</w:t>
      </w:r>
      <w:r>
        <w:t xml:space="preserve"> = 1.36). However, this can alternatively be interpreted as participants’ motivation to respond in a manner that is consistent with their beliefs—not motivation to help the experimenter.</w:t>
      </w:r>
    </w:p>
    <w:p w14:paraId="4DD20054" w14:textId="4BDAF604" w:rsidR="006B6199" w:rsidRDefault="00000000">
      <w:pPr>
        <w:pStyle w:val="BodyText"/>
      </w:pPr>
      <w:commentRangeStart w:id="207"/>
      <w:r>
        <w:t xml:space="preserve">Our results provide mixed evidence for the idea that participants’ motivation to provide hypothesis-consistent responses is solely driven by their beliefs about the hypothesized effect. On one hand, the Study </w:t>
      </w:r>
      <w:del w:id="208" w:author="Michael C. Frank" w:date="2023-03-03T09:44:00Z">
        <w:r w:rsidDel="0055751F">
          <w:delText>1b</w:delText>
        </w:r>
      </w:del>
      <w:ins w:id="209" w:author="Michael C. Frank" w:date="2023-03-03T09:44:00Z">
        <w:r w:rsidR="0055751F">
          <w:t>2</w:t>
        </w:r>
      </w:ins>
      <w:r>
        <w:t xml:space="preserve"> meta-analysis indicated that there was a modest-sized correlation between study-level estimates of participants’ (a) motivation to confirm the hypothesis, and (b) belief in the hypothesis, </w:t>
      </w:r>
      <m:oMath>
        <m:r>
          <w:rPr>
            <w:rFonts w:ascii="Cambria Math" w:hAnsi="Cambria Math"/>
          </w:rPr>
          <m:t>r</m:t>
        </m:r>
      </m:oMath>
      <w:r>
        <w:t xml:space="preserve"> = 0.52, 95% CI [0.38, 0.64], </w:t>
      </w:r>
      <m:oMath>
        <m:r>
          <w:rPr>
            <w:rFonts w:ascii="Cambria Math" w:hAnsi="Cambria Math"/>
          </w:rPr>
          <m:t>p</m:t>
        </m:r>
      </m:oMath>
      <w:r>
        <w:t xml:space="preserve"> &lt; .001. This suggest that, across all study contexts, participants were generally more motivated to confirm the hypothesis when it conformed with their own beliefs. However, this was not replicated in the specific experimental context examined in Study </w:t>
      </w:r>
      <w:ins w:id="210" w:author="Michael C. Frank" w:date="2023-03-03T10:26:00Z">
        <w:r w:rsidR="006E5841">
          <w:t>3</w:t>
        </w:r>
      </w:ins>
      <w:del w:id="211" w:author="Michael C. Frank" w:date="2023-03-03T10:26:00Z">
        <w:r w:rsidDel="006E5841">
          <w:delText>1c</w:delText>
        </w:r>
      </w:del>
      <w:r>
        <w:t xml:space="preserve">, where there was little-to-no correlation between motivation and belief ratings, </w:t>
      </w:r>
      <m:oMath>
        <m:r>
          <w:rPr>
            <w:rFonts w:ascii="Cambria Math" w:hAnsi="Cambria Math"/>
          </w:rPr>
          <m:t>r</m:t>
        </m:r>
      </m:oMath>
      <w:r>
        <w:t xml:space="preserve"> = 0.04, 95% CI [-0.12, 0.20], </w:t>
      </w:r>
      <m:oMath>
        <m:r>
          <w:rPr>
            <w:rFonts w:ascii="Cambria Math" w:hAnsi="Cambria Math"/>
          </w:rPr>
          <m:t>p</m:t>
        </m:r>
      </m:oMath>
      <w:r>
        <w:t xml:space="preserve"> = .613.</w:t>
      </w:r>
      <w:commentRangeEnd w:id="207"/>
      <w:r w:rsidR="006E5841">
        <w:rPr>
          <w:rStyle w:val="CommentReference"/>
        </w:rPr>
        <w:commentReference w:id="207"/>
      </w:r>
    </w:p>
    <w:p w14:paraId="0C637082" w14:textId="77777777" w:rsidR="006B6199" w:rsidRDefault="00000000">
      <w:pPr>
        <w:pStyle w:val="BodyText"/>
      </w:pPr>
      <w:commentRangeStart w:id="212"/>
      <w:r>
        <w:t xml:space="preserve">One possibility is that phenomena traditionally described as demand effects have been placebo effects all along. </w:t>
      </w:r>
      <w:commentRangeEnd w:id="212"/>
      <w:r w:rsidR="006E5841">
        <w:rPr>
          <w:rStyle w:val="CommentReference"/>
        </w:rPr>
        <w:commentReference w:id="212"/>
      </w:r>
      <w:r>
        <w:t xml:space="preserve">This account—if true—could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w:t>
      </w:r>
      <w:proofErr w:type="spellStart"/>
      <w:r>
        <w:t>Sigall</w:t>
      </w:r>
      <w:proofErr w:type="spellEnd"/>
      <w:r>
        <w:t xml:space="preserve"> et al. (1970) concluded that participants did so to secure a positive evaluation. Once again, though, an alternative explanation is that these participants simply believed they did not possess a personality disorder and behaved accordingly.</w:t>
      </w:r>
    </w:p>
    <w:p w14:paraId="5DDFE478" w14:textId="77777777" w:rsidR="006B6199" w:rsidRDefault="00000000">
      <w:pPr>
        <w:pStyle w:val="BodyText"/>
      </w:pPr>
      <w:r>
        <w:lastRenderedPageBreak/>
        <w:t xml:space="preserve">Although our results most strongly support a placebo account of demand characteristics, it would be premature to dismiss conventional frameworks that posit a response bias. Indeed, it seems likely that there are at least </w:t>
      </w:r>
      <w:r>
        <w:rPr>
          <w:i/>
          <w:iCs/>
        </w:rPr>
        <w:t>some</w:t>
      </w:r>
      <w:r>
        <w:t xml:space="preserve"> contexts where participants are highly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 (Sedikides &amp; </w:t>
      </w:r>
      <w:proofErr w:type="spellStart"/>
      <w:r>
        <w:t>Gebauer</w:t>
      </w:r>
      <w:proofErr w:type="spellEnd"/>
      <w:r>
        <w:t xml:space="preserve">, 2010; Vesely &amp; </w:t>
      </w:r>
      <w:proofErr w:type="spellStart"/>
      <w:r>
        <w:t>Klöckner</w:t>
      </w:r>
      <w:proofErr w:type="spellEnd"/>
      <w:r>
        <w:t xml:space="preserve">, 2020; but see </w:t>
      </w:r>
      <w:proofErr w:type="spellStart"/>
      <w:r>
        <w:t>Lanz</w:t>
      </w:r>
      <w:proofErr w:type="spellEnd"/>
      <w:r>
        <w:t xml:space="preserve">, </w:t>
      </w:r>
      <w:proofErr w:type="spellStart"/>
      <w:r>
        <w:t>Thielmann</w:t>
      </w:r>
      <w:proofErr w:type="spellEnd"/>
      <w:r>
        <w:t xml:space="preserve">, &amp; </w:t>
      </w:r>
      <w:proofErr w:type="spellStart"/>
      <w:r>
        <w:t>Gerpott</w:t>
      </w:r>
      <w:proofErr w:type="spellEnd"/>
      <w:r>
        <w:t>, 2022). Conversely, there may be some contexts where participants are motivated to help the experimenter confirm their hypothesis—even if they don’t believe the hypothesis or think their response will impact how they’re evaluated.</w:t>
      </w:r>
    </w:p>
    <w:p w14:paraId="714CC71A" w14:textId="77777777" w:rsidR="006B6199" w:rsidRDefault="00000000">
      <w:pPr>
        <w:pStyle w:val="Heading2"/>
      </w:pPr>
      <w:bookmarkStart w:id="213" w:name="future-directions"/>
      <w:bookmarkEnd w:id="203"/>
      <w:commentRangeStart w:id="214"/>
      <w:commentRangeStart w:id="215"/>
      <w:r>
        <w:t>Future directions</w:t>
      </w:r>
    </w:p>
    <w:p w14:paraId="297F25C9" w14:textId="77777777" w:rsidR="006B6199" w:rsidRDefault="00000000">
      <w:pPr>
        <w:pStyle w:val="FirstParagraph"/>
      </w:pPr>
      <w:r>
        <w:t xml:space="preserve">In work originally published in 1969, McGuire (2009) suggested that there are three stages to working with a methodological artifact: ignorance, coping, and understanding/exploitation. At that same time, McGuire suggested that research on demand characteristics was entering the third stage. Unfortunately, over 50 years since McGuire’s initial publication, </w:t>
      </w:r>
      <w:proofErr w:type="gramStart"/>
      <w:r>
        <w:t>it would seem that only</w:t>
      </w:r>
      <w:proofErr w:type="gramEnd"/>
      <w:r>
        <w:t xml:space="preserve"> limited progress through this third stage has been made. We found very few direct tests of the mechanisms believed to underlie demand effects. Furthermore, our attempts to test these mechanisms through external ratings and a small replication study did not yield consistent support for pre-existing demand characteristic frameworks. If researchers hope to progress through this third and final stage, we suggest that (1) theories will have to be refined, (2) </w:t>
      </w:r>
      <w:r>
        <w:lastRenderedPageBreak/>
        <w:t>mechanisms will have to be directly probed, and (3) reform for increasing the trustworthiness of study results will have to be implemented.</w:t>
      </w:r>
    </w:p>
    <w:p w14:paraId="0DD954E2" w14:textId="77777777" w:rsidR="006B6199" w:rsidRDefault="00000000">
      <w:pPr>
        <w:pStyle w:val="BodyText"/>
      </w:pPr>
      <w:r>
        <w:t xml:space="preserve">Theoretically, it is no longer tenable to keep demand characteristics conceptually divorced from related work on placebo effects. Consistent with recently proposed extensions of demand characteristic frameworks, our meta-analysis and replication study consistently indicated that </w:t>
      </w:r>
      <w:r>
        <w:rPr>
          <w:i/>
          <w:iCs/>
        </w:rPr>
        <w:t>participants’</w:t>
      </w:r>
      <w:r>
        <w:t xml:space="preserve"> </w:t>
      </w:r>
      <w:r>
        <w:rPr>
          <w:i/>
          <w:iCs/>
        </w:rPr>
        <w:t>beliefs</w:t>
      </w:r>
      <w:r>
        <w:t xml:space="preserve"> partially drive demand effects (Coles, Gaertner, et al., 2022; Corneille &amp; Lush, 2022).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 (for a review, see </w:t>
      </w:r>
      <w:proofErr w:type="spellStart"/>
      <w:r>
        <w:t>Kube</w:t>
      </w:r>
      <w:proofErr w:type="spellEnd"/>
      <w:r>
        <w:t xml:space="preserve"> &amp; </w:t>
      </w:r>
      <w:proofErr w:type="spellStart"/>
      <w:r>
        <w:t>Rozenkrantz</w:t>
      </w:r>
      <w:proofErr w:type="spellEnd"/>
      <w:r>
        <w:t>, 2021), demand characteristics should exert larger effects in contexts where participants have relatively uncertain pre-existing beliefs.</w:t>
      </w:r>
    </w:p>
    <w:p w14:paraId="659A12CE" w14:textId="77777777" w:rsidR="006B6199" w:rsidRDefault="00000000">
      <w:pPr>
        <w:pStyle w:val="BodyText"/>
      </w:pPr>
      <w:r>
        <w:t>Theoretically, we believe that more attention should be given to a proposed moderator we were unable to assess in the current work: receptivity to cues. Focusing on explicit manipulations of demand characteristics provided us with conceptually cleaner tests of demand effects. However, the demand characteristics that impact typical experiments in psychology are probably far more subtle. Furthermore, participants may not notice cues that provide information about the purpose of a study—and, if they do notice the cues, they may still not correctly infer the true purpose of the study (Corneille &amp; Lush, 2022). Here, research on pragmatic reasoning may help us understand the heterogeneous nature of demand effects (Goodman &amp; Frank, 2016).</w:t>
      </w:r>
    </w:p>
    <w:p w14:paraId="62D04539" w14:textId="77777777" w:rsidR="006B6199" w:rsidRDefault="00000000">
      <w:pPr>
        <w:pStyle w:val="BodyText"/>
      </w:pPr>
      <w:r>
        <w:t xml:space="preserve">Methodologically, the mechanisms believed to underlie demand effects will have to be more directly probed through measurement and manipulation. For instance, </w:t>
      </w:r>
      <w:proofErr w:type="gramStart"/>
      <w:r>
        <w:t>similar to</w:t>
      </w:r>
      <w:proofErr w:type="gramEnd"/>
      <w:r>
        <w:t xml:space="preserve"> Study 1c, </w:t>
      </w:r>
      <w:r>
        <w:lastRenderedPageBreak/>
        <w:t>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 (Mummolo &amp; Peterson, 2019).</w:t>
      </w:r>
    </w:p>
    <w:p w14:paraId="6AFC741F" w14:textId="77777777" w:rsidR="006B6199" w:rsidRDefault="00000000">
      <w:pPr>
        <w:pStyle w:val="BodyText"/>
      </w:pPr>
      <w:r>
        <w:t>Implementation-wise, we urge future demand characteristic researchers to engage in open science practices (Klein et al., 2018). Records of unpublished or “file-drawered” studies would help address our conflicting evidence regarding the existence and impact of publication bias. Access to open materials would better enable researchers to resolve discrepancies between previous studies through replication efforts (Coles, Tiokhin, Scheel, Isager, &amp; Lakens, 2018; Zwaan, Etz, Lucas, &amp; Donnellan, 2018). Last, open data and code would better allow researchers to verify published results, reproduce analytic workflows, and explore new questions through secondary analyses.</w:t>
      </w:r>
    </w:p>
    <w:p w14:paraId="71FFAFFC" w14:textId="77777777" w:rsidR="006B6199" w:rsidRDefault="00000000">
      <w:pPr>
        <w:pStyle w:val="Heading3"/>
        <w:framePr w:wrap="around"/>
      </w:pPr>
      <w:bookmarkStart w:id="216" w:name="practical-recommendations"/>
      <w:r>
        <w:t>Practical recommendations.</w:t>
      </w:r>
    </w:p>
    <w:p w14:paraId="790F57F2" w14:textId="77777777" w:rsidR="006B6199" w:rsidRDefault="00000000">
      <w:pPr>
        <w:pStyle w:val="FirstParagraph"/>
      </w:pPr>
      <w:r>
        <w:t>In his writings on demand characteristics, McGuire (2009) quipped that “one man’s artifact may be another man’s main effect” (p. 16). Although we argue that more attention to demand characteristics as a main effect is warranted, we acknowledge that, for most, it remains a pesky artifact. For those researchers, we suggest a major amendment to the playbook for avoiding the impact of demand characteristics.</w:t>
      </w:r>
      <w:commentRangeEnd w:id="214"/>
      <w:r w:rsidR="00967D35">
        <w:rPr>
          <w:rStyle w:val="CommentReference"/>
        </w:rPr>
        <w:commentReference w:id="214"/>
      </w:r>
      <w:commentRangeEnd w:id="215"/>
      <w:r w:rsidR="00D651D9">
        <w:rPr>
          <w:rStyle w:val="CommentReference"/>
        </w:rPr>
        <w:commentReference w:id="215"/>
      </w:r>
    </w:p>
    <w:p w14:paraId="5CADD36D" w14:textId="77777777" w:rsidR="006B6199" w:rsidRDefault="00000000">
      <w:pPr>
        <w:pStyle w:val="BodyText"/>
      </w:pPr>
      <w:r>
        <w:t xml:space="preserve">Following </w:t>
      </w:r>
      <w:proofErr w:type="spellStart"/>
      <w:r>
        <w:t>Rosnow</w:t>
      </w:r>
      <w:proofErr w:type="spellEnd"/>
      <w:r>
        <w:t xml:space="preserve"> and Rosenthal’s (1999) influential framework, many researchers believe that demand effects can be avoided by using deception (reducing receptivity), incentivizing honest reporting (reducing motivation), and/or deploying difficult-to-control outcome measures (reducing opportunity to adjust responses). Evidence that </w:t>
      </w:r>
      <w:proofErr w:type="gramStart"/>
      <w:r>
        <w:t>demand</w:t>
      </w:r>
      <w:proofErr w:type="gramEnd"/>
      <w:r>
        <w:t xml:space="preserve"> characteristics can create placebo effects, however, suggest that these last two strategies will not </w:t>
      </w:r>
      <w:r>
        <w:lastRenderedPageBreak/>
        <w:t>be fully effective. Regardless of whether a participant is motivated or able to adjust their responses, awareness of the purpose of the study may unintentionally create placebo-induced changes in their responses. This suggest that placebo effects can no longer be a concern relegated to investigations of clinical outcomes. Just as placebo effects may bias estimates of the efficacy of an analgesic drug, they may bias our estimates of the mechanisms underlying peoples’ attitudes, feelings, and behaviors.</w:t>
      </w:r>
    </w:p>
    <w:p w14:paraId="1394E7D3" w14:textId="77777777" w:rsidR="006B6199" w:rsidRDefault="00000000">
      <w:pPr>
        <w:pStyle w:val="BodyText"/>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w:t>
      </w:r>
      <w:proofErr w:type="gramStart"/>
      <w:r>
        <w:t>participants’</w:t>
      </w:r>
      <w:proofErr w:type="gramEnd"/>
      <w:r>
        <w:t xml:space="preserve"> possess a rich array of pre-existing beliefs </w:t>
      </w:r>
      <w:r>
        <w:rPr>
          <w:i/>
          <w:iCs/>
        </w:rPr>
        <w:t>before</w:t>
      </w:r>
      <w:r>
        <w:t xml:space="preserve"> they enter our studies (Dweck, 2012). For example, Coles, Gaertner, et al. (2022) found that approximately 44% of sampled undergraduates and 34% of sampled online workers believed—before entering the study—</w:t>
      </w:r>
      <w:proofErr w:type="gramStart"/>
      <w:r>
        <w:t>that facial poses</w:t>
      </w:r>
      <w:proofErr w:type="gramEnd"/>
      <w:r>
        <w:t xml:space="preserve"> impact emotion. Even with extensive deception about the purpose of the study, these pre-existing beliefs appear to shape the extent to which participants exhibit facial feedback effects. In other words, extensive deception does not guarantee an unbiased estimate of a mechanism-of-interest. In the real world, the mechanisms that psychologists theorize about may be naturalistically confounded with participants’ beliefs. Fortunately, these beliefs can be measured, manipulated, and controlled for in subsequent analyses.</w:t>
      </w:r>
    </w:p>
    <w:p w14:paraId="528E3A5B" w14:textId="77777777" w:rsidR="006B6199" w:rsidRDefault="00000000">
      <w:pPr>
        <w:pStyle w:val="Heading1"/>
      </w:pPr>
      <w:bookmarkStart w:id="217" w:name="conclusion"/>
      <w:bookmarkEnd w:id="180"/>
      <w:bookmarkEnd w:id="213"/>
      <w:bookmarkEnd w:id="216"/>
      <w:r>
        <w:t>Conclusion</w:t>
      </w:r>
    </w:p>
    <w:p w14:paraId="4E1A2997" w14:textId="77777777" w:rsidR="00967D35" w:rsidRDefault="00000000" w:rsidP="00967D35">
      <w:pPr>
        <w:pStyle w:val="FirstParagraph"/>
        <w:rPr>
          <w:ins w:id="218" w:author="Michael C. Frank" w:date="2023-03-03T10:34:00Z"/>
        </w:rPr>
      </w:pPr>
      <w:commentRangeStart w:id="219"/>
      <w:commentRangeStart w:id="220"/>
      <w:r>
        <w:t xml:space="preserve">We began our paper by </w:t>
      </w:r>
      <w:del w:id="221" w:author="Michael C. Frank" w:date="2023-03-03T10:32:00Z">
        <w:r w:rsidDel="00967D35">
          <w:delText xml:space="preserve">mocking Crankology: a fictitious discipline plagued by a </w:delText>
        </w:r>
      </w:del>
      <w:ins w:id="222" w:author="Michael C. Frank" w:date="2023-03-03T10:32:00Z">
        <w:r w:rsidR="00967D35">
          <w:t xml:space="preserve">discussing </w:t>
        </w:r>
      </w:ins>
      <w:ins w:id="223" w:author="Michael C. Frank" w:date="2023-03-03T10:33:00Z">
        <w:r w:rsidR="00967D35">
          <w:t xml:space="preserve">a </w:t>
        </w:r>
      </w:ins>
      <w:r>
        <w:t xml:space="preserve">methodological artifact that could bias results in any direction, had unreliable effects, and had poorly understood mechanisms of action. </w:t>
      </w:r>
      <w:ins w:id="224" w:author="Michael C. Frank" w:date="2023-03-03T10:33:00Z">
        <w:r w:rsidR="00967D35">
          <w:t>We hope our</w:t>
        </w:r>
      </w:ins>
      <w:commentRangeEnd w:id="219"/>
      <w:ins w:id="225" w:author="Michael C. Frank" w:date="2023-03-03T10:35:00Z">
        <w:r w:rsidR="00967D35">
          <w:rPr>
            <w:rStyle w:val="CommentReference"/>
          </w:rPr>
          <w:commentReference w:id="219"/>
        </w:r>
        <w:commentRangeEnd w:id="220"/>
        <w:r w:rsidR="00967D35">
          <w:rPr>
            <w:rStyle w:val="CommentReference"/>
          </w:rPr>
          <w:commentReference w:id="220"/>
        </w:r>
      </w:ins>
      <w:ins w:id="226" w:author="Michael C. Frank" w:date="2023-03-03T10:33:00Z">
        <w:r w:rsidR="00967D35">
          <w:t xml:space="preserve"> </w:t>
        </w:r>
      </w:ins>
      <w:del w:id="227" w:author="Michael C. Frank" w:date="2023-03-03T10:33:00Z">
        <w:r w:rsidDel="00967D35">
          <w:delText xml:space="preserve">However, our </w:delText>
        </w:r>
        <w:r w:rsidDel="00967D35">
          <w:lastRenderedPageBreak/>
          <w:delText>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still have somewhat unclear mechanisms of action. Contrary to conventional demand characteristic frameworks,</w:delText>
        </w:r>
      </w:del>
      <w:ins w:id="228" w:author="Michael C. Frank" w:date="2023-03-03T10:33:00Z">
        <w:r w:rsidR="00967D35">
          <w:t>investi</w:t>
        </w:r>
      </w:ins>
      <w:ins w:id="229" w:author="Michael C. Frank" w:date="2023-03-03T10:34:00Z">
        <w:r w:rsidR="00967D35">
          <w:t>gation helps to move demand characteristics away from such a characterization.</w:t>
        </w:r>
      </w:ins>
    </w:p>
    <w:p w14:paraId="35619172" w14:textId="2E5A0262" w:rsidR="006B6199" w:rsidDel="00967D35" w:rsidRDefault="00000000" w:rsidP="00967D35">
      <w:pPr>
        <w:pStyle w:val="FirstParagraph"/>
        <w:rPr>
          <w:del w:id="230" w:author="Michael C. Frank" w:date="2023-03-03T10:34:00Z"/>
        </w:rPr>
      </w:pPr>
      <w:del w:id="231" w:author="Michael C. Frank" w:date="2023-03-03T10:34:00Z">
        <w:r w:rsidDel="00967D35">
          <w:delText xml:space="preserve"> our results provided robust evidence of not a response bias, but a placebo-based mechanism. However, such conclusions are ultimately preliminary given the high heterogeneity, inconclusive publication bias analyses, and our primitive measures of potential underlying mechanisms (Flake &amp; Fried, 2020).</w:delText>
        </w:r>
      </w:del>
    </w:p>
    <w:p w14:paraId="7B159AD3" w14:textId="67536269" w:rsidR="006B6199" w:rsidRDefault="00000000">
      <w:pPr>
        <w:pStyle w:val="BodyText"/>
      </w:pPr>
      <w:del w:id="232" w:author="Michael C. Frank" w:date="2023-03-03T10:34:00Z">
        <w:r w:rsidDel="00967D35">
          <w:delText>Notably, the estimated range of demand effects covers the span of almost every conceivable effect in experimental psychology. Participants seem to have little-to-no ability to predict these demand effects, and our meta-analysis suggests that neither do we. This leaves us with difficult questions: To what extent are the potentially valid methods of experimentally psychology distinguishable from the clearly invalid methods of Crankology? What will experimental psychologists have to do to develop a comprehensive understanding of the artifacts that can undermine our scientific conclusions? And, perhaps most importantly, will experimental psychologists rise to the challenge?</w:delText>
        </w:r>
      </w:del>
    </w:p>
    <w:p w14:paraId="06E19DBF" w14:textId="77777777" w:rsidR="006B6199" w:rsidRDefault="00000000">
      <w:pPr>
        <w:pStyle w:val="Heading1"/>
      </w:pPr>
      <w:bookmarkStart w:id="233" w:name="references"/>
      <w:bookmarkEnd w:id="217"/>
      <w:r>
        <w:lastRenderedPageBreak/>
        <w:t>References</w:t>
      </w:r>
    </w:p>
    <w:p w14:paraId="186D5D10" w14:textId="77777777" w:rsidR="006B6199" w:rsidRDefault="00000000">
      <w:pPr>
        <w:pStyle w:val="Bibliography"/>
      </w:pPr>
      <w:bookmarkStart w:id="234" w:name="ref-allen2012demand"/>
      <w:bookmarkStart w:id="235"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3697FCE4" w14:textId="77777777" w:rsidR="006B6199" w:rsidRDefault="00000000">
      <w:pPr>
        <w:pStyle w:val="Bibliography"/>
      </w:pPr>
      <w:bookmarkStart w:id="236" w:name="ref-barbuto1998motivation"/>
      <w:bookmarkEnd w:id="234"/>
      <w:proofErr w:type="spellStart"/>
      <w:r>
        <w:t>Barbuto</w:t>
      </w:r>
      <w:proofErr w:type="spellEnd"/>
      <w:r>
        <w:t xml:space="preserve">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7FCD74A4" w14:textId="77777777" w:rsidR="006B6199" w:rsidRDefault="00000000">
      <w:pPr>
        <w:pStyle w:val="Bibliography"/>
      </w:pPr>
      <w:bookmarkStart w:id="237" w:name="ref-berkowitz1971weapons"/>
      <w:bookmarkEnd w:id="236"/>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800B22A" w14:textId="77777777" w:rsidR="006B6199" w:rsidRDefault="00000000">
      <w:pPr>
        <w:pStyle w:val="Bibliography"/>
      </w:pPr>
      <w:bookmarkStart w:id="238" w:name="ref-borenstein2009effect"/>
      <w:bookmarkEnd w:id="237"/>
      <w:proofErr w:type="spellStart"/>
      <w:r>
        <w:t>Borenstein</w:t>
      </w:r>
      <w:proofErr w:type="spellEnd"/>
      <w:r>
        <w:t xml:space="preserve">, M. (2009). Effect sizes for continuous data. In H. Cooper, L. V. Hedges, &amp; J. C. Valentine (Eds.), </w:t>
      </w:r>
      <w:r>
        <w:rPr>
          <w:i/>
          <w:iCs/>
        </w:rPr>
        <w:t>The handbook of synthesis and meta-analysis</w:t>
      </w:r>
      <w:r>
        <w:t xml:space="preserve"> (pp. 221–235). New York, NY: Russell Sage Foundation.</w:t>
      </w:r>
    </w:p>
    <w:p w14:paraId="1DBFAF08" w14:textId="77777777" w:rsidR="006B6199" w:rsidRDefault="00000000">
      <w:pPr>
        <w:pStyle w:val="Bibliography"/>
      </w:pPr>
      <w:bookmarkStart w:id="239" w:name="ref-borenstein2011introduction"/>
      <w:bookmarkEnd w:id="238"/>
      <w:proofErr w:type="spellStart"/>
      <w:r>
        <w:t>Borenstein</w:t>
      </w:r>
      <w:proofErr w:type="spellEnd"/>
      <w:r>
        <w:t xml:space="preserve">, M., Hedges, L. V., Higgins, J. P., &amp; Rothstein, H. R. (2011). </w:t>
      </w:r>
      <w:r>
        <w:rPr>
          <w:i/>
          <w:iCs/>
        </w:rPr>
        <w:t>Introduction to meta-analysis</w:t>
      </w:r>
      <w:r>
        <w:t>. John Wiley &amp; Sons.</w:t>
      </w:r>
    </w:p>
    <w:p w14:paraId="5DAA7B1B" w14:textId="77777777" w:rsidR="006B6199" w:rsidRDefault="00000000">
      <w:pPr>
        <w:pStyle w:val="Bibliography"/>
      </w:pPr>
      <w:bookmarkStart w:id="240" w:name="ref-boudreaux2013goal"/>
      <w:bookmarkEnd w:id="239"/>
      <w:r>
        <w:t xml:space="preserve">Boudreaux, M. J., &amp; Ozer, D. J. (2013). Goal conflict, goal striving, and psychological well-being. </w:t>
      </w:r>
      <w:r>
        <w:rPr>
          <w:i/>
          <w:iCs/>
        </w:rPr>
        <w:t>Motivation and Emotion</w:t>
      </w:r>
      <w:r>
        <w:t xml:space="preserve">, </w:t>
      </w:r>
      <w:r>
        <w:rPr>
          <w:i/>
          <w:iCs/>
        </w:rPr>
        <w:t>37</w:t>
      </w:r>
      <w:r>
        <w:t>(3), 433–443.</w:t>
      </w:r>
    </w:p>
    <w:p w14:paraId="7041934C" w14:textId="77777777" w:rsidR="006B6199" w:rsidRDefault="00000000">
      <w:pPr>
        <w:pStyle w:val="Bibliography"/>
      </w:pPr>
      <w:bookmarkStart w:id="241" w:name="ref-cohen1988statistical"/>
      <w:bookmarkEnd w:id="240"/>
      <w:r>
        <w:t xml:space="preserve">Cohen, J. (2013). </w:t>
      </w:r>
      <w:r>
        <w:rPr>
          <w:i/>
          <w:iCs/>
        </w:rPr>
        <w:t>Statistical power analysis for the behavioral sciences</w:t>
      </w:r>
      <w:r>
        <w:t xml:space="preserve"> (Vol. 2). New York, NY: Lawrence Erlbaum Associates.</w:t>
      </w:r>
    </w:p>
    <w:p w14:paraId="1EBCB84F" w14:textId="77777777" w:rsidR="006B6199" w:rsidRDefault="00000000">
      <w:pPr>
        <w:pStyle w:val="Bibliography"/>
      </w:pPr>
      <w:bookmarkStart w:id="242" w:name="ref-coles2022fact"/>
      <w:bookmarkEnd w:id="241"/>
      <w:r>
        <w:t xml:space="preserve">Coles, N. A., Gaertner, L., Frohlich, B., Larsen, J. T., &amp; Basnight-Brown, D. M. (2022). Fact or artifact? Demand characteristics and participants’ beliefs can moderate, but do not fully </w:t>
      </w:r>
      <w:r>
        <w:lastRenderedPageBreak/>
        <w:t xml:space="preserve">account for, the effects of facial feedback on emotional experience. </w:t>
      </w:r>
      <w:r>
        <w:rPr>
          <w:i/>
          <w:iCs/>
        </w:rPr>
        <w:t>Journal of Personality and Social Psychology</w:t>
      </w:r>
      <w:r>
        <w:t>.</w:t>
      </w:r>
    </w:p>
    <w:p w14:paraId="48F75F2D" w14:textId="77777777" w:rsidR="006B6199" w:rsidRDefault="00000000">
      <w:pPr>
        <w:pStyle w:val="Bibliography"/>
      </w:pPr>
      <w:bookmarkStart w:id="243" w:name="ref-coles2019meta"/>
      <w:bookmarkEnd w:id="242"/>
      <w:r>
        <w:t xml:space="preserve">Coles, N. A., Larsen, J. T., &amp; </w:t>
      </w:r>
      <w:proofErr w:type="spellStart"/>
      <w:r>
        <w:t>Lench</w:t>
      </w:r>
      <w:proofErr w:type="spellEnd"/>
      <w:r>
        <w:t xml:space="preserve">,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50B2F31" w14:textId="77777777" w:rsidR="006B6199" w:rsidRDefault="00000000">
      <w:pPr>
        <w:pStyle w:val="Bibliography"/>
      </w:pPr>
      <w:bookmarkStart w:id="244" w:name="ref-coles2022multi"/>
      <w:bookmarkEnd w:id="243"/>
      <w:r>
        <w:t xml:space="preserve">Coles, N. A., March, D. S., Marmolejo-Ramos, F., Larsen, J. T., Arinze, N. C., </w:t>
      </w:r>
      <w:proofErr w:type="spellStart"/>
      <w:r>
        <w:t>Ndukaihe</w:t>
      </w:r>
      <w:proofErr w:type="spellEnd"/>
      <w:r>
        <w:t xml:space="preserve">, I. L., et </w:t>
      </w:r>
      <w:proofErr w:type="spellStart"/>
      <w:proofErr w:type="gramStart"/>
      <w:r>
        <w:t>al.others</w:t>
      </w:r>
      <w:proofErr w:type="spellEnd"/>
      <w:proofErr w:type="gramEnd"/>
      <w:r>
        <w:t xml:space="preserve">. (2022). A multi-lab test of the facial feedback hypothesis by the many </w:t>
      </w:r>
      <w:proofErr w:type="gramStart"/>
      <w:r>
        <w:t>smiles</w:t>
      </w:r>
      <w:proofErr w:type="gramEnd"/>
      <w:r>
        <w:t xml:space="preserve"> collaboration. </w:t>
      </w:r>
      <w:r>
        <w:rPr>
          <w:i/>
          <w:iCs/>
        </w:rPr>
        <w:t>Nature Human Behaviour</w:t>
      </w:r>
      <w:r>
        <w:t>, 1–12.</w:t>
      </w:r>
    </w:p>
    <w:p w14:paraId="291E4F95" w14:textId="77777777" w:rsidR="006B6199" w:rsidRDefault="00000000">
      <w:pPr>
        <w:pStyle w:val="Bibliography"/>
      </w:pPr>
      <w:bookmarkStart w:id="245" w:name="ref-coles2018costs"/>
      <w:bookmarkEnd w:id="244"/>
      <w:r>
        <w:t xml:space="preserve">Coles, N. A., Tiokhin, L., Scheel, A. M., Isager, P. M., &amp; Lakens, D. (2018). The costs and benefits of replication studies. </w:t>
      </w:r>
      <w:r>
        <w:rPr>
          <w:i/>
          <w:iCs/>
        </w:rPr>
        <w:t>The Behavioral and Brain Sciences</w:t>
      </w:r>
      <w:r>
        <w:t>.</w:t>
      </w:r>
    </w:p>
    <w:p w14:paraId="0ADFC65F" w14:textId="77777777" w:rsidR="006B6199" w:rsidRDefault="00000000">
      <w:pPr>
        <w:pStyle w:val="Bibliography"/>
      </w:pPr>
      <w:bookmarkStart w:id="246" w:name="ref-cook1970demand"/>
      <w:bookmarkEnd w:id="245"/>
      <w:r>
        <w:t xml:space="preserve">Cook, T. D., Bean, J. R., Calder, B. J., Frey, R., </w:t>
      </w:r>
      <w:proofErr w:type="spellStart"/>
      <w:r>
        <w:t>Krovetz</w:t>
      </w:r>
      <w:proofErr w:type="spellEnd"/>
      <w:r>
        <w:t xml:space="preserve">, M. L., &amp; Reisman, S. R. (1970). Demand characteristics and three conceptions of the frequently deceived subject. </w:t>
      </w:r>
      <w:r>
        <w:rPr>
          <w:i/>
          <w:iCs/>
        </w:rPr>
        <w:t>Journal of Personality and Social Psychology</w:t>
      </w:r>
      <w:r>
        <w:t xml:space="preserve">, </w:t>
      </w:r>
      <w:r>
        <w:rPr>
          <w:i/>
          <w:iCs/>
        </w:rPr>
        <w:t>14</w:t>
      </w:r>
      <w:r>
        <w:t>(3), 185–194.</w:t>
      </w:r>
    </w:p>
    <w:p w14:paraId="45C9E9AD" w14:textId="77777777" w:rsidR="006B6199" w:rsidRDefault="00000000">
      <w:pPr>
        <w:pStyle w:val="Bibliography"/>
      </w:pPr>
      <w:bookmarkStart w:id="247" w:name="ref-corneille2022sixty"/>
      <w:bookmarkEnd w:id="246"/>
      <w:r>
        <w:t xml:space="preserve">Corneille, O., &amp; Lush, P. (2022).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81–101.</w:t>
      </w:r>
    </w:p>
    <w:p w14:paraId="6E167068" w14:textId="77777777" w:rsidR="006B6199" w:rsidRDefault="00000000">
      <w:pPr>
        <w:pStyle w:val="Bibliography"/>
      </w:pPr>
      <w:bookmarkStart w:id="248" w:name="ref-drevon2017intercoder"/>
      <w:bookmarkEnd w:id="247"/>
      <w:proofErr w:type="spellStart"/>
      <w:r>
        <w:t>Drevon</w:t>
      </w:r>
      <w:proofErr w:type="spellEnd"/>
      <w:r>
        <w:t xml:space="preserve">,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DE32876" w14:textId="77777777" w:rsidR="006B6199" w:rsidRDefault="00000000">
      <w:pPr>
        <w:pStyle w:val="Bibliography"/>
      </w:pPr>
      <w:bookmarkStart w:id="249" w:name="ref-dweck2012implicit"/>
      <w:bookmarkEnd w:id="248"/>
      <w:r>
        <w:t xml:space="preserve">Dweck, C. S. (2012). Implicit theories. In P. A. M. V. Lange, A. W. </w:t>
      </w:r>
      <w:proofErr w:type="spellStart"/>
      <w:r>
        <w:t>Kruglanski</w:t>
      </w:r>
      <w:proofErr w:type="spellEnd"/>
      <w:r>
        <w:t xml:space="preserve">, &amp; T. Higgins (Eds.), </w:t>
      </w:r>
      <w:r>
        <w:rPr>
          <w:i/>
          <w:iCs/>
        </w:rPr>
        <w:t>Handbook of theories of social psychology</w:t>
      </w:r>
      <w:r>
        <w:t xml:space="preserve"> (Vol. 2, pp. 43–61). London: SAGE Publications Ltd.</w:t>
      </w:r>
    </w:p>
    <w:p w14:paraId="3E941940" w14:textId="77777777" w:rsidR="006B6199" w:rsidRDefault="00000000">
      <w:pPr>
        <w:pStyle w:val="Bibliography"/>
      </w:pPr>
      <w:bookmarkStart w:id="250" w:name="ref-fillenbaun1970more"/>
      <w:bookmarkEnd w:id="249"/>
      <w:proofErr w:type="spellStart"/>
      <w:r>
        <w:lastRenderedPageBreak/>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529972C2" w14:textId="77777777" w:rsidR="006B6199" w:rsidRDefault="00000000">
      <w:pPr>
        <w:pStyle w:val="Bibliography"/>
      </w:pPr>
      <w:bookmarkStart w:id="251" w:name="ref-flake2020measurement"/>
      <w:bookmarkEnd w:id="250"/>
      <w:r>
        <w:t xml:space="preserve">Flake, J. K., &amp; Fried, E. I. (2020). Measurement </w:t>
      </w:r>
      <w:proofErr w:type="spellStart"/>
      <w:r>
        <w:t>schmeasurement</w:t>
      </w:r>
      <w:proofErr w:type="spellEnd"/>
      <w:r>
        <w:t xml:space="preserve">: Questionable measurement practices and how to avoid them. </w:t>
      </w:r>
      <w:r>
        <w:rPr>
          <w:i/>
          <w:iCs/>
        </w:rPr>
        <w:t>Advances in Methods and Practices in Psychological Science</w:t>
      </w:r>
      <w:r>
        <w:t xml:space="preserve">, </w:t>
      </w:r>
      <w:r>
        <w:rPr>
          <w:i/>
          <w:iCs/>
        </w:rPr>
        <w:t>3</w:t>
      </w:r>
      <w:r>
        <w:t>(4), 456–465.</w:t>
      </w:r>
    </w:p>
    <w:p w14:paraId="63D45364" w14:textId="77777777" w:rsidR="006B6199" w:rsidRDefault="00000000">
      <w:pPr>
        <w:pStyle w:val="Bibliography"/>
      </w:pPr>
      <w:bookmarkStart w:id="252" w:name="ref-franco2014publication"/>
      <w:bookmarkEnd w:id="251"/>
      <w:r>
        <w:t xml:space="preserve">Franco, A., Malhotra, N., &amp; </w:t>
      </w:r>
      <w:proofErr w:type="spellStart"/>
      <w:r>
        <w:t>Simonovits</w:t>
      </w:r>
      <w:proofErr w:type="spellEnd"/>
      <w:r>
        <w:t xml:space="preserve">, G. (2014). Publication bias in the social sciences: Unlocking the file drawer. </w:t>
      </w:r>
      <w:r>
        <w:rPr>
          <w:i/>
          <w:iCs/>
        </w:rPr>
        <w:t>Science</w:t>
      </w:r>
      <w:r>
        <w:t xml:space="preserve">, </w:t>
      </w:r>
      <w:r>
        <w:rPr>
          <w:i/>
          <w:iCs/>
        </w:rPr>
        <w:t>345</w:t>
      </w:r>
      <w:r>
        <w:t>(6203), 1502–1505.</w:t>
      </w:r>
    </w:p>
    <w:p w14:paraId="63901824" w14:textId="77777777" w:rsidR="006B6199" w:rsidRDefault="00000000">
      <w:pPr>
        <w:pStyle w:val="Bibliography"/>
      </w:pPr>
      <w:bookmarkStart w:id="253" w:name="ref-gergen1973social"/>
      <w:bookmarkEnd w:id="252"/>
      <w:proofErr w:type="spellStart"/>
      <w:r>
        <w:t>Gergen</w:t>
      </w:r>
      <w:proofErr w:type="spellEnd"/>
      <w:r>
        <w:t xml:space="preserve">, K. J. (1973). Social psychology as history. </w:t>
      </w:r>
      <w:r>
        <w:rPr>
          <w:i/>
          <w:iCs/>
        </w:rPr>
        <w:t>Journal of Personality and Social Psychology</w:t>
      </w:r>
      <w:r>
        <w:t xml:space="preserve">, </w:t>
      </w:r>
      <w:r>
        <w:rPr>
          <w:i/>
          <w:iCs/>
        </w:rPr>
        <w:t>26</w:t>
      </w:r>
      <w:r>
        <w:t>(2), 309.</w:t>
      </w:r>
    </w:p>
    <w:p w14:paraId="29FAFDBD" w14:textId="77777777" w:rsidR="006B6199" w:rsidRDefault="00000000">
      <w:pPr>
        <w:pStyle w:val="Bibliography"/>
      </w:pPr>
      <w:bookmarkStart w:id="254" w:name="ref-goodman2016pragmatic"/>
      <w:bookmarkEnd w:id="253"/>
      <w:r>
        <w:t xml:space="preserve">Goodman, N. D., &amp; Frank, M. C. (2016). Pragmatic language interpretation as probabilistic inference. </w:t>
      </w:r>
      <w:r>
        <w:rPr>
          <w:i/>
          <w:iCs/>
        </w:rPr>
        <w:t>Trends in Cognitive Sciences</w:t>
      </w:r>
      <w:r>
        <w:t xml:space="preserve">, </w:t>
      </w:r>
      <w:r>
        <w:rPr>
          <w:i/>
          <w:iCs/>
        </w:rPr>
        <w:t>20</w:t>
      </w:r>
      <w:r>
        <w:t>(11), 818–829.</w:t>
      </w:r>
    </w:p>
    <w:p w14:paraId="1CE4FB47" w14:textId="77777777" w:rsidR="006B6199" w:rsidRDefault="00000000">
      <w:pPr>
        <w:pStyle w:val="Bibliography"/>
      </w:pPr>
      <w:bookmarkStart w:id="255" w:name="ref-hayes1967two"/>
      <w:bookmarkEnd w:id="254"/>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17888E70" w14:textId="77777777" w:rsidR="006B6199" w:rsidRDefault="00000000">
      <w:pPr>
        <w:pStyle w:val="Bibliography"/>
      </w:pPr>
      <w:bookmarkStart w:id="256" w:name="ref-kenealy1988validation"/>
      <w:bookmarkEnd w:id="255"/>
      <w:proofErr w:type="spellStart"/>
      <w:r>
        <w:t>Kenealy</w:t>
      </w:r>
      <w:proofErr w:type="spellEnd"/>
      <w:r>
        <w:t xml:space="preserve">, P. (1988). Validation of a music mood induction procedure: Some preliminary findings. </w:t>
      </w:r>
      <w:r>
        <w:rPr>
          <w:i/>
          <w:iCs/>
        </w:rPr>
        <w:t>Cognition &amp; Emotion</w:t>
      </w:r>
      <w:r>
        <w:t xml:space="preserve">, </w:t>
      </w:r>
      <w:r>
        <w:rPr>
          <w:i/>
          <w:iCs/>
        </w:rPr>
        <w:t>2</w:t>
      </w:r>
      <w:r>
        <w:t>(1), 41–48.</w:t>
      </w:r>
    </w:p>
    <w:p w14:paraId="6CCD28A4" w14:textId="77777777" w:rsidR="006B6199" w:rsidRDefault="00000000">
      <w:pPr>
        <w:pStyle w:val="Bibliography"/>
      </w:pPr>
      <w:bookmarkStart w:id="257" w:name="ref-klein2018practical"/>
      <w:bookmarkEnd w:id="256"/>
      <w:r>
        <w:t xml:space="preserve">Klein, O., Hardwicke, T. E., Aust, F., Breuer, J., Danielsson, H., Mohr, A. H., … Frank, M. C. (2018). A practical guide for transparency in psychological science. </w:t>
      </w:r>
      <w:r>
        <w:rPr>
          <w:i/>
          <w:iCs/>
        </w:rPr>
        <w:t>Collabra: Psychology</w:t>
      </w:r>
      <w:r>
        <w:t xml:space="preserve">, </w:t>
      </w:r>
      <w:r>
        <w:rPr>
          <w:i/>
          <w:iCs/>
        </w:rPr>
        <w:t>4</w:t>
      </w:r>
      <w:r>
        <w:t>(1).</w:t>
      </w:r>
    </w:p>
    <w:p w14:paraId="159D0023" w14:textId="77777777" w:rsidR="006B6199" w:rsidRDefault="00000000">
      <w:pPr>
        <w:pStyle w:val="Bibliography"/>
      </w:pPr>
      <w:bookmarkStart w:id="258" w:name="ref-kruglanski1975human"/>
      <w:bookmarkEnd w:id="257"/>
      <w:proofErr w:type="spellStart"/>
      <w:r>
        <w:t>Kruglanski</w:t>
      </w:r>
      <w:proofErr w:type="spellEnd"/>
      <w:r>
        <w:t xml:space="preserve">, A. W. (1975). The human subject in the psychology experiment: Fact and artifact. </w:t>
      </w:r>
      <w:r>
        <w:rPr>
          <w:i/>
          <w:iCs/>
        </w:rPr>
        <w:t>Advances in Experimental Social Psychology</w:t>
      </w:r>
      <w:r>
        <w:t xml:space="preserve">, </w:t>
      </w:r>
      <w:r>
        <w:rPr>
          <w:i/>
          <w:iCs/>
        </w:rPr>
        <w:t>8</w:t>
      </w:r>
      <w:r>
        <w:t>, 101–147.</w:t>
      </w:r>
    </w:p>
    <w:p w14:paraId="431AE933" w14:textId="77777777" w:rsidR="006B6199" w:rsidRPr="00C11094" w:rsidRDefault="00000000">
      <w:pPr>
        <w:pStyle w:val="Bibliography"/>
        <w:rPr>
          <w:lang w:val="fr-FR"/>
          <w:rPrChange w:id="259" w:author="Nicholas Alvaro Coles" w:date="2023-03-06T09:48:00Z">
            <w:rPr/>
          </w:rPrChange>
        </w:rPr>
      </w:pPr>
      <w:bookmarkStart w:id="260" w:name="ref-kube2021beliefs"/>
      <w:bookmarkEnd w:id="258"/>
      <w:proofErr w:type="spellStart"/>
      <w:r>
        <w:lastRenderedPageBreak/>
        <w:t>Kube</w:t>
      </w:r>
      <w:proofErr w:type="spellEnd"/>
      <w:r>
        <w:t xml:space="preserve">, T., &amp; </w:t>
      </w:r>
      <w:proofErr w:type="spellStart"/>
      <w:r>
        <w:t>Rozenkrantz</w:t>
      </w:r>
      <w:proofErr w:type="spellEnd"/>
      <w:r>
        <w:t xml:space="preserve">, L. (2021). When beliefs face reality: An integrative review of belief updating in mental health and illness. </w:t>
      </w:r>
      <w:r w:rsidRPr="00C11094">
        <w:rPr>
          <w:i/>
          <w:iCs/>
          <w:lang w:val="fr-FR"/>
          <w:rPrChange w:id="261" w:author="Nicholas Alvaro Coles" w:date="2023-03-06T09:48:00Z">
            <w:rPr>
              <w:i/>
              <w:iCs/>
            </w:rPr>
          </w:rPrChange>
        </w:rPr>
        <w:t xml:space="preserve">Perspectives on </w:t>
      </w:r>
      <w:proofErr w:type="spellStart"/>
      <w:r w:rsidRPr="00C11094">
        <w:rPr>
          <w:i/>
          <w:iCs/>
          <w:lang w:val="fr-FR"/>
          <w:rPrChange w:id="262" w:author="Nicholas Alvaro Coles" w:date="2023-03-06T09:48:00Z">
            <w:rPr>
              <w:i/>
              <w:iCs/>
            </w:rPr>
          </w:rPrChange>
        </w:rPr>
        <w:t>Psychological</w:t>
      </w:r>
      <w:proofErr w:type="spellEnd"/>
      <w:r w:rsidRPr="00C11094">
        <w:rPr>
          <w:i/>
          <w:iCs/>
          <w:lang w:val="fr-FR"/>
          <w:rPrChange w:id="263" w:author="Nicholas Alvaro Coles" w:date="2023-03-06T09:48:00Z">
            <w:rPr>
              <w:i/>
              <w:iCs/>
            </w:rPr>
          </w:rPrChange>
        </w:rPr>
        <w:t xml:space="preserve"> Science</w:t>
      </w:r>
      <w:r w:rsidRPr="00C11094">
        <w:rPr>
          <w:lang w:val="fr-FR"/>
          <w:rPrChange w:id="264" w:author="Nicholas Alvaro Coles" w:date="2023-03-06T09:48:00Z">
            <w:rPr/>
          </w:rPrChange>
        </w:rPr>
        <w:t xml:space="preserve">, </w:t>
      </w:r>
      <w:r w:rsidRPr="00C11094">
        <w:rPr>
          <w:i/>
          <w:iCs/>
          <w:lang w:val="fr-FR"/>
          <w:rPrChange w:id="265" w:author="Nicholas Alvaro Coles" w:date="2023-03-06T09:48:00Z">
            <w:rPr>
              <w:i/>
              <w:iCs/>
            </w:rPr>
          </w:rPrChange>
        </w:rPr>
        <w:t>16</w:t>
      </w:r>
      <w:r w:rsidRPr="00C11094">
        <w:rPr>
          <w:lang w:val="fr-FR"/>
          <w:rPrChange w:id="266" w:author="Nicholas Alvaro Coles" w:date="2023-03-06T09:48:00Z">
            <w:rPr/>
          </w:rPrChange>
        </w:rPr>
        <w:t>(2), 247–274.</w:t>
      </w:r>
    </w:p>
    <w:p w14:paraId="7A7122FD" w14:textId="77777777" w:rsidR="006B6199" w:rsidRDefault="00000000">
      <w:pPr>
        <w:pStyle w:val="Bibliography"/>
      </w:pPr>
      <w:bookmarkStart w:id="267" w:name="ref-lanz2022social"/>
      <w:bookmarkEnd w:id="260"/>
      <w:r w:rsidRPr="00C11094">
        <w:rPr>
          <w:lang w:val="fr-FR"/>
          <w:rPrChange w:id="268" w:author="Nicholas Alvaro Coles" w:date="2023-03-06T09:48:00Z">
            <w:rPr/>
          </w:rPrChange>
        </w:rPr>
        <w:t xml:space="preserve">Lanz, L., </w:t>
      </w:r>
      <w:proofErr w:type="spellStart"/>
      <w:r w:rsidRPr="00C11094">
        <w:rPr>
          <w:lang w:val="fr-FR"/>
          <w:rPrChange w:id="269" w:author="Nicholas Alvaro Coles" w:date="2023-03-06T09:48:00Z">
            <w:rPr/>
          </w:rPrChange>
        </w:rPr>
        <w:t>Thielmann</w:t>
      </w:r>
      <w:proofErr w:type="spellEnd"/>
      <w:r w:rsidRPr="00C11094">
        <w:rPr>
          <w:lang w:val="fr-FR"/>
          <w:rPrChange w:id="270" w:author="Nicholas Alvaro Coles" w:date="2023-03-06T09:48:00Z">
            <w:rPr/>
          </w:rPrChange>
        </w:rPr>
        <w:t xml:space="preserve">, I., &amp; </w:t>
      </w:r>
      <w:proofErr w:type="spellStart"/>
      <w:r w:rsidRPr="00C11094">
        <w:rPr>
          <w:lang w:val="fr-FR"/>
          <w:rPrChange w:id="271" w:author="Nicholas Alvaro Coles" w:date="2023-03-06T09:48:00Z">
            <w:rPr/>
          </w:rPrChange>
        </w:rPr>
        <w:t>Gerpott</w:t>
      </w:r>
      <w:proofErr w:type="spellEnd"/>
      <w:r w:rsidRPr="00C11094">
        <w:rPr>
          <w:lang w:val="fr-FR"/>
          <w:rPrChange w:id="272" w:author="Nicholas Alvaro Coles" w:date="2023-03-06T09:48:00Z">
            <w:rPr/>
          </w:rPrChange>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61583F77" w14:textId="77777777" w:rsidR="006B6199" w:rsidRDefault="00000000">
      <w:pPr>
        <w:pStyle w:val="Bibliography"/>
      </w:pPr>
      <w:bookmarkStart w:id="273" w:name="ref-masling1966role"/>
      <w:bookmarkEnd w:id="267"/>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1187A64E" w14:textId="77777777" w:rsidR="006B6199" w:rsidRDefault="00000000">
      <w:pPr>
        <w:pStyle w:val="Bibliography"/>
      </w:pPr>
      <w:bookmarkStart w:id="274" w:name="ref-mcguire2009suspiciousness"/>
      <w:bookmarkEnd w:id="273"/>
      <w:r>
        <w:t xml:space="preserve">McGuire, W. J. (2009). Suspiciousness of experimenter’s intent. </w:t>
      </w:r>
      <w:r>
        <w:rPr>
          <w:i/>
          <w:iCs/>
        </w:rPr>
        <w:t>Artifacts in Behavioral Research. New York: Oxford</w:t>
      </w:r>
      <w:r>
        <w:t>, 15–47.</w:t>
      </w:r>
    </w:p>
    <w:p w14:paraId="1C03AB4C" w14:textId="77777777" w:rsidR="006B6199" w:rsidRDefault="00000000">
      <w:pPr>
        <w:pStyle w:val="Bibliography"/>
      </w:pPr>
      <w:bookmarkStart w:id="275" w:name="ref-milgram1972interpreting"/>
      <w:bookmarkEnd w:id="274"/>
      <w:r>
        <w:t xml:space="preserve">Milgram, S. (1972). Interpreting obedience: Error and evidence. A reply to </w:t>
      </w:r>
      <w:proofErr w:type="spellStart"/>
      <w:r>
        <w:t>orne</w:t>
      </w:r>
      <w:proofErr w:type="spellEnd"/>
      <w:r>
        <w:t xml:space="preserve"> and holland. In A. G. Miller (Ed.), </w:t>
      </w:r>
      <w:r>
        <w:rPr>
          <w:i/>
          <w:iCs/>
        </w:rPr>
        <w:t>The social psychology of psychological research</w:t>
      </w:r>
      <w:r>
        <w:t xml:space="preserve"> (pp. 138–154). New York, NY: Free Press.</w:t>
      </w:r>
    </w:p>
    <w:p w14:paraId="53CF357C" w14:textId="77777777" w:rsidR="006B6199" w:rsidRDefault="00000000">
      <w:pPr>
        <w:pStyle w:val="Bibliography"/>
      </w:pPr>
      <w:bookmarkStart w:id="276" w:name="ref-mummolo2019demand"/>
      <w:bookmarkEnd w:id="275"/>
      <w:r>
        <w:t xml:space="preserve">Mummolo, J., &amp; Peterson, E. (2019). Demand effects in survey experiments: An empirical assessment. </w:t>
      </w:r>
      <w:r>
        <w:rPr>
          <w:i/>
          <w:iCs/>
        </w:rPr>
        <w:t>American Political Science Review</w:t>
      </w:r>
      <w:r>
        <w:t xml:space="preserve">, </w:t>
      </w:r>
      <w:r>
        <w:rPr>
          <w:i/>
          <w:iCs/>
        </w:rPr>
        <w:t>113</w:t>
      </w:r>
      <w:r>
        <w:t>(2), 517–529.</w:t>
      </w:r>
    </w:p>
    <w:p w14:paraId="4F43BCB3" w14:textId="77777777" w:rsidR="006B6199" w:rsidRDefault="00000000">
      <w:pPr>
        <w:pStyle w:val="Bibliography"/>
      </w:pPr>
      <w:bookmarkStart w:id="277" w:name="ref-orne1959nature"/>
      <w:bookmarkEnd w:id="276"/>
      <w:r>
        <w:t xml:space="preserve">Orne, M. T. (1959). The nature of hypnosis: Artifact and essence. </w:t>
      </w:r>
      <w:r>
        <w:rPr>
          <w:i/>
          <w:iCs/>
        </w:rPr>
        <w:t>The Journal of Abnormal and Social Psychology</w:t>
      </w:r>
      <w:r>
        <w:t xml:space="preserve">, </w:t>
      </w:r>
      <w:r>
        <w:rPr>
          <w:i/>
          <w:iCs/>
        </w:rPr>
        <w:t>58</w:t>
      </w:r>
      <w:r>
        <w:t>(3), 277–299.</w:t>
      </w:r>
    </w:p>
    <w:p w14:paraId="74AAF305" w14:textId="77777777" w:rsidR="006B6199" w:rsidRDefault="00000000">
      <w:pPr>
        <w:pStyle w:val="Bibliography"/>
      </w:pPr>
      <w:bookmarkStart w:id="278" w:name="ref-orne1962social"/>
      <w:bookmarkEnd w:id="277"/>
      <w:r>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5D39F868" w14:textId="77777777" w:rsidR="006B6199" w:rsidRDefault="00000000">
      <w:pPr>
        <w:pStyle w:val="Bibliography"/>
      </w:pPr>
      <w:bookmarkStart w:id="279" w:name="ref-orne1969demand"/>
      <w:bookmarkEnd w:id="278"/>
      <w:r>
        <w:lastRenderedPageBreak/>
        <w:t xml:space="preserve">Orne, M. T. (1969). Demand characteristics and the concept of quasi-controls. In R. Rosenthal &amp; R. L. </w:t>
      </w:r>
      <w:proofErr w:type="spellStart"/>
      <w:r>
        <w:t>Rosnow</w:t>
      </w:r>
      <w:proofErr w:type="spellEnd"/>
      <w:r>
        <w:t xml:space="preserve"> (Eds.), </w:t>
      </w:r>
      <w:r>
        <w:rPr>
          <w:i/>
          <w:iCs/>
        </w:rPr>
        <w:t>Artifacts in behavioral research</w:t>
      </w:r>
      <w:r>
        <w:t xml:space="preserve"> (pp. 143–179). New York, NY: Academic Press.</w:t>
      </w:r>
    </w:p>
    <w:p w14:paraId="13FB95B6" w14:textId="77777777" w:rsidR="006B6199" w:rsidRDefault="00000000">
      <w:pPr>
        <w:pStyle w:val="Bibliography"/>
      </w:pPr>
      <w:bookmarkStart w:id="280" w:name="ref-riecken1962program"/>
      <w:bookmarkEnd w:id="279"/>
      <w:proofErr w:type="spellStart"/>
      <w:r>
        <w:t>Riecken</w:t>
      </w:r>
      <w:proofErr w:type="spellEnd"/>
      <w:r>
        <w:t xml:space="preserve">, H. W. (1962). A program for research on experiments in social psychology. In N. W. Washburne (Ed.), </w:t>
      </w:r>
      <w:r>
        <w:rPr>
          <w:i/>
          <w:iCs/>
        </w:rPr>
        <w:t xml:space="preserve">Decisions, </w:t>
      </w:r>
      <w:proofErr w:type="gramStart"/>
      <w:r>
        <w:rPr>
          <w:i/>
          <w:iCs/>
        </w:rPr>
        <w:t>values</w:t>
      </w:r>
      <w:proofErr w:type="gramEnd"/>
      <w:r>
        <w:rPr>
          <w:i/>
          <w:iCs/>
        </w:rPr>
        <w:t xml:space="preserve"> and groups</w:t>
      </w:r>
      <w:r>
        <w:t xml:space="preserve"> (Vol. 2, pp. 25–41). New York, NY: Pergamon Press.</w:t>
      </w:r>
    </w:p>
    <w:p w14:paraId="35AB181F" w14:textId="77777777" w:rsidR="006B6199" w:rsidRDefault="00000000">
      <w:pPr>
        <w:pStyle w:val="Bibliography"/>
      </w:pPr>
      <w:bookmarkStart w:id="281" w:name="ref-rodgers2021evaluating"/>
      <w:bookmarkEnd w:id="280"/>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7FC92F28" w14:textId="77777777" w:rsidR="006B6199" w:rsidRDefault="00000000">
      <w:pPr>
        <w:pStyle w:val="Bibliography"/>
      </w:pPr>
      <w:bookmarkStart w:id="282" w:name="ref-rosenberg1969conditions"/>
      <w:bookmarkEnd w:id="281"/>
      <w:r>
        <w:t xml:space="preserve">Rosenberg, M. J. (1969). The conditions and consequences of evaluation apprehension. In R. Rosenthal &amp; R. L. </w:t>
      </w:r>
      <w:proofErr w:type="spellStart"/>
      <w:r>
        <w:t>Rosnow</w:t>
      </w:r>
      <w:proofErr w:type="spellEnd"/>
      <w:r>
        <w:t xml:space="preserve"> (Eds.), </w:t>
      </w:r>
      <w:r>
        <w:rPr>
          <w:i/>
          <w:iCs/>
        </w:rPr>
        <w:t>Artifacts in behavioral research</w:t>
      </w:r>
      <w:r>
        <w:t xml:space="preserve"> (pp. 280–350). New York, NY: Academic Press.</w:t>
      </w:r>
    </w:p>
    <w:p w14:paraId="6422FFD3" w14:textId="77777777" w:rsidR="006B6199" w:rsidRDefault="00000000">
      <w:pPr>
        <w:pStyle w:val="Bibliography"/>
      </w:pPr>
      <w:bookmarkStart w:id="283" w:name="ref-rosnow1973mediation"/>
      <w:bookmarkEnd w:id="282"/>
      <w:proofErr w:type="spellStart"/>
      <w:r>
        <w:t>Rosnow</w:t>
      </w:r>
      <w:proofErr w:type="spellEnd"/>
      <w:r>
        <w:t xml:space="preserve">, R. L., &amp; Aiken, L. S. (1973). Mediation of artifacts in behavioral research. </w:t>
      </w:r>
      <w:r>
        <w:rPr>
          <w:i/>
          <w:iCs/>
        </w:rPr>
        <w:t>Journal of Experimental Social Psychology</w:t>
      </w:r>
      <w:r>
        <w:t xml:space="preserve">, </w:t>
      </w:r>
      <w:r>
        <w:rPr>
          <w:i/>
          <w:iCs/>
        </w:rPr>
        <w:t>9</w:t>
      </w:r>
      <w:r>
        <w:t>(3), 181–201.</w:t>
      </w:r>
    </w:p>
    <w:p w14:paraId="2DBD29E1" w14:textId="77777777" w:rsidR="006B6199" w:rsidRDefault="00000000">
      <w:pPr>
        <w:pStyle w:val="Bibliography"/>
      </w:pPr>
      <w:bookmarkStart w:id="284" w:name="ref-rosnow1997people"/>
      <w:bookmarkEnd w:id="283"/>
      <w:proofErr w:type="spellStart"/>
      <w:r>
        <w:t>Rosnow</w:t>
      </w:r>
      <w:proofErr w:type="spellEnd"/>
      <w:r>
        <w:t xml:space="preserve">, R. L., &amp; Rosenthal, R. (1997). </w:t>
      </w:r>
      <w:r>
        <w:rPr>
          <w:i/>
          <w:iCs/>
        </w:rPr>
        <w:t>People studying people: Artifacts and ethics in behavioral research</w:t>
      </w:r>
      <w:r>
        <w:t>. New York, NY: Freeman.</w:t>
      </w:r>
    </w:p>
    <w:p w14:paraId="4CFC699D" w14:textId="77777777" w:rsidR="006B6199" w:rsidRDefault="00000000">
      <w:pPr>
        <w:pStyle w:val="Bibliography"/>
      </w:pPr>
      <w:bookmarkStart w:id="285" w:name="ref-schardt2007utilization"/>
      <w:bookmarkEnd w:id="284"/>
      <w:proofErr w:type="spellStart"/>
      <w:r>
        <w:t>Schardt</w:t>
      </w:r>
      <w:proofErr w:type="spellEnd"/>
      <w:r>
        <w:t xml:space="preserve">, C., Adams, M. B., Owens, T., </w:t>
      </w:r>
      <w:proofErr w:type="spellStart"/>
      <w:r>
        <w:t>Keitz</w:t>
      </w:r>
      <w:proofErr w:type="spellEnd"/>
      <w:r>
        <w:t xml:space="preserve">,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0A6C93D0" w14:textId="77777777" w:rsidR="006B6199" w:rsidRDefault="00000000">
      <w:pPr>
        <w:pStyle w:val="Bibliography"/>
      </w:pPr>
      <w:bookmarkStart w:id="286" w:name="ref-sedikides2010religiosity"/>
      <w:bookmarkEnd w:id="285"/>
      <w:r>
        <w:lastRenderedPageBreak/>
        <w:t xml:space="preserve">Sedikides, C., &amp; </w:t>
      </w:r>
      <w:proofErr w:type="spellStart"/>
      <w:r>
        <w:t>Gebauer</w:t>
      </w:r>
      <w:proofErr w:type="spellEnd"/>
      <w:r>
        <w:t xml:space="preserve">,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026F5BFF" w14:textId="77777777" w:rsidR="006B6199" w:rsidRDefault="00000000">
      <w:pPr>
        <w:pStyle w:val="Bibliography"/>
      </w:pPr>
      <w:bookmarkStart w:id="287" w:name="ref-sharpe2016frightened"/>
      <w:bookmarkEnd w:id="286"/>
      <w:r>
        <w:t xml:space="preserve">Sharpe, D., &amp; </w:t>
      </w:r>
      <w:proofErr w:type="spellStart"/>
      <w:r>
        <w:t>Whelton</w:t>
      </w:r>
      <w:proofErr w:type="spellEnd"/>
      <w:r>
        <w:t xml:space="preserve">, W. J. (2016). Frightened by an old scarecrow: The remarkable resilience of demand characteristics. </w:t>
      </w:r>
      <w:r>
        <w:rPr>
          <w:i/>
          <w:iCs/>
        </w:rPr>
        <w:t>Review of General Psychology</w:t>
      </w:r>
      <w:r>
        <w:t xml:space="preserve">, </w:t>
      </w:r>
      <w:r>
        <w:rPr>
          <w:i/>
          <w:iCs/>
        </w:rPr>
        <w:t>20</w:t>
      </w:r>
      <w:r>
        <w:t>(4), 349–368.</w:t>
      </w:r>
    </w:p>
    <w:p w14:paraId="0528F96B" w14:textId="77777777" w:rsidR="006B6199" w:rsidRDefault="00000000">
      <w:pPr>
        <w:pStyle w:val="Bibliography"/>
      </w:pPr>
      <w:bookmarkStart w:id="288" w:name="ref-sigall1970cooperative"/>
      <w:bookmarkEnd w:id="287"/>
      <w:proofErr w:type="spellStart"/>
      <w:r>
        <w:t>Sigall</w:t>
      </w:r>
      <w:proofErr w:type="spellEnd"/>
      <w:r>
        <w:t xml:space="preserve">, H., Aronson, E., &amp; Van </w:t>
      </w:r>
      <w:proofErr w:type="spellStart"/>
      <w:r>
        <w:t>Hoose</w:t>
      </w:r>
      <w:proofErr w:type="spellEnd"/>
      <w:r>
        <w:t xml:space="preserve">, T. (1970). The cooperative subject: Myth or reality? </w:t>
      </w:r>
      <w:r>
        <w:rPr>
          <w:i/>
          <w:iCs/>
        </w:rPr>
        <w:t>Journal of Experimental Social Psychology</w:t>
      </w:r>
      <w:r>
        <w:t xml:space="preserve">, </w:t>
      </w:r>
      <w:r>
        <w:rPr>
          <w:i/>
          <w:iCs/>
        </w:rPr>
        <w:t>6</w:t>
      </w:r>
      <w:r>
        <w:t>(1), 1–10.</w:t>
      </w:r>
    </w:p>
    <w:p w14:paraId="0FF51EB2" w14:textId="77777777" w:rsidR="006B6199" w:rsidRDefault="00000000">
      <w:pPr>
        <w:pStyle w:val="Bibliography"/>
      </w:pPr>
      <w:bookmarkStart w:id="289" w:name="ref-standing2008demonstration"/>
      <w:bookmarkEnd w:id="288"/>
      <w:r>
        <w:t xml:space="preserve">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49A74C33" w14:textId="77777777" w:rsidR="006B6199" w:rsidRDefault="00000000">
      <w:pPr>
        <w:pStyle w:val="Bibliography"/>
      </w:pPr>
      <w:bookmarkStart w:id="290" w:name="ref-stanley2014meta"/>
      <w:bookmarkEnd w:id="289"/>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32231E4D" w14:textId="77777777" w:rsidR="006B6199" w:rsidRDefault="00000000">
      <w:pPr>
        <w:pStyle w:val="Bibliography"/>
      </w:pPr>
      <w:bookmarkStart w:id="291" w:name="ref-strohmetz2008research"/>
      <w:bookmarkEnd w:id="290"/>
      <w:proofErr w:type="spellStart"/>
      <w:r>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084E42FF" w14:textId="77777777" w:rsidR="006B6199" w:rsidRDefault="00000000">
      <w:pPr>
        <w:pStyle w:val="Bibliography"/>
      </w:pPr>
      <w:bookmarkStart w:id="292" w:name="ref-vesely2020social"/>
      <w:bookmarkEnd w:id="291"/>
      <w:r>
        <w:t xml:space="preserve">Vesely, S., &amp; </w:t>
      </w:r>
      <w:proofErr w:type="spellStart"/>
      <w:r>
        <w:t>Klöckner</w:t>
      </w:r>
      <w:proofErr w:type="spellEnd"/>
      <w:r>
        <w:t xml:space="preserve">, C. A. (2020). Social desirability in environmental psychology research: Three meta-analyses. </w:t>
      </w:r>
      <w:r>
        <w:rPr>
          <w:i/>
          <w:iCs/>
        </w:rPr>
        <w:t>Frontiers in Psychology</w:t>
      </w:r>
      <w:r>
        <w:t xml:space="preserve">, </w:t>
      </w:r>
      <w:r>
        <w:rPr>
          <w:i/>
          <w:iCs/>
        </w:rPr>
        <w:t>11</w:t>
      </w:r>
      <w:r>
        <w:t>, 1–9.</w:t>
      </w:r>
    </w:p>
    <w:p w14:paraId="3D6CEE01" w14:textId="77777777" w:rsidR="006B6199" w:rsidRDefault="00000000">
      <w:pPr>
        <w:pStyle w:val="Bibliography"/>
      </w:pPr>
      <w:bookmarkStart w:id="293" w:name="ref-vevea1995general"/>
      <w:bookmarkEnd w:id="292"/>
      <w:proofErr w:type="spellStart"/>
      <w:r>
        <w:t>Vevea</w:t>
      </w:r>
      <w:proofErr w:type="spellEnd"/>
      <w:r>
        <w:t xml:space="preserve">, J. L., &amp; Hedges, L. V. (1995). A general linear model for estimating effect size in the presence of publication bias. </w:t>
      </w:r>
      <w:r>
        <w:rPr>
          <w:i/>
          <w:iCs/>
        </w:rPr>
        <w:t>Psychometrika</w:t>
      </w:r>
      <w:r>
        <w:t xml:space="preserve">, </w:t>
      </w:r>
      <w:r>
        <w:rPr>
          <w:i/>
          <w:iCs/>
        </w:rPr>
        <w:t>60</w:t>
      </w:r>
      <w:r>
        <w:t>(3), 419–435.</w:t>
      </w:r>
    </w:p>
    <w:p w14:paraId="16F36D24" w14:textId="77777777" w:rsidR="006B6199" w:rsidRDefault="00000000">
      <w:pPr>
        <w:pStyle w:val="Bibliography"/>
      </w:pPr>
      <w:bookmarkStart w:id="294" w:name="ref-weber1972subject"/>
      <w:bookmarkEnd w:id="293"/>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13AEAA37" w14:textId="77777777" w:rsidR="006B6199" w:rsidRPr="00C11094" w:rsidRDefault="00000000">
      <w:pPr>
        <w:pStyle w:val="Bibliography"/>
        <w:rPr>
          <w:lang w:val="fr-FR"/>
          <w:rPrChange w:id="295" w:author="Nicholas Alvaro Coles" w:date="2023-03-06T09:48:00Z">
            <w:rPr/>
          </w:rPrChange>
        </w:rPr>
      </w:pPr>
      <w:bookmarkStart w:id="296" w:name="ref-yarkoni2017choosing"/>
      <w:bookmarkEnd w:id="294"/>
      <w:proofErr w:type="spellStart"/>
      <w:r>
        <w:lastRenderedPageBreak/>
        <w:t>Yarkoni</w:t>
      </w:r>
      <w:proofErr w:type="spellEnd"/>
      <w:r>
        <w:t xml:space="preserve">, T., &amp; Westfall, J. (2017). Choosing prediction over explanation in psychology: Lessons from machine learning. </w:t>
      </w:r>
      <w:r w:rsidRPr="00C11094">
        <w:rPr>
          <w:i/>
          <w:iCs/>
          <w:lang w:val="fr-FR"/>
          <w:rPrChange w:id="297" w:author="Nicholas Alvaro Coles" w:date="2023-03-06T09:48:00Z">
            <w:rPr>
              <w:i/>
              <w:iCs/>
            </w:rPr>
          </w:rPrChange>
        </w:rPr>
        <w:t xml:space="preserve">Perspectives on </w:t>
      </w:r>
      <w:proofErr w:type="spellStart"/>
      <w:r w:rsidRPr="00C11094">
        <w:rPr>
          <w:i/>
          <w:iCs/>
          <w:lang w:val="fr-FR"/>
          <w:rPrChange w:id="298" w:author="Nicholas Alvaro Coles" w:date="2023-03-06T09:48:00Z">
            <w:rPr>
              <w:i/>
              <w:iCs/>
            </w:rPr>
          </w:rPrChange>
        </w:rPr>
        <w:t>Psychological</w:t>
      </w:r>
      <w:proofErr w:type="spellEnd"/>
      <w:r w:rsidRPr="00C11094">
        <w:rPr>
          <w:i/>
          <w:iCs/>
          <w:lang w:val="fr-FR"/>
          <w:rPrChange w:id="299" w:author="Nicholas Alvaro Coles" w:date="2023-03-06T09:48:00Z">
            <w:rPr>
              <w:i/>
              <w:iCs/>
            </w:rPr>
          </w:rPrChange>
        </w:rPr>
        <w:t xml:space="preserve"> Science</w:t>
      </w:r>
      <w:r w:rsidRPr="00C11094">
        <w:rPr>
          <w:lang w:val="fr-FR"/>
          <w:rPrChange w:id="300" w:author="Nicholas Alvaro Coles" w:date="2023-03-06T09:48:00Z">
            <w:rPr/>
          </w:rPrChange>
        </w:rPr>
        <w:t xml:space="preserve">, </w:t>
      </w:r>
      <w:r w:rsidRPr="00C11094">
        <w:rPr>
          <w:i/>
          <w:iCs/>
          <w:lang w:val="fr-FR"/>
          <w:rPrChange w:id="301" w:author="Nicholas Alvaro Coles" w:date="2023-03-06T09:48:00Z">
            <w:rPr>
              <w:i/>
              <w:iCs/>
            </w:rPr>
          </w:rPrChange>
        </w:rPr>
        <w:t>12</w:t>
      </w:r>
      <w:r w:rsidRPr="00C11094">
        <w:rPr>
          <w:lang w:val="fr-FR"/>
          <w:rPrChange w:id="302" w:author="Nicholas Alvaro Coles" w:date="2023-03-06T09:48:00Z">
            <w:rPr/>
          </w:rPrChange>
        </w:rPr>
        <w:t>(6), 1100–1122.</w:t>
      </w:r>
    </w:p>
    <w:p w14:paraId="2EC4B2EF" w14:textId="77777777" w:rsidR="006B6199" w:rsidRDefault="00000000">
      <w:pPr>
        <w:pStyle w:val="Bibliography"/>
      </w:pPr>
      <w:bookmarkStart w:id="303" w:name="ref-zion2018mindsets"/>
      <w:bookmarkEnd w:id="296"/>
      <w:r w:rsidRPr="00C11094">
        <w:rPr>
          <w:lang w:val="fr-FR"/>
          <w:rPrChange w:id="304" w:author="Nicholas Alvaro Coles" w:date="2023-03-06T09:48:00Z">
            <w:rPr/>
          </w:rPrChange>
        </w:rPr>
        <w:t xml:space="preserve">Zion, S. R., &amp; </w:t>
      </w:r>
      <w:proofErr w:type="spellStart"/>
      <w:r w:rsidRPr="00C11094">
        <w:rPr>
          <w:lang w:val="fr-FR"/>
          <w:rPrChange w:id="305" w:author="Nicholas Alvaro Coles" w:date="2023-03-06T09:48:00Z">
            <w:rPr/>
          </w:rPrChange>
        </w:rPr>
        <w:t>Crum</w:t>
      </w:r>
      <w:proofErr w:type="spellEnd"/>
      <w:r w:rsidRPr="00C11094">
        <w:rPr>
          <w:lang w:val="fr-FR"/>
          <w:rPrChange w:id="306" w:author="Nicholas Alvaro Coles" w:date="2023-03-06T09:48: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4B114215" w14:textId="77777777" w:rsidR="006B6199" w:rsidRDefault="00000000">
      <w:pPr>
        <w:pStyle w:val="Bibliography"/>
      </w:pPr>
      <w:bookmarkStart w:id="307" w:name="ref-zwaan2018making"/>
      <w:bookmarkEnd w:id="303"/>
      <w:r>
        <w:t xml:space="preserve">Zwaan, R. A., Etz, A., Lucas, R. E., &amp; Donnellan, M. B. (2018). Making replication mainstream. </w:t>
      </w:r>
      <w:r>
        <w:rPr>
          <w:i/>
          <w:iCs/>
        </w:rPr>
        <w:t>Behavioral and Brain Sciences</w:t>
      </w:r>
      <w:r>
        <w:t xml:space="preserve">, </w:t>
      </w:r>
      <w:r>
        <w:rPr>
          <w:i/>
          <w:iCs/>
        </w:rPr>
        <w:t>41</w:t>
      </w:r>
      <w:r>
        <w:t>.</w:t>
      </w:r>
      <w:bookmarkEnd w:id="233"/>
      <w:bookmarkEnd w:id="235"/>
      <w:bookmarkEnd w:id="307"/>
    </w:p>
    <w:sectPr w:rsidR="006B6199" w:rsidSect="00CB20D0">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holas Alvaro Coles" w:date="2023-03-06T22:58:00Z" w:initials="NAC">
    <w:p w14:paraId="02ACD4FF" w14:textId="77777777" w:rsidR="004B5A73" w:rsidRDefault="005C001A">
      <w:pPr>
        <w:pStyle w:val="CommentText"/>
      </w:pPr>
      <w:r>
        <w:rPr>
          <w:rStyle w:val="CommentReference"/>
        </w:rPr>
        <w:annotationRef/>
      </w:r>
      <w:r w:rsidR="004B5A73">
        <w:t>Notes from NC:</w:t>
      </w:r>
      <w:r w:rsidR="004B5A73">
        <w:br/>
      </w:r>
      <w:r w:rsidR="004B5A73">
        <w:br/>
        <w:t>- Updated title to reflect broadened scope of paper</w:t>
      </w:r>
      <w:r w:rsidR="004B5A73">
        <w:br/>
      </w:r>
      <w:r w:rsidR="004B5A73">
        <w:br/>
        <w:t>- Going to try to keep pushing the importance of the distribution</w:t>
      </w:r>
      <w:r w:rsidR="004B5A73">
        <w:br/>
      </w:r>
      <w:r w:rsidR="004B5A73">
        <w:br/>
        <w:t>-  Need to chat with Mike about purpose of publication bias analyses. It doesn't matter, IMO, whether the bias estimates were significatn.</w:t>
      </w:r>
    </w:p>
    <w:p w14:paraId="19B6517C" w14:textId="77777777" w:rsidR="004B5A73" w:rsidRDefault="004B5A73" w:rsidP="00F60204">
      <w:pPr>
        <w:pStyle w:val="CommentText"/>
      </w:pPr>
      <w:r>
        <w:br/>
        <w:t>- Need to revisit moderator figure with Mike. These aren't estimates of moderating relationship, they're subgroups</w:t>
      </w:r>
      <w:r>
        <w:br/>
      </w:r>
      <w:r>
        <w:br/>
        <w:t>- Decide whether to include "anti-confound" analyses</w:t>
      </w:r>
    </w:p>
  </w:comment>
  <w:comment w:id="7" w:author="Michael C. Frank" w:date="2023-03-02T15:41:00Z" w:initials="MCF">
    <w:p w14:paraId="4BFA2849" w14:textId="6A37B80F" w:rsidR="00FC3AA3" w:rsidRDefault="00FC3AA3" w:rsidP="006C2C14">
      <w:r>
        <w:rPr>
          <w:rStyle w:val="CommentReference"/>
        </w:rPr>
        <w:annotationRef/>
      </w:r>
      <w:r>
        <w:rPr>
          <w:sz w:val="20"/>
          <w:szCs w:val="20"/>
        </w:rPr>
        <w:t>give estimate + CI</w:t>
      </w:r>
    </w:p>
  </w:comment>
  <w:comment w:id="8" w:author="Michael C. Frank" w:date="2023-03-03T10:21:00Z" w:initials="MCF">
    <w:p w14:paraId="004EDD62" w14:textId="77777777" w:rsidR="006E5841" w:rsidRDefault="006E5841" w:rsidP="00800207">
      <w:r>
        <w:rPr>
          <w:rStyle w:val="CommentReference"/>
        </w:rPr>
        <w:annotationRef/>
      </w:r>
      <w:r>
        <w:rPr>
          <w:sz w:val="20"/>
          <w:szCs w:val="20"/>
        </w:rPr>
        <w:t>I cut the range thing because I don’t think it’s compelling… the range of effects includes both estimation error AND true variability</w:t>
      </w:r>
    </w:p>
  </w:comment>
  <w:comment w:id="9" w:author="Michael C. Frank" w:date="2023-03-03T10:21:00Z" w:initials="MCF">
    <w:p w14:paraId="0FEB2E26" w14:textId="77777777" w:rsidR="006E5841" w:rsidRDefault="006E5841" w:rsidP="00DB7AB0">
      <w:r>
        <w:rPr>
          <w:rStyle w:val="CommentReference"/>
        </w:rPr>
        <w:annotationRef/>
      </w:r>
      <w:r>
        <w:rPr>
          <w:sz w:val="20"/>
          <w:szCs w:val="20"/>
        </w:rPr>
        <w:t>old studies may be small/have large estimation error</w:t>
      </w:r>
    </w:p>
  </w:comment>
  <w:comment w:id="10" w:author="Nicholas Alvaro Coles" w:date="2023-03-06T09:48:00Z" w:initials="NAC">
    <w:p w14:paraId="6E3F998E" w14:textId="77777777" w:rsidR="00C11094" w:rsidRDefault="00C11094" w:rsidP="00EC70A2">
      <w:pPr>
        <w:pStyle w:val="CommentText"/>
      </w:pPr>
      <w:r>
        <w:rPr>
          <w:rStyle w:val="CommentReference"/>
        </w:rPr>
        <w:annotationRef/>
      </w:r>
      <w:r>
        <w:t>To clarify, this isn't the *observed* range (which can indeed be noisy), but the *estimated* range</w:t>
      </w:r>
    </w:p>
  </w:comment>
  <w:comment w:id="11" w:author="Nicholas Alvaro Coles" w:date="2023-03-06T10:01:00Z" w:initials="NAC">
    <w:p w14:paraId="0B165E93" w14:textId="77777777" w:rsidR="00B70002" w:rsidRDefault="00B70002" w:rsidP="0085208E">
      <w:pPr>
        <w:pStyle w:val="CommentText"/>
      </w:pPr>
      <w:r>
        <w:rPr>
          <w:rStyle w:val="CommentReference"/>
        </w:rPr>
        <w:annotationRef/>
      </w:r>
      <w:r>
        <w:t>In a 2-level meta-analysis, the way that Tau is estimated attempts to parse out noise. It's an estimate of excess variation (beyond what would be expected from sampling error.) So, you can visualize the estimated true distribution of effects using the estimated overall effect size and Tau.</w:t>
      </w:r>
      <w:r>
        <w:br/>
      </w:r>
      <w:r>
        <w:br/>
        <w:t>The challenge we faced here is we modeled two sources of variation of true effects: between and within-study. If you combine these two variance estimates, you get something pretty similar to Tau, and Maya agreed that it is reasonable to assume that this can be used as an estimate of the SD of the distribution of true effects.</w:t>
      </w:r>
    </w:p>
  </w:comment>
  <w:comment w:id="16" w:author="Michael C. Frank" w:date="2023-03-02T15:41:00Z" w:initials="MCF">
    <w:p w14:paraId="142A4891" w14:textId="44FBD7E6" w:rsidR="00FC3AA3" w:rsidRDefault="00FC3AA3" w:rsidP="00126CE9">
      <w:r>
        <w:rPr>
          <w:rStyle w:val="CommentReference"/>
        </w:rPr>
        <w:annotationRef/>
      </w:r>
      <w:r>
        <w:rPr>
          <w:sz w:val="20"/>
          <w:szCs w:val="20"/>
        </w:rPr>
        <w:t>Give tau2?</w:t>
      </w:r>
    </w:p>
  </w:comment>
  <w:comment w:id="17" w:author="Nicholas Alvaro Coles" w:date="2023-03-06T10:06:00Z" w:initials="NAC">
    <w:p w14:paraId="28F770E9" w14:textId="77777777" w:rsidR="00B70002" w:rsidRDefault="00B70002" w:rsidP="00EF2EFF">
      <w:pPr>
        <w:pStyle w:val="CommentText"/>
      </w:pPr>
      <w:r>
        <w:rPr>
          <w:rStyle w:val="CommentReference"/>
        </w:rPr>
        <w:annotationRef/>
      </w:r>
      <w:r>
        <w:t>Tau2 is a little confusing to me in the context of 3LMA. But we could give both the between-study (Tau) and within-study variance scores?</w:t>
      </w:r>
    </w:p>
  </w:comment>
  <w:comment w:id="34" w:author="Nicholas Alvaro Coles" w:date="2023-03-07T14:32:00Z" w:initials="NAC">
    <w:p w14:paraId="07E94807" w14:textId="77777777" w:rsidR="000D486D" w:rsidRDefault="000D486D" w:rsidP="00701873">
      <w:pPr>
        <w:pStyle w:val="CommentText"/>
      </w:pPr>
      <w:r>
        <w:rPr>
          <w:rStyle w:val="CommentReference"/>
        </w:rPr>
        <w:annotationRef/>
      </w:r>
      <w:r>
        <w:t>Rejected changes to intro. I really like it</w:t>
      </w:r>
    </w:p>
  </w:comment>
  <w:comment w:id="46" w:author="Michael C. Frank" w:date="2023-03-02T16:04:00Z" w:initials="MCF">
    <w:p w14:paraId="546D8B32" w14:textId="00480872" w:rsidR="001E4E89" w:rsidRDefault="001E4E89" w:rsidP="00E2484C">
      <w:r>
        <w:rPr>
          <w:rStyle w:val="CommentReference"/>
        </w:rPr>
        <w:annotationRef/>
      </w:r>
      <w:r>
        <w:rPr>
          <w:sz w:val="20"/>
          <w:szCs w:val="20"/>
        </w:rPr>
        <w:t>At this point I need a scaffolding to understand what is being enumerated in the subsubsections below.</w:t>
      </w:r>
    </w:p>
  </w:comment>
  <w:comment w:id="58" w:author="Michael C. Frank" w:date="2023-03-02T16:45:00Z" w:initials="MCF">
    <w:p w14:paraId="604725CD" w14:textId="77777777" w:rsidR="00FE2A50" w:rsidRDefault="00FE2A50" w:rsidP="008E53BA">
      <w:r>
        <w:rPr>
          <w:rStyle w:val="CommentReference"/>
        </w:rPr>
        <w:annotationRef/>
      </w:r>
      <w:r>
        <w:rPr>
          <w:sz w:val="20"/>
          <w:szCs w:val="20"/>
        </w:rPr>
        <w:t xml:space="preserve">I won’t do this across all sections, but take a look at how I’ve rephrased this, attempting to summarize the viewpoints rather than focusing on the people or the historical development. </w:t>
      </w:r>
    </w:p>
    <w:p w14:paraId="24821AFE" w14:textId="77777777" w:rsidR="00FE2A50" w:rsidRDefault="00FE2A50" w:rsidP="008E53BA"/>
    <w:p w14:paraId="2E523CDE" w14:textId="77777777" w:rsidR="00FE2A50" w:rsidRDefault="00FE2A50" w:rsidP="008E53BA">
      <w:r>
        <w:rPr>
          <w:sz w:val="20"/>
          <w:szCs w:val="20"/>
        </w:rPr>
        <w:t>Note:</w:t>
      </w:r>
    </w:p>
    <w:p w14:paraId="23F5EC23" w14:textId="77777777" w:rsidR="00FE2A50" w:rsidRDefault="00FE2A50" w:rsidP="008E53BA">
      <w:r>
        <w:rPr>
          <w:sz w:val="20"/>
          <w:szCs w:val="20"/>
        </w:rPr>
        <w:t>- move to predominantly parenthetical citation</w:t>
      </w:r>
    </w:p>
    <w:p w14:paraId="2C70CC3D" w14:textId="77777777" w:rsidR="00FE2A50" w:rsidRDefault="00FE2A50" w:rsidP="008E53BA">
      <w:r>
        <w:rPr>
          <w:sz w:val="20"/>
          <w:szCs w:val="20"/>
        </w:rPr>
        <w:t>- movement of the conclusion sentence to the top of the paragraph</w:t>
      </w:r>
    </w:p>
    <w:p w14:paraId="5F0F74B4" w14:textId="77777777" w:rsidR="00FE2A50" w:rsidRDefault="00FE2A50" w:rsidP="008E53BA">
      <w:r>
        <w:rPr>
          <w:sz w:val="20"/>
          <w:szCs w:val="20"/>
        </w:rPr>
        <w:t>- de-emphasis on debate and agreement</w:t>
      </w:r>
    </w:p>
  </w:comment>
  <w:comment w:id="59" w:author="Nicholas Alvaro Coles" w:date="2023-03-08T12:24:00Z" w:initials="NAC">
    <w:p w14:paraId="69018D24" w14:textId="77777777" w:rsidR="00472D17" w:rsidRDefault="00472D17" w:rsidP="009059A7">
      <w:pPr>
        <w:pStyle w:val="CommentText"/>
      </w:pPr>
      <w:r>
        <w:rPr>
          <w:rStyle w:val="CommentReference"/>
        </w:rPr>
        <w:annotationRef/>
      </w:r>
      <w:r>
        <w:t>Made a pretty big cut to this section to follow what I think are the themes of this feedback: talk less about how the ideas evolved</w:t>
      </w:r>
    </w:p>
  </w:comment>
  <w:comment w:id="76" w:author="Michael C. Frank" w:date="2023-03-02T16:46:00Z" w:initials="MCF">
    <w:p w14:paraId="4BD219F9" w14:textId="3949EBE0" w:rsidR="00FE2A50" w:rsidRDefault="00FE2A50" w:rsidP="00ED4804">
      <w:r>
        <w:rPr>
          <w:rStyle w:val="CommentReference"/>
        </w:rPr>
        <w:annotationRef/>
      </w:r>
      <w:r>
        <w:rPr>
          <w:sz w:val="20"/>
          <w:szCs w:val="20"/>
        </w:rPr>
        <w:t>Here I want an example</w:t>
      </w:r>
    </w:p>
  </w:comment>
  <w:comment w:id="88" w:author="Michael C. Frank" w:date="2023-03-02T16:48:00Z" w:initials="MCF">
    <w:p w14:paraId="1D9107EE" w14:textId="77777777" w:rsidR="00A5693C" w:rsidRDefault="00A5693C" w:rsidP="00BF5320">
      <w:r>
        <w:rPr>
          <w:rStyle w:val="CommentReference"/>
        </w:rPr>
        <w:annotationRef/>
      </w:r>
      <w:r>
        <w:rPr>
          <w:sz w:val="20"/>
          <w:szCs w:val="20"/>
        </w:rPr>
        <w:t>First, remind us what a placebo effect is!</w:t>
      </w:r>
    </w:p>
  </w:comment>
  <w:comment w:id="90" w:author="Michael C. Frank" w:date="2023-03-02T16:47:00Z" w:initials="MCF">
    <w:p w14:paraId="38AF91CE" w14:textId="6F518339" w:rsidR="00FE2A50" w:rsidRDefault="00FE2A50" w:rsidP="009C3CDB">
      <w:r>
        <w:rPr>
          <w:rStyle w:val="CommentReference"/>
        </w:rPr>
        <w:annotationRef/>
      </w:r>
      <w:r>
        <w:rPr>
          <w:sz w:val="20"/>
          <w:szCs w:val="20"/>
        </w:rPr>
        <w:t>Just give the argument, don’t set up who said what.</w:t>
      </w:r>
    </w:p>
  </w:comment>
  <w:comment w:id="100" w:author="Michael C. Frank" w:date="2023-03-02T16:49:00Z" w:initials="MCF">
    <w:p w14:paraId="7E437FCD" w14:textId="77777777" w:rsidR="00A5693C" w:rsidRDefault="00A5693C" w:rsidP="003D3A1D">
      <w:r>
        <w:rPr>
          <w:rStyle w:val="CommentReference"/>
        </w:rPr>
        <w:annotationRef/>
      </w:r>
      <w:r>
        <w:rPr>
          <w:sz w:val="20"/>
          <w:szCs w:val="20"/>
        </w:rPr>
        <w:t>I don’t understand why 1a, b, c - I prefer 1, 2, 3.</w:t>
      </w:r>
    </w:p>
  </w:comment>
  <w:comment w:id="101" w:author="Michael C. Frank" w:date="2023-03-02T16:50:00Z" w:initials="MCF">
    <w:p w14:paraId="627CED47" w14:textId="77777777" w:rsidR="00A5693C" w:rsidRDefault="00A5693C" w:rsidP="00D415F9">
      <w:r>
        <w:rPr>
          <w:rStyle w:val="CommentReference"/>
        </w:rPr>
        <w:annotationRef/>
      </w:r>
      <w:r>
        <w:rPr>
          <w:sz w:val="20"/>
          <w:szCs w:val="20"/>
        </w:rPr>
        <w:t>a,b,c are usually for very highly related studies that use e.g. the same method with different populations or samples</w:t>
      </w:r>
    </w:p>
  </w:comment>
  <w:comment w:id="108" w:author="Michael C. Frank" w:date="2023-03-02T16:50:00Z" w:initials="MCF">
    <w:p w14:paraId="2FFA9C14" w14:textId="77777777" w:rsidR="00A5693C" w:rsidRDefault="00A5693C" w:rsidP="00906153">
      <w:r>
        <w:rPr>
          <w:rStyle w:val="CommentReference"/>
        </w:rPr>
        <w:annotationRef/>
      </w:r>
      <w:r>
        <w:rPr>
          <w:sz w:val="20"/>
          <w:szCs w:val="20"/>
        </w:rPr>
        <w:t>is this the first report? should you say we conducted it or we are reviewing it?</w:t>
      </w:r>
    </w:p>
  </w:comment>
  <w:comment w:id="110" w:author="Michael C. Frank" w:date="2023-03-02T16:59:00Z" w:initials="MCF">
    <w:p w14:paraId="75B662F3" w14:textId="77777777" w:rsidR="00F2683F" w:rsidRDefault="00F2683F" w:rsidP="003D1991">
      <w:r>
        <w:rPr>
          <w:rStyle w:val="CommentReference"/>
        </w:rPr>
        <w:annotationRef/>
      </w:r>
      <w:r>
        <w:rPr>
          <w:sz w:val="20"/>
          <w:szCs w:val="20"/>
        </w:rPr>
        <w:t>I try to avoid precedence claims</w:t>
      </w:r>
    </w:p>
  </w:comment>
  <w:comment w:id="111" w:author="Nicholas Alvaro Coles" w:date="2023-03-06T10:08:00Z" w:initials="NAC">
    <w:p w14:paraId="29BD3426" w14:textId="77777777" w:rsidR="00D651D9" w:rsidRDefault="00D651D9" w:rsidP="00FB54DA">
      <w:pPr>
        <w:pStyle w:val="CommentText"/>
      </w:pPr>
      <w:r>
        <w:rPr>
          <w:rStyle w:val="CommentReference"/>
        </w:rPr>
        <w:annotationRef/>
      </w:r>
      <w:r>
        <w:t>The precedence claim is actually justified here. (After such a large lit review, I'm  fairly confident there isn't a meta-analysis of this topic.)</w:t>
      </w:r>
      <w:r>
        <w:br/>
      </w:r>
      <w:r>
        <w:br/>
        <w:t>But we can remove it if you think it's icky</w:t>
      </w:r>
    </w:p>
  </w:comment>
  <w:comment w:id="117" w:author="Michael C. Frank" w:date="2023-03-02T17:05:00Z" w:initials="MCF">
    <w:p w14:paraId="090A4551" w14:textId="702F19AC" w:rsidR="00F2683F" w:rsidRDefault="00F2683F" w:rsidP="004C3A5A">
      <w:r>
        <w:rPr>
          <w:rStyle w:val="CommentReference"/>
        </w:rPr>
        <w:annotationRef/>
      </w:r>
      <w:r>
        <w:rPr>
          <w:sz w:val="20"/>
          <w:szCs w:val="20"/>
        </w:rPr>
        <w:t>I found this section confusing, maybe a bulleted list of moderators would be easier? I also had a hard time understanding the additive comparisons vs. directional predictions</w:t>
      </w:r>
    </w:p>
  </w:comment>
  <w:comment w:id="119" w:author="Michael C. Frank" w:date="2023-03-03T09:37:00Z" w:initials="MCF">
    <w:p w14:paraId="5450CE58" w14:textId="77777777" w:rsidR="0055751F" w:rsidRDefault="0055751F" w:rsidP="00460B3B">
      <w:r>
        <w:rPr>
          <w:rStyle w:val="CommentReference"/>
        </w:rPr>
        <w:annotationRef/>
      </w:r>
      <w:r>
        <w:rPr>
          <w:sz w:val="20"/>
          <w:szCs w:val="20"/>
        </w:rPr>
        <w:t xml:space="preserve">You should probably mention the preregistration at some point in here/ </w:t>
      </w:r>
    </w:p>
  </w:comment>
  <w:comment w:id="121" w:author="Michael C. Frank" w:date="2023-03-02T17:06:00Z" w:initials="MCF">
    <w:p w14:paraId="0102348B" w14:textId="458DCF0D" w:rsidR="00F2683F" w:rsidRDefault="00F2683F" w:rsidP="00F1126C">
      <w:r>
        <w:rPr>
          <w:rStyle w:val="CommentReference"/>
        </w:rPr>
        <w:annotationRef/>
      </w:r>
      <w:r>
        <w:rPr>
          <w:sz w:val="20"/>
          <w:szCs w:val="20"/>
        </w:rPr>
        <w:t>is this the same sensitivity analysis as above? if not, you could put it in a footnote</w:t>
      </w:r>
    </w:p>
  </w:comment>
  <w:comment w:id="124" w:author="Michael C. Frank" w:date="2023-03-02T17:08:00Z" w:initials="MCF">
    <w:p w14:paraId="726C4740" w14:textId="77777777" w:rsidR="00F2683F" w:rsidRDefault="00F2683F" w:rsidP="003E2CC1">
      <w:r>
        <w:rPr>
          <w:rStyle w:val="CommentReference"/>
        </w:rPr>
        <w:annotationRef/>
      </w:r>
      <w:r>
        <w:rPr>
          <w:sz w:val="20"/>
          <w:szCs w:val="20"/>
        </w:rPr>
        <w:t>I like the colored dude under the forest plot. Kinda fun.</w:t>
      </w:r>
    </w:p>
  </w:comment>
  <w:comment w:id="125" w:author="Michael C. Frank" w:date="2023-03-02T17:08:00Z" w:initials="MCF">
    <w:p w14:paraId="16A56A79" w14:textId="77777777" w:rsidR="00F2683F" w:rsidRDefault="00F2683F" w:rsidP="00FB70FB">
      <w:r>
        <w:rPr>
          <w:rStyle w:val="CommentReference"/>
        </w:rPr>
        <w:annotationRef/>
      </w:r>
      <w:r>
        <w:rPr>
          <w:sz w:val="20"/>
          <w:szCs w:val="20"/>
        </w:rPr>
        <w:t>the only issue is that the height isn’t necessarily meaningful...</w:t>
      </w:r>
    </w:p>
  </w:comment>
  <w:comment w:id="126" w:author="Nicholas Alvaro Coles" w:date="2023-03-06T10:09:00Z" w:initials="NAC">
    <w:p w14:paraId="4F13E1BA" w14:textId="77777777" w:rsidR="00D651D9" w:rsidRDefault="00D651D9" w:rsidP="003E4F44">
      <w:pPr>
        <w:pStyle w:val="CommentText"/>
      </w:pPr>
      <w:r>
        <w:rPr>
          <w:rStyle w:val="CommentReference"/>
        </w:rPr>
        <w:annotationRef/>
      </w:r>
      <w:r>
        <w:t>Thoughts on wat we should do?</w:t>
      </w:r>
    </w:p>
  </w:comment>
  <w:comment w:id="130" w:author="Michael C. Frank" w:date="2023-03-02T17:08:00Z" w:initials="MCF">
    <w:p w14:paraId="23309352" w14:textId="2AC6C97F" w:rsidR="00F2683F" w:rsidRDefault="00F2683F" w:rsidP="00887278">
      <w:r>
        <w:rPr>
          <w:rStyle w:val="CommentReference"/>
        </w:rPr>
        <w:annotationRef/>
      </w:r>
      <w:r>
        <w:rPr>
          <w:sz w:val="20"/>
          <w:szCs w:val="20"/>
        </w:rPr>
        <w:t>Not sure what the underlying curve here does…</w:t>
      </w:r>
    </w:p>
  </w:comment>
  <w:comment w:id="131" w:author="Michael C. Frank" w:date="2023-03-02T17:09:00Z" w:initials="MCF">
    <w:p w14:paraId="79A8C14F" w14:textId="77777777" w:rsidR="00F2683F" w:rsidRDefault="00F2683F" w:rsidP="000159FD">
      <w:r>
        <w:rPr>
          <w:rStyle w:val="CommentReference"/>
        </w:rPr>
        <w:annotationRef/>
      </w:r>
      <w:r>
        <w:rPr>
          <w:sz w:val="20"/>
          <w:szCs w:val="20"/>
        </w:rPr>
        <w:t>Could you sort these by predictor magnitude?</w:t>
      </w:r>
    </w:p>
  </w:comment>
  <w:comment w:id="132" w:author="Michael C. Frank" w:date="2023-03-02T17:09:00Z" w:initials="MCF">
    <w:p w14:paraId="5215E5E1" w14:textId="77777777" w:rsidR="00F2683F" w:rsidRDefault="00F2683F" w:rsidP="00E65141">
      <w:r>
        <w:rPr>
          <w:rStyle w:val="CommentReference"/>
        </w:rPr>
        <w:annotationRef/>
      </w:r>
      <w:r>
        <w:rPr>
          <w:sz w:val="20"/>
          <w:szCs w:val="20"/>
        </w:rPr>
        <w:t>and also decrease the x scale so we can see the variation in predictor magnitude better?</w:t>
      </w:r>
    </w:p>
  </w:comment>
  <w:comment w:id="133" w:author="Michael C. Frank" w:date="2023-03-02T17:10:00Z" w:initials="MCF">
    <w:p w14:paraId="1FC542F2" w14:textId="77777777" w:rsidR="00F2683F" w:rsidRDefault="00F2683F" w:rsidP="001B0FC0">
      <w:r>
        <w:rPr>
          <w:rStyle w:val="CommentReference"/>
        </w:rPr>
        <w:annotationRef/>
      </w:r>
      <w:r>
        <w:rPr>
          <w:sz w:val="20"/>
          <w:szCs w:val="20"/>
        </w:rPr>
        <w:t xml:space="preserve">actually I think this might be better as a conventional plot and not a forest plot? </w:t>
      </w:r>
    </w:p>
  </w:comment>
  <w:comment w:id="134" w:author="Nicholas Alvaro Coles" w:date="2023-03-06T10:11:00Z" w:initials="NAC">
    <w:p w14:paraId="74A47827" w14:textId="77777777" w:rsidR="00D651D9" w:rsidRDefault="00D651D9" w:rsidP="006C7BBA">
      <w:pPr>
        <w:pStyle w:val="CommentText"/>
      </w:pPr>
      <w:r>
        <w:rPr>
          <w:rStyle w:val="CommentReference"/>
        </w:rPr>
        <w:annotationRef/>
      </w:r>
      <w:r>
        <w:t>What would a conventional plot looks like here?</w:t>
      </w:r>
      <w:r>
        <w:br/>
      </w:r>
      <w:r>
        <w:br/>
        <w:t>If we want to text as well, there's only so much we can do to the x-axis. Maybe a bit of room to make it slightly shorter without having things overlap.</w:t>
      </w:r>
      <w:r>
        <w:br/>
      </w:r>
      <w:r>
        <w:br/>
        <w:t>I think it's more useful to order by the conceptual grouping (e.g., students and non-students together)</w:t>
      </w:r>
    </w:p>
  </w:comment>
  <w:comment w:id="139" w:author="Michael C. Frank" w:date="2023-03-03T09:39:00Z" w:initials="MCF">
    <w:p w14:paraId="738ABFD1" w14:textId="2AEA82BD" w:rsidR="0055751F" w:rsidRDefault="0055751F" w:rsidP="00482F15">
      <w:r>
        <w:rPr>
          <w:rStyle w:val="CommentReference"/>
        </w:rPr>
        <w:annotationRef/>
      </w:r>
      <w:r>
        <w:rPr>
          <w:sz w:val="20"/>
          <w:szCs w:val="20"/>
        </w:rPr>
        <w:t>I think you may get some pushback about this strategy… if I were a reviewer, I’d ask about the correlations between predictors and then the VIF in the model with all of them…</w:t>
      </w:r>
    </w:p>
    <w:p w14:paraId="2CEDADA3" w14:textId="77777777" w:rsidR="0055751F" w:rsidRDefault="0055751F" w:rsidP="00482F15"/>
    <w:p w14:paraId="2E94401E" w14:textId="77777777" w:rsidR="0055751F" w:rsidRDefault="0055751F" w:rsidP="00482F15">
      <w:r>
        <w:rPr>
          <w:sz w:val="20"/>
          <w:szCs w:val="20"/>
        </w:rPr>
        <w:t xml:space="preserve">I also might not describe this as an attempt to reduce confounding but rather a way to try and explore which of these was most related to outcomes… </w:t>
      </w:r>
    </w:p>
  </w:comment>
  <w:comment w:id="150" w:author="Michael C. Frank" w:date="2023-03-03T09:41:00Z" w:initials="MCF">
    <w:p w14:paraId="1AE28164" w14:textId="77777777" w:rsidR="0055751F" w:rsidRDefault="0055751F" w:rsidP="00C6039A">
      <w:r>
        <w:rPr>
          <w:rStyle w:val="CommentReference"/>
        </w:rPr>
        <w:annotationRef/>
      </w:r>
      <w:r>
        <w:rPr>
          <w:sz w:val="20"/>
          <w:szCs w:val="20"/>
        </w:rPr>
        <w:t>Were these significant in the eggers test? probably should report numbers</w:t>
      </w:r>
    </w:p>
  </w:comment>
  <w:comment w:id="153" w:author="Michael C. Frank" w:date="2023-03-03T09:43:00Z" w:initials="MCF">
    <w:p w14:paraId="33DF0DC8" w14:textId="77777777" w:rsidR="0055751F" w:rsidRDefault="0055751F" w:rsidP="00473263">
      <w:r>
        <w:rPr>
          <w:rStyle w:val="CommentReference"/>
        </w:rPr>
        <w:annotationRef/>
      </w:r>
      <w:r>
        <w:rPr>
          <w:sz w:val="20"/>
          <w:szCs w:val="20"/>
        </w:rPr>
        <w:t>I wouldn’t refer to this as overfitting, you just can’t tell which predictor makes the difference because they are correlated...</w:t>
      </w:r>
    </w:p>
  </w:comment>
  <w:comment w:id="174" w:author="Michael C. Frank" w:date="2023-03-03T10:07:00Z" w:initials="MCF">
    <w:p w14:paraId="6BA690B6" w14:textId="77777777" w:rsidR="0051380B" w:rsidRDefault="0051380B" w:rsidP="006E70EA">
      <w:r>
        <w:rPr>
          <w:rStyle w:val="CommentReference"/>
        </w:rPr>
        <w:annotationRef/>
      </w:r>
      <w:r>
        <w:rPr>
          <w:sz w:val="20"/>
          <w:szCs w:val="20"/>
        </w:rPr>
        <w:t xml:space="preserve">Can you spell out the logic here? </w:t>
      </w:r>
    </w:p>
    <w:p w14:paraId="3B1C030F" w14:textId="77777777" w:rsidR="0051380B" w:rsidRDefault="0051380B" w:rsidP="006E70EA"/>
  </w:comment>
  <w:comment w:id="175" w:author="Nicholas Alvaro Coles" w:date="2023-03-07T16:16:00Z" w:initials="NAC">
    <w:p w14:paraId="4770DCE5" w14:textId="77777777" w:rsidR="003359C6" w:rsidRDefault="003359C6" w:rsidP="003D15C3">
      <w:pPr>
        <w:pStyle w:val="CommentText"/>
      </w:pPr>
      <w:r>
        <w:rPr>
          <w:rStyle w:val="CommentReference"/>
        </w:rPr>
        <w:annotationRef/>
      </w:r>
      <w:r>
        <w:t>done</w:t>
      </w:r>
    </w:p>
  </w:comment>
  <w:comment w:id="178" w:author="Michael C. Frank" w:date="2023-03-03T10:15:00Z" w:initials="MCF">
    <w:p w14:paraId="386BF86F" w14:textId="3FC78542" w:rsidR="007C060C" w:rsidRDefault="007C060C" w:rsidP="00347E42">
      <w:r>
        <w:rPr>
          <w:rStyle w:val="CommentReference"/>
        </w:rPr>
        <w:annotationRef/>
      </w:r>
      <w:r>
        <w:rPr>
          <w:sz w:val="20"/>
          <w:szCs w:val="20"/>
        </w:rPr>
        <w:t>Can you say more about this rate (percentage exclusion and why it was so high, what the bad guesses were etc.)</w:t>
      </w:r>
    </w:p>
  </w:comment>
  <w:comment w:id="193" w:author="Michael C. Frank" w:date="2023-03-03T10:20:00Z" w:initials="MCF">
    <w:p w14:paraId="4B05ED37" w14:textId="77777777" w:rsidR="006E5841" w:rsidRDefault="006E5841" w:rsidP="00E123A8">
      <w:r>
        <w:rPr>
          <w:rStyle w:val="CommentReference"/>
        </w:rPr>
        <w:annotationRef/>
      </w:r>
      <w:r>
        <w:rPr>
          <w:sz w:val="20"/>
          <w:szCs w:val="20"/>
        </w:rPr>
        <w:t>I’m less compelled by this range claim seeing it again down here. The range of effects in a MA is typically large but that includes estimation error as well as true variation. So I’m not really bothered by the fact that some old studies found very big and very small effects.</w:t>
      </w:r>
    </w:p>
  </w:comment>
  <w:comment w:id="194" w:author="Michael C. Frank" w:date="2023-03-03T10:22:00Z" w:initials="MCF">
    <w:p w14:paraId="6825A467" w14:textId="77777777" w:rsidR="006E5841" w:rsidRDefault="006E5841" w:rsidP="003330F2">
      <w:r>
        <w:rPr>
          <w:rStyle w:val="CommentReference"/>
        </w:rPr>
        <w:annotationRef/>
      </w:r>
      <w:r>
        <w:rPr>
          <w:sz w:val="20"/>
          <w:szCs w:val="20"/>
        </w:rPr>
        <w:t>I think you need to phrase this that although there was a significant correlation with prediction, the total variance predicted was small? but it has all the limitations you described (e.g., brief discussion of the target study)</w:t>
      </w:r>
    </w:p>
  </w:comment>
  <w:comment w:id="201" w:author="Michael C. Frank" w:date="2023-03-03T10:24:00Z" w:initials="MCF">
    <w:p w14:paraId="46003258" w14:textId="77777777" w:rsidR="006E5841" w:rsidRDefault="006E5841" w:rsidP="00C72A6A">
      <w:r>
        <w:rPr>
          <w:rStyle w:val="CommentReference"/>
        </w:rPr>
        <w:annotationRef/>
      </w:r>
      <w:r>
        <w:rPr>
          <w:sz w:val="20"/>
          <w:szCs w:val="20"/>
        </w:rPr>
        <w:t xml:space="preserve">This probably belongs up in the primary results, no new numbers in the GD is a good rule. :) </w:t>
      </w:r>
    </w:p>
  </w:comment>
  <w:comment w:id="202" w:author="Michael C. Frank" w:date="2023-03-03T10:25:00Z" w:initials="MCF">
    <w:p w14:paraId="0EB3AEF2" w14:textId="77777777" w:rsidR="006E5841" w:rsidRDefault="006E5841" w:rsidP="00034943">
      <w:r>
        <w:rPr>
          <w:rStyle w:val="CommentReference"/>
        </w:rPr>
        <w:annotationRef/>
      </w:r>
      <w:r>
        <w:rPr>
          <w:sz w:val="20"/>
          <w:szCs w:val="20"/>
        </w:rPr>
        <w:t xml:space="preserve">weak? </w:t>
      </w:r>
    </w:p>
  </w:comment>
  <w:comment w:id="204" w:author="Michael C. Frank" w:date="2023-03-03T10:28:00Z" w:initials="MCF">
    <w:p w14:paraId="5D5D182F" w14:textId="77777777" w:rsidR="006E5841" w:rsidRDefault="006E5841" w:rsidP="006B5F8E">
      <w:r>
        <w:rPr>
          <w:rStyle w:val="CommentReference"/>
        </w:rPr>
        <w:annotationRef/>
      </w:r>
      <w:r>
        <w:rPr>
          <w:sz w:val="20"/>
          <w:szCs w:val="20"/>
        </w:rPr>
        <w:t>I think I am not getting how the paragraphs here fit together under the heading…</w:t>
      </w:r>
    </w:p>
  </w:comment>
  <w:comment w:id="205" w:author="Nicholas Alvaro Coles" w:date="2023-03-06T10:13:00Z" w:initials="NAC">
    <w:p w14:paraId="166587A9" w14:textId="77777777" w:rsidR="00D651D9" w:rsidRDefault="00D651D9" w:rsidP="003C1E7E">
      <w:pPr>
        <w:pStyle w:val="CommentText"/>
      </w:pPr>
      <w:r>
        <w:rPr>
          <w:rStyle w:val="CommentReference"/>
        </w:rPr>
        <w:annotationRef/>
      </w:r>
      <w:r>
        <w:t>"Participant roles" social psych jargon for what they think they're supposed to be doing and what their motivations are.</w:t>
      </w:r>
      <w:r>
        <w:br/>
      </w:r>
      <w:r>
        <w:br/>
        <w:t>We don't use this jargon much though, so maybe change to "participants' motivations"</w:t>
      </w:r>
    </w:p>
  </w:comment>
  <w:comment w:id="206" w:author="Nicholas Alvaro Coles" w:date="2023-03-06T10:13:00Z" w:initials="NAC">
    <w:p w14:paraId="7917E9F0" w14:textId="77777777" w:rsidR="00D651D9" w:rsidRDefault="00D651D9" w:rsidP="004F57BB">
      <w:pPr>
        <w:pStyle w:val="CommentText"/>
      </w:pPr>
      <w:r>
        <w:rPr>
          <w:rStyle w:val="CommentReference"/>
        </w:rPr>
        <w:annotationRef/>
      </w:r>
      <w:r>
        <w:t>Also, there's some new data here. Move to S2 and S3?</w:t>
      </w:r>
    </w:p>
  </w:comment>
  <w:comment w:id="207" w:author="Michael C. Frank" w:date="2023-03-03T10:28:00Z" w:initials="MCF">
    <w:p w14:paraId="43B586AF" w14:textId="324E1A2D" w:rsidR="006E5841" w:rsidRDefault="006E5841" w:rsidP="00A23D65">
      <w:r>
        <w:rPr>
          <w:rStyle w:val="CommentReference"/>
        </w:rPr>
        <w:annotationRef/>
      </w:r>
      <w:r>
        <w:rPr>
          <w:sz w:val="20"/>
          <w:szCs w:val="20"/>
        </w:rPr>
        <w:t>Do we need this paragraph?</w:t>
      </w:r>
    </w:p>
  </w:comment>
  <w:comment w:id="212" w:author="Michael C. Frank" w:date="2023-03-03T10:28:00Z" w:initials="MCF">
    <w:p w14:paraId="7FA8A16A" w14:textId="77777777" w:rsidR="006E5841" w:rsidRDefault="006E5841" w:rsidP="00333799">
      <w:r>
        <w:rPr>
          <w:rStyle w:val="CommentReference"/>
        </w:rPr>
        <w:annotationRef/>
      </w:r>
      <w:r>
        <w:rPr>
          <w:sz w:val="20"/>
          <w:szCs w:val="20"/>
        </w:rPr>
        <w:t xml:space="preserve">Should this come up as a primary piece of discussion? seems like it’s the point of the paper. </w:t>
      </w:r>
    </w:p>
  </w:comment>
  <w:comment w:id="214" w:author="Michael C. Frank" w:date="2023-03-03T10:30:00Z" w:initials="MCF">
    <w:p w14:paraId="38DA6439" w14:textId="77777777" w:rsidR="00967D35" w:rsidRDefault="00967D35" w:rsidP="007D1F55">
      <w:r>
        <w:rPr>
          <w:rStyle w:val="CommentReference"/>
        </w:rPr>
        <w:annotationRef/>
      </w:r>
      <w:r>
        <w:rPr>
          <w:sz w:val="20"/>
          <w:szCs w:val="20"/>
        </w:rPr>
        <w:t>I know you probably do not want to hear this, but I might consider cutting this section… the two paragraphs below the highlighted part fit really nicely with the placebo discussion! and this material is great but also hard to put at the end of an already very long paper...</w:t>
      </w:r>
    </w:p>
  </w:comment>
  <w:comment w:id="215" w:author="Nicholas Alvaro Coles" w:date="2023-03-06T10:13:00Z" w:initials="NAC">
    <w:p w14:paraId="2DC0B992" w14:textId="77777777" w:rsidR="00D651D9" w:rsidRDefault="00D651D9" w:rsidP="00C225EF">
      <w:pPr>
        <w:pStyle w:val="CommentText"/>
      </w:pPr>
      <w:r>
        <w:rPr>
          <w:rStyle w:val="CommentReference"/>
        </w:rPr>
        <w:annotationRef/>
      </w:r>
      <w:r>
        <w:t>Fine with cutting</w:t>
      </w:r>
    </w:p>
  </w:comment>
  <w:comment w:id="219" w:author="Michael C. Frank" w:date="2023-03-03T10:35:00Z" w:initials="MCF">
    <w:p w14:paraId="1F04323F" w14:textId="1ED5ACB0" w:rsidR="00967D35" w:rsidRDefault="00967D35" w:rsidP="00C76DB2">
      <w:r>
        <w:rPr>
          <w:rStyle w:val="CommentReference"/>
        </w:rPr>
        <w:annotationRef/>
      </w:r>
      <w:r>
        <w:rPr>
          <w:sz w:val="20"/>
          <w:szCs w:val="20"/>
        </w:rPr>
        <w:t>I think since you have a theory, maybe the narrative here shouldn’t be “we don’t understand anything” since you are trying to argue that we do!</w:t>
      </w:r>
    </w:p>
  </w:comment>
  <w:comment w:id="220" w:author="Michael C. Frank" w:date="2023-03-03T10:35:00Z" w:initials="MCF">
    <w:p w14:paraId="0FFE0642" w14:textId="77777777" w:rsidR="00967D35" w:rsidRDefault="00967D35" w:rsidP="00FF6EAF">
      <w:r>
        <w:rPr>
          <w:rStyle w:val="CommentReference"/>
        </w:rPr>
        <w:annotationRef/>
      </w:r>
      <w:r>
        <w:rPr>
          <w:sz w:val="20"/>
          <w:szCs w:val="20"/>
        </w:rPr>
        <w:t>maybe short and sweet would be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B6517C" w15:done="0"/>
  <w15:commentEx w15:paraId="4BFA2849" w15:done="1"/>
  <w15:commentEx w15:paraId="004EDD62" w15:paraIdParent="4BFA2849" w15:done="1"/>
  <w15:commentEx w15:paraId="0FEB2E26" w15:paraIdParent="4BFA2849" w15:done="1"/>
  <w15:commentEx w15:paraId="6E3F998E" w15:paraIdParent="4BFA2849" w15:done="1"/>
  <w15:commentEx w15:paraId="0B165E93" w15:paraIdParent="4BFA2849" w15:done="1"/>
  <w15:commentEx w15:paraId="142A4891" w15:done="1"/>
  <w15:commentEx w15:paraId="28F770E9" w15:paraIdParent="142A4891" w15:done="1"/>
  <w15:commentEx w15:paraId="07E94807" w15:done="0"/>
  <w15:commentEx w15:paraId="546D8B32" w15:done="1"/>
  <w15:commentEx w15:paraId="5F0F74B4" w15:done="0"/>
  <w15:commentEx w15:paraId="69018D24" w15:paraIdParent="5F0F74B4" w15:done="0"/>
  <w15:commentEx w15:paraId="4BD219F9" w15:done="1"/>
  <w15:commentEx w15:paraId="1D9107EE" w15:done="1"/>
  <w15:commentEx w15:paraId="38AF91CE" w15:done="1"/>
  <w15:commentEx w15:paraId="7E437FCD" w15:done="0"/>
  <w15:commentEx w15:paraId="627CED47" w15:paraIdParent="7E437FCD" w15:done="0"/>
  <w15:commentEx w15:paraId="2FFA9C14" w15:done="0"/>
  <w15:commentEx w15:paraId="75B662F3" w15:done="1"/>
  <w15:commentEx w15:paraId="29BD3426" w15:paraIdParent="75B662F3" w15:done="1"/>
  <w15:commentEx w15:paraId="090A4551" w15:done="1"/>
  <w15:commentEx w15:paraId="5450CE58" w15:done="1"/>
  <w15:commentEx w15:paraId="0102348B" w15:done="1"/>
  <w15:commentEx w15:paraId="726C4740" w15:done="0"/>
  <w15:commentEx w15:paraId="16A56A79" w15:paraIdParent="726C4740" w15:done="0"/>
  <w15:commentEx w15:paraId="4F13E1BA" w15:paraIdParent="726C4740" w15:done="0"/>
  <w15:commentEx w15:paraId="23309352" w15:done="0"/>
  <w15:commentEx w15:paraId="79A8C14F" w15:done="0"/>
  <w15:commentEx w15:paraId="5215E5E1" w15:paraIdParent="79A8C14F" w15:done="0"/>
  <w15:commentEx w15:paraId="1FC542F2" w15:paraIdParent="79A8C14F" w15:done="0"/>
  <w15:commentEx w15:paraId="74A47827" w15:paraIdParent="79A8C14F" w15:done="0"/>
  <w15:commentEx w15:paraId="2E94401E" w15:done="0"/>
  <w15:commentEx w15:paraId="1AE28164" w15:done="0"/>
  <w15:commentEx w15:paraId="33DF0DC8" w15:done="1"/>
  <w15:commentEx w15:paraId="3B1C030F" w15:done="1"/>
  <w15:commentEx w15:paraId="4770DCE5" w15:paraIdParent="3B1C030F" w15:done="1"/>
  <w15:commentEx w15:paraId="386BF86F" w15:done="1"/>
  <w15:commentEx w15:paraId="4B05ED37" w15:done="0"/>
  <w15:commentEx w15:paraId="6825A467" w15:done="0"/>
  <w15:commentEx w15:paraId="46003258" w15:done="1"/>
  <w15:commentEx w15:paraId="0EB3AEF2" w15:done="1"/>
  <w15:commentEx w15:paraId="5D5D182F" w15:done="0"/>
  <w15:commentEx w15:paraId="166587A9" w15:paraIdParent="5D5D182F" w15:done="0"/>
  <w15:commentEx w15:paraId="7917E9F0" w15:paraIdParent="5D5D182F" w15:done="0"/>
  <w15:commentEx w15:paraId="43B586AF" w15:done="0"/>
  <w15:commentEx w15:paraId="7FA8A16A" w15:done="0"/>
  <w15:commentEx w15:paraId="38DA6439" w15:done="0"/>
  <w15:commentEx w15:paraId="2DC0B992" w15:paraIdParent="38DA6439" w15:done="0"/>
  <w15:commentEx w15:paraId="1F04323F" w15:done="0"/>
  <w15:commentEx w15:paraId="0FFE0642" w15:paraIdParent="1F0432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0EE8E" w16cex:dateUtc="2023-03-07T06:58:00Z"/>
  <w16cex:commentExtensible w16cex:durableId="27AB421D" w16cex:dateUtc="2023-03-02T23:41:00Z"/>
  <w16cex:commentExtensible w16cex:durableId="27AC4894" w16cex:dateUtc="2023-03-03T18:21:00Z"/>
  <w16cex:commentExtensible w16cex:durableId="27AC48A0" w16cex:dateUtc="2023-03-03T18:21:00Z"/>
  <w16cex:commentExtensible w16cex:durableId="27B03576" w16cex:dateUtc="2023-03-06T17:48:00Z"/>
  <w16cex:commentExtensible w16cex:durableId="27B03877" w16cex:dateUtc="2023-03-06T18:01:00Z"/>
  <w16cex:commentExtensible w16cex:durableId="27AB4223" w16cex:dateUtc="2023-03-02T23:41:00Z"/>
  <w16cex:commentExtensible w16cex:durableId="27B039AC" w16cex:dateUtc="2023-03-06T18:06:00Z"/>
  <w16cex:commentExtensible w16cex:durableId="27B1C962" w16cex:dateUtc="2023-03-07T22:32:00Z"/>
  <w16cex:commentExtensible w16cex:durableId="27AB4798" w16cex:dateUtc="2023-03-03T00:04:00Z"/>
  <w16cex:commentExtensible w16cex:durableId="27AB5139" w16cex:dateUtc="2023-03-03T00:45:00Z"/>
  <w16cex:commentExtensible w16cex:durableId="27B2FCF1" w16cex:dateUtc="2023-03-08T20:24:00Z"/>
  <w16cex:commentExtensible w16cex:durableId="27AB5167" w16cex:dateUtc="2023-03-03T00:46:00Z"/>
  <w16cex:commentExtensible w16cex:durableId="27AB51F5" w16cex:dateUtc="2023-03-03T00:48:00Z"/>
  <w16cex:commentExtensible w16cex:durableId="27AB51BE" w16cex:dateUtc="2023-03-03T00:47:00Z"/>
  <w16cex:commentExtensible w16cex:durableId="27AB522D" w16cex:dateUtc="2023-03-03T00:49:00Z"/>
  <w16cex:commentExtensible w16cex:durableId="27AB5241" w16cex:dateUtc="2023-03-03T00:50:00Z"/>
  <w16cex:commentExtensible w16cex:durableId="27AB5268" w16cex:dateUtc="2023-03-03T00:50:00Z"/>
  <w16cex:commentExtensible w16cex:durableId="27AB5469" w16cex:dateUtc="2023-03-03T00:59:00Z"/>
  <w16cex:commentExtensible w16cex:durableId="27B03A14" w16cex:dateUtc="2023-03-06T18:08:00Z"/>
  <w16cex:commentExtensible w16cex:durableId="27AB55D3" w16cex:dateUtc="2023-03-03T01:05:00Z"/>
  <w16cex:commentExtensible w16cex:durableId="27AC3E57" w16cex:dateUtc="2023-03-03T17:37:00Z"/>
  <w16cex:commentExtensible w16cex:durableId="27AB561B" w16cex:dateUtc="2023-03-03T01:06:00Z"/>
  <w16cex:commentExtensible w16cex:durableId="27AB5698" w16cex:dateUtc="2023-03-03T01:08:00Z"/>
  <w16cex:commentExtensible w16cex:durableId="27AB56A4" w16cex:dateUtc="2023-03-03T01:08:00Z"/>
  <w16cex:commentExtensible w16cex:durableId="27B03A5C" w16cex:dateUtc="2023-03-06T18:09:00Z"/>
  <w16cex:commentExtensible w16cex:durableId="27AB5689" w16cex:dateUtc="2023-03-03T01:08:00Z"/>
  <w16cex:commentExtensible w16cex:durableId="27AB56CB" w16cex:dateUtc="2023-03-03T01:09:00Z"/>
  <w16cex:commentExtensible w16cex:durableId="27AB56DB" w16cex:dateUtc="2023-03-03T01:09:00Z"/>
  <w16cex:commentExtensible w16cex:durableId="27AB56E8" w16cex:dateUtc="2023-03-03T01:10:00Z"/>
  <w16cex:commentExtensible w16cex:durableId="27B03AC5" w16cex:dateUtc="2023-03-06T18:11:00Z"/>
  <w16cex:commentExtensible w16cex:durableId="27AC3ED2" w16cex:dateUtc="2023-03-03T17:39:00Z"/>
  <w16cex:commentExtensible w16cex:durableId="27AC3F4A" w16cex:dateUtc="2023-03-03T17:41:00Z"/>
  <w16cex:commentExtensible w16cex:durableId="27AC3FC6" w16cex:dateUtc="2023-03-03T17:43:00Z"/>
  <w16cex:commentExtensible w16cex:durableId="27AC4562" w16cex:dateUtc="2023-03-03T18:07:00Z"/>
  <w16cex:commentExtensible w16cex:durableId="27B1E1EC" w16cex:dateUtc="2023-03-08T00:16:00Z"/>
  <w16cex:commentExtensible w16cex:durableId="27AC4740" w16cex:dateUtc="2023-03-03T18:15:00Z"/>
  <w16cex:commentExtensible w16cex:durableId="27AC4861" w16cex:dateUtc="2023-03-03T18:20:00Z"/>
  <w16cex:commentExtensible w16cex:durableId="27AC48EC" w16cex:dateUtc="2023-03-03T18:22:00Z"/>
  <w16cex:commentExtensible w16cex:durableId="27AC494B" w16cex:dateUtc="2023-03-03T18:24:00Z"/>
  <w16cex:commentExtensible w16cex:durableId="27AC4994" w16cex:dateUtc="2023-03-03T18:25:00Z"/>
  <w16cex:commentExtensible w16cex:durableId="27AC4A36" w16cex:dateUtc="2023-03-03T18:28:00Z"/>
  <w16cex:commentExtensible w16cex:durableId="27B03B3F" w16cex:dateUtc="2023-03-06T18:13:00Z"/>
  <w16cex:commentExtensible w16cex:durableId="27B03B50" w16cex:dateUtc="2023-03-06T18:13:00Z"/>
  <w16cex:commentExtensible w16cex:durableId="27AC4A40" w16cex:dateUtc="2023-03-03T18:28:00Z"/>
  <w16cex:commentExtensible w16cex:durableId="27AC4A52" w16cex:dateUtc="2023-03-03T18:28:00Z"/>
  <w16cex:commentExtensible w16cex:durableId="27AC4AD3" w16cex:dateUtc="2023-03-03T18:30:00Z"/>
  <w16cex:commentExtensible w16cex:durableId="27B03B64" w16cex:dateUtc="2023-03-06T18:13:00Z"/>
  <w16cex:commentExtensible w16cex:durableId="27AC4BE0" w16cex:dateUtc="2023-03-03T18:35:00Z"/>
  <w16cex:commentExtensible w16cex:durableId="27AC4BF1" w16cex:dateUtc="2023-03-03T1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B6517C" w16cid:durableId="27B0EE8E"/>
  <w16cid:commentId w16cid:paraId="4BFA2849" w16cid:durableId="27AB421D"/>
  <w16cid:commentId w16cid:paraId="004EDD62" w16cid:durableId="27AC4894"/>
  <w16cid:commentId w16cid:paraId="0FEB2E26" w16cid:durableId="27AC48A0"/>
  <w16cid:commentId w16cid:paraId="6E3F998E" w16cid:durableId="27B03576"/>
  <w16cid:commentId w16cid:paraId="0B165E93" w16cid:durableId="27B03877"/>
  <w16cid:commentId w16cid:paraId="142A4891" w16cid:durableId="27AB4223"/>
  <w16cid:commentId w16cid:paraId="28F770E9" w16cid:durableId="27B039AC"/>
  <w16cid:commentId w16cid:paraId="07E94807" w16cid:durableId="27B1C962"/>
  <w16cid:commentId w16cid:paraId="546D8B32" w16cid:durableId="27AB4798"/>
  <w16cid:commentId w16cid:paraId="5F0F74B4" w16cid:durableId="27AB5139"/>
  <w16cid:commentId w16cid:paraId="69018D24" w16cid:durableId="27B2FCF1"/>
  <w16cid:commentId w16cid:paraId="4BD219F9" w16cid:durableId="27AB5167"/>
  <w16cid:commentId w16cid:paraId="1D9107EE" w16cid:durableId="27AB51F5"/>
  <w16cid:commentId w16cid:paraId="38AF91CE" w16cid:durableId="27AB51BE"/>
  <w16cid:commentId w16cid:paraId="7E437FCD" w16cid:durableId="27AB522D"/>
  <w16cid:commentId w16cid:paraId="627CED47" w16cid:durableId="27AB5241"/>
  <w16cid:commentId w16cid:paraId="2FFA9C14" w16cid:durableId="27AB5268"/>
  <w16cid:commentId w16cid:paraId="75B662F3" w16cid:durableId="27AB5469"/>
  <w16cid:commentId w16cid:paraId="29BD3426" w16cid:durableId="27B03A14"/>
  <w16cid:commentId w16cid:paraId="090A4551" w16cid:durableId="27AB55D3"/>
  <w16cid:commentId w16cid:paraId="5450CE58" w16cid:durableId="27AC3E57"/>
  <w16cid:commentId w16cid:paraId="0102348B" w16cid:durableId="27AB561B"/>
  <w16cid:commentId w16cid:paraId="726C4740" w16cid:durableId="27AB5698"/>
  <w16cid:commentId w16cid:paraId="16A56A79" w16cid:durableId="27AB56A4"/>
  <w16cid:commentId w16cid:paraId="4F13E1BA" w16cid:durableId="27B03A5C"/>
  <w16cid:commentId w16cid:paraId="23309352" w16cid:durableId="27AB5689"/>
  <w16cid:commentId w16cid:paraId="79A8C14F" w16cid:durableId="27AB56CB"/>
  <w16cid:commentId w16cid:paraId="5215E5E1" w16cid:durableId="27AB56DB"/>
  <w16cid:commentId w16cid:paraId="1FC542F2" w16cid:durableId="27AB56E8"/>
  <w16cid:commentId w16cid:paraId="74A47827" w16cid:durableId="27B03AC5"/>
  <w16cid:commentId w16cid:paraId="2E94401E" w16cid:durableId="27AC3ED2"/>
  <w16cid:commentId w16cid:paraId="1AE28164" w16cid:durableId="27AC3F4A"/>
  <w16cid:commentId w16cid:paraId="33DF0DC8" w16cid:durableId="27AC3FC6"/>
  <w16cid:commentId w16cid:paraId="3B1C030F" w16cid:durableId="27AC4562"/>
  <w16cid:commentId w16cid:paraId="4770DCE5" w16cid:durableId="27B1E1EC"/>
  <w16cid:commentId w16cid:paraId="386BF86F" w16cid:durableId="27AC4740"/>
  <w16cid:commentId w16cid:paraId="4B05ED37" w16cid:durableId="27AC4861"/>
  <w16cid:commentId w16cid:paraId="6825A467" w16cid:durableId="27AC48EC"/>
  <w16cid:commentId w16cid:paraId="46003258" w16cid:durableId="27AC494B"/>
  <w16cid:commentId w16cid:paraId="0EB3AEF2" w16cid:durableId="27AC4994"/>
  <w16cid:commentId w16cid:paraId="5D5D182F" w16cid:durableId="27AC4A36"/>
  <w16cid:commentId w16cid:paraId="166587A9" w16cid:durableId="27B03B3F"/>
  <w16cid:commentId w16cid:paraId="7917E9F0" w16cid:durableId="27B03B50"/>
  <w16cid:commentId w16cid:paraId="43B586AF" w16cid:durableId="27AC4A40"/>
  <w16cid:commentId w16cid:paraId="7FA8A16A" w16cid:durableId="27AC4A52"/>
  <w16cid:commentId w16cid:paraId="38DA6439" w16cid:durableId="27AC4AD3"/>
  <w16cid:commentId w16cid:paraId="2DC0B992" w16cid:durableId="27B03B64"/>
  <w16cid:commentId w16cid:paraId="1F04323F" w16cid:durableId="27AC4BE0"/>
  <w16cid:commentId w16cid:paraId="0FFE0642" w16cid:durableId="27AC4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7A2D7" w14:textId="77777777" w:rsidR="0012696E" w:rsidRDefault="0012696E">
      <w:pPr>
        <w:spacing w:before="0" w:after="0" w:line="240" w:lineRule="auto"/>
      </w:pPr>
      <w:r>
        <w:separator/>
      </w:r>
    </w:p>
  </w:endnote>
  <w:endnote w:type="continuationSeparator" w:id="0">
    <w:p w14:paraId="191124B3" w14:textId="77777777" w:rsidR="0012696E" w:rsidRDefault="001269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FC8BC" w14:textId="77777777" w:rsidR="0012696E" w:rsidRDefault="0012696E">
      <w:r>
        <w:separator/>
      </w:r>
    </w:p>
  </w:footnote>
  <w:footnote w:type="continuationSeparator" w:id="0">
    <w:p w14:paraId="40A82C86" w14:textId="77777777" w:rsidR="0012696E" w:rsidRDefault="00126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1F85B97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28861B"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4D4361E"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CE1C1"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24AFF09"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26BC43" w14:textId="77777777" w:rsidR="00DA0F6A" w:rsidRDefault="00000000" w:rsidP="00DA0F6A">
    <w:pPr>
      <w:pStyle w:val="Header"/>
      <w:ind w:right="360"/>
    </w:pPr>
    <w:r>
      <w:t>Running head: DEMAND CHARACTERISTICS META-ANALYSIS</w:t>
    </w:r>
  </w:p>
  <w:p w14:paraId="23110E77"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504C3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7A0198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7921651">
    <w:abstractNumId w:val="13"/>
  </w:num>
  <w:num w:numId="2" w16cid:durableId="31274527">
    <w:abstractNumId w:val="13"/>
  </w:num>
  <w:num w:numId="3" w16cid:durableId="1193152960">
    <w:abstractNumId w:val="14"/>
  </w:num>
  <w:num w:numId="4" w16cid:durableId="1837183033">
    <w:abstractNumId w:val="1"/>
  </w:num>
  <w:num w:numId="5" w16cid:durableId="966667031">
    <w:abstractNumId w:val="2"/>
  </w:num>
  <w:num w:numId="6" w16cid:durableId="2070418411">
    <w:abstractNumId w:val="3"/>
  </w:num>
  <w:num w:numId="7" w16cid:durableId="902980907">
    <w:abstractNumId w:val="4"/>
  </w:num>
  <w:num w:numId="8" w16cid:durableId="883055220">
    <w:abstractNumId w:val="9"/>
  </w:num>
  <w:num w:numId="9" w16cid:durableId="2068069199">
    <w:abstractNumId w:val="5"/>
  </w:num>
  <w:num w:numId="10" w16cid:durableId="1639920881">
    <w:abstractNumId w:val="6"/>
  </w:num>
  <w:num w:numId="11" w16cid:durableId="2053262939">
    <w:abstractNumId w:val="7"/>
  </w:num>
  <w:num w:numId="12" w16cid:durableId="36781849">
    <w:abstractNumId w:val="8"/>
  </w:num>
  <w:num w:numId="13" w16cid:durableId="1765876803">
    <w:abstractNumId w:val="10"/>
  </w:num>
  <w:num w:numId="14" w16cid:durableId="291714987">
    <w:abstractNumId w:val="14"/>
  </w:num>
  <w:num w:numId="15" w16cid:durableId="1319842542">
    <w:abstractNumId w:val="0"/>
  </w:num>
  <w:num w:numId="16" w16cid:durableId="1648701229">
    <w:abstractNumId w:val="0"/>
  </w:num>
  <w:num w:numId="17" w16cid:durableId="759566143">
    <w:abstractNumId w:val="11"/>
  </w:num>
  <w:num w:numId="18" w16cid:durableId="184308175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rson w15:author="Michael C. Frank">
    <w15:presenceInfo w15:providerId="None" w15:userId="Michael C. Fra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99"/>
    <w:rsid w:val="00076EB1"/>
    <w:rsid w:val="000D486D"/>
    <w:rsid w:val="0012696E"/>
    <w:rsid w:val="001E4E89"/>
    <w:rsid w:val="002037B6"/>
    <w:rsid w:val="00206296"/>
    <w:rsid w:val="00283F33"/>
    <w:rsid w:val="002C3DD8"/>
    <w:rsid w:val="002C6504"/>
    <w:rsid w:val="003359C6"/>
    <w:rsid w:val="00382152"/>
    <w:rsid w:val="003E3EBB"/>
    <w:rsid w:val="00431A30"/>
    <w:rsid w:val="00472D17"/>
    <w:rsid w:val="00483D39"/>
    <w:rsid w:val="004A71CA"/>
    <w:rsid w:val="004B5A73"/>
    <w:rsid w:val="0051380B"/>
    <w:rsid w:val="0055751F"/>
    <w:rsid w:val="005C001A"/>
    <w:rsid w:val="005D2034"/>
    <w:rsid w:val="006B6199"/>
    <w:rsid w:val="006E5841"/>
    <w:rsid w:val="007024B0"/>
    <w:rsid w:val="00751CBA"/>
    <w:rsid w:val="00773F4E"/>
    <w:rsid w:val="007A33A4"/>
    <w:rsid w:val="007C060C"/>
    <w:rsid w:val="00811AFB"/>
    <w:rsid w:val="00894407"/>
    <w:rsid w:val="00967D35"/>
    <w:rsid w:val="00975DC2"/>
    <w:rsid w:val="00A50485"/>
    <w:rsid w:val="00A52230"/>
    <w:rsid w:val="00A5693C"/>
    <w:rsid w:val="00A85EDF"/>
    <w:rsid w:val="00B45C41"/>
    <w:rsid w:val="00B70002"/>
    <w:rsid w:val="00BF4ADE"/>
    <w:rsid w:val="00C11094"/>
    <w:rsid w:val="00C65314"/>
    <w:rsid w:val="00D651D9"/>
    <w:rsid w:val="00D834CB"/>
    <w:rsid w:val="00EE3243"/>
    <w:rsid w:val="00F2683F"/>
    <w:rsid w:val="00F804EF"/>
    <w:rsid w:val="00FB07AD"/>
    <w:rsid w:val="00FC3AA3"/>
    <w:rsid w:val="00FE2A5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49D83"/>
  <w15:docId w15:val="{69D3CCD4-7A67-0F4C-B8F9-713BBAB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FC3AA3"/>
    <w:pPr>
      <w:spacing w:after="0"/>
    </w:pPr>
    <w:rPr>
      <w:rFonts w:ascii="Times New Roman" w:hAnsi="Times New Roman"/>
    </w:rPr>
  </w:style>
  <w:style w:type="character" w:styleId="CommentReference">
    <w:name w:val="annotation reference"/>
    <w:basedOn w:val="DefaultParagraphFont"/>
    <w:semiHidden/>
    <w:unhideWhenUsed/>
    <w:rsid w:val="00FC3AA3"/>
    <w:rPr>
      <w:sz w:val="16"/>
      <w:szCs w:val="16"/>
    </w:rPr>
  </w:style>
  <w:style w:type="paragraph" w:styleId="CommentText">
    <w:name w:val="annotation text"/>
    <w:basedOn w:val="Normal"/>
    <w:link w:val="CommentTextChar"/>
    <w:unhideWhenUsed/>
    <w:rsid w:val="00FC3AA3"/>
    <w:pPr>
      <w:spacing w:line="240" w:lineRule="auto"/>
    </w:pPr>
    <w:rPr>
      <w:sz w:val="20"/>
      <w:szCs w:val="20"/>
    </w:rPr>
  </w:style>
  <w:style w:type="character" w:customStyle="1" w:styleId="CommentTextChar">
    <w:name w:val="Comment Text Char"/>
    <w:basedOn w:val="DefaultParagraphFont"/>
    <w:link w:val="CommentText"/>
    <w:rsid w:val="00FC3AA3"/>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3AA3"/>
    <w:rPr>
      <w:b/>
      <w:bCs/>
    </w:rPr>
  </w:style>
  <w:style w:type="character" w:customStyle="1" w:styleId="CommentSubjectChar">
    <w:name w:val="Comment Subject Char"/>
    <w:basedOn w:val="CommentTextChar"/>
    <w:link w:val="CommentSubject"/>
    <w:semiHidden/>
    <w:rsid w:val="00FC3AA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coles@stanford.edu"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1002</TotalTime>
  <Pages>54</Pages>
  <Words>12600</Words>
  <Characters>71825</Characters>
  <Application>Microsoft Office Word</Application>
  <DocSecurity>0</DocSecurity>
  <Lines>598</Lines>
  <Paragraphs>168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84257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Michael C. Frank</dc:creator>
  <cp:keywords/>
  <cp:lastModifiedBy>Nicholas Alvaro Coles</cp:lastModifiedBy>
  <cp:revision>10</cp:revision>
  <dcterms:created xsi:type="dcterms:W3CDTF">2023-03-03T18:35:00Z</dcterms:created>
  <dcterms:modified xsi:type="dcterms:W3CDTF">2023-03-09T00:31:00Z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