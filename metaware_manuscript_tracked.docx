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6A4A1C3D" w:rsidR="00C96820" w:rsidRDefault="00000000">
      <w:pPr>
        <w:pStyle w:val="Author"/>
      </w:pPr>
      <w:r>
        <w:t>Anonymous for peer review</w:t>
      </w:r>
      <w:r>
        <w:rPr>
          <w:vertAlign w:val="superscript"/>
        </w:rPr>
        <w:t>1</w:t>
      </w:r>
      <w:r w:rsidR="00BB5854">
        <w:rPr>
          <w:vertAlign w:val="superscript"/>
        </w:rPr>
        <w:t>,2</w:t>
      </w:r>
      <w:r>
        <w:t>, Anonymous for peer review</w:t>
      </w:r>
      <w:r w:rsidR="008F587F">
        <w:rPr>
          <w:vertAlign w:val="superscript"/>
        </w:rPr>
        <w:t>2</w:t>
      </w:r>
      <w:r>
        <w:t xml:space="preserve">, Anonymous for peer review </w:t>
      </w:r>
      <w:r w:rsidR="00BB5854">
        <w:rPr>
          <w:vertAlign w:val="superscript"/>
        </w:rPr>
        <w:t>3</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620C0E34" w14:textId="55FB6789" w:rsidR="00BB5854" w:rsidRDefault="00BB5854" w:rsidP="00BB5854">
      <w:pPr>
        <w:pStyle w:val="Author"/>
      </w:pPr>
      <w:r>
        <w:rPr>
          <w:vertAlign w:val="superscript"/>
        </w:rPr>
        <w:t>3</w:t>
      </w:r>
      <w:r>
        <w:t xml:space="preserve"> Anonymous for peer review</w:t>
      </w:r>
    </w:p>
    <w:p w14:paraId="777F19C2" w14:textId="77777777" w:rsidR="00BB5854" w:rsidRPr="00BB5854" w:rsidRDefault="00BB5854" w:rsidP="00BB5854">
      <w:pPr>
        <w:pStyle w:val="BodyText"/>
      </w:pPr>
    </w:p>
    <w:p w14:paraId="2C0DF248" w14:textId="3DBDA386"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 xml:space="preserve">Author </w:t>
      </w:r>
      <w:proofErr w:type="gramStart"/>
      <w:r>
        <w:t>note</w:t>
      </w:r>
      <w:proofErr w:type="gramEnd"/>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5E1A350"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xml:space="preserve">. This work was supported by the John Templeton Foundation (grant # anonymous for peer review). The funder had no role in the preparation of the manuscript or decision to publish. </w:t>
      </w:r>
      <w:r w:rsidR="00420BCA">
        <w:t xml:space="preserve">Authors have no reported conflicts of interest. </w:t>
      </w:r>
      <w:r>
        <w:t>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FA6AC83" w:rsidR="00C96820" w:rsidRDefault="00000000">
      <w:pPr>
        <w:pStyle w:val="authornote"/>
        <w:framePr w:wrap="notBeside"/>
      </w:pPr>
      <w:r>
        <w:t>Correspondence be addressed to</w:t>
      </w:r>
      <w:r w:rsidR="00023C86">
        <w:t>:</w:t>
      </w:r>
      <w:r>
        <w:t xml:space="preserve"> Anonymous for peer review</w:t>
      </w:r>
      <w:r w:rsidR="00023C86">
        <w:t>.</w:t>
      </w:r>
    </w:p>
    <w:p w14:paraId="52271A10" w14:textId="77777777" w:rsidR="00C96820" w:rsidRDefault="00000000">
      <w:pPr>
        <w:pStyle w:val="h1-pagebreak"/>
      </w:pPr>
      <w:r>
        <w:lastRenderedPageBreak/>
        <w:t>Abstract</w:t>
      </w:r>
    </w:p>
    <w:p w14:paraId="411FC13D" w14:textId="479774EC" w:rsidR="00C96820" w:rsidRDefault="00000000">
      <w:pPr>
        <w:pStyle w:val="BodyText"/>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w:t>
      </w:r>
      <w:del w:id="0" w:author="Coles, Nicholas A." w:date="2025-07-21T15:23:00Z" w16du:dateUtc="2025-07-21T19:23:00Z">
        <w:r w:rsidDel="00EE2735">
          <w:delText>EDC’s</w:delText>
        </w:r>
      </w:del>
      <w:ins w:id="1" w:author="Coles, Nicholas A." w:date="2025-07-21T15:23:00Z" w16du:dateUtc="2025-07-21T19:23:00Z">
        <w:r w:rsidR="00EE2735">
          <w:t>EDCs</w:t>
        </w:r>
      </w:ins>
      <w:r>
        <w:t xml:space="preserve">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w:t>
      </w:r>
      <w:del w:id="2" w:author="Coles, Nicholas A." w:date="2025-07-21T21:14:00Z" w16du:dateUtc="2025-07-22T01:14:00Z">
        <w:r w:rsidDel="00A62B87">
          <w:delText xml:space="preserve">these </w:delText>
        </w:r>
      </w:del>
      <w:r>
        <w:t>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w:t>
      </w:r>
      <w:proofErr w:type="gramStart"/>
      <w:r>
        <w:t>relationships, but</w:t>
      </w:r>
      <w:proofErr w:type="gramEnd"/>
      <w:r>
        <w:t xml:space="preserve">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w:t>
      </w:r>
      <w:proofErr w:type="gramStart"/>
      <w:r>
        <w:t>actually is</w:t>
      </w:r>
      <w:proofErr w:type="gramEnd"/>
      <w:r>
        <w:t>,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w:t>
      </w:r>
      <w:proofErr w:type="spellStart"/>
      <w:r>
        <w:t>Mummolo</w:t>
      </w:r>
      <w:proofErr w:type="spellEnd"/>
      <w:r>
        <w:t xml:space="preserve">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3" w:name="Xa0d64ece604650f58e403bddeb4af76aa562f5e"/>
      <w:r>
        <w:t>How do demand characteristics alter participant responses?</w:t>
      </w:r>
    </w:p>
    <w:p w14:paraId="782B1E41" w14:textId="7362D86E" w:rsidR="00C96820" w:rsidRDefault="00000000">
      <w:pPr>
        <w:pStyle w:val="FirstParagraph"/>
      </w:pPr>
      <w:r>
        <w:t xml:space="preserve">One of the most influential frameworks for conceptualizing the effects of demand characteristics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In this framework, they identified three factors that </w:t>
      </w:r>
      <w:del w:id="4" w:author="Coles, Nicholas A." w:date="2025-07-21T21:17:00Z" w16du:dateUtc="2025-07-22T01:17:00Z">
        <w:r w:rsidDel="00A62B87">
          <w:delText xml:space="preserve">create heterogeneity in </w:delText>
        </w:r>
      </w:del>
      <w:ins w:id="5" w:author="Coles, Nicholas A." w:date="2025-07-21T21:17:00Z" w16du:dateUtc="2025-07-22T01:17:00Z">
        <w:r w:rsidR="00A62B87">
          <w:t xml:space="preserve">moderate </w:t>
        </w:r>
      </w:ins>
      <w:r>
        <w:t>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7A4DFF0B" w:rsidR="00C96820" w:rsidRDefault="00000000">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w:t>
      </w:r>
      <w:ins w:id="6" w:author="Coles, Nicholas A." w:date="2025-07-21T21:18:00Z" w16du:dateUtc="2025-07-22T01:18:00Z">
        <w:r w:rsidR="00A62B87">
          <w:t xml:space="preserve">(b) </w:t>
        </w:r>
        <w:r w:rsidR="00A62B87">
          <w:rPr>
            <w:i/>
            <w:iCs/>
          </w:rPr>
          <w:t>acquiesce</w:t>
        </w:r>
        <w:r w:rsidR="00A62B87">
          <w:t xml:space="preserve"> (i.e., provide hypothesis-consistent responses)</w:t>
        </w:r>
        <w:r w:rsidR="00A62B87">
          <w:t xml:space="preserve">, </w:t>
        </w:r>
      </w:ins>
      <w:r>
        <w:t>(</w:t>
      </w:r>
      <w:ins w:id="7" w:author="Coles, Nicholas A." w:date="2025-07-21T21:18:00Z" w16du:dateUtc="2025-07-22T01:18:00Z">
        <w:r w:rsidR="00A62B87">
          <w:t>b</w:t>
        </w:r>
      </w:ins>
      <w:del w:id="8" w:author="Coles, Nicholas A." w:date="2025-07-21T21:18:00Z" w16du:dateUtc="2025-07-22T01:18:00Z">
        <w:r w:rsidDel="00A62B87">
          <w:delText>a</w:delText>
        </w:r>
      </w:del>
      <w:r>
        <w:t xml:space="preserve">) </w:t>
      </w:r>
      <w:r>
        <w:rPr>
          <w:i/>
          <w:iCs/>
        </w:rPr>
        <w:t>non-acquiesce</w:t>
      </w:r>
      <w:r>
        <w:t xml:space="preserve"> (i.e., not change their responses based on knowledge about the hypothesis), </w:t>
      </w:r>
      <w:del w:id="9" w:author="Coles, Nicholas A." w:date="2025-07-21T21:18:00Z" w16du:dateUtc="2025-07-22T01:18:00Z">
        <w:r w:rsidDel="00A62B87">
          <w:delText xml:space="preserve">(b) </w:delText>
        </w:r>
        <w:r w:rsidDel="00A62B87">
          <w:rPr>
            <w:i/>
            <w:iCs/>
          </w:rPr>
          <w:delText>acquiesce</w:delText>
        </w:r>
        <w:r w:rsidDel="00A62B87">
          <w:delText xml:space="preserve"> (i.e., provide hypothesis-consistent responses), </w:delText>
        </w:r>
      </w:del>
      <w:r>
        <w:t xml:space="preserve">or (c) </w:t>
      </w:r>
      <w:r>
        <w:rPr>
          <w:i/>
          <w:iCs/>
        </w:rPr>
        <w:t>counter-acquiesce</w:t>
      </w:r>
      <w:r>
        <w:t xml:space="preserve"> (i.e., provide hypothesis-inconsistent responses).</w:t>
      </w:r>
    </w:p>
    <w:p w14:paraId="395E13B6" w14:textId="77777777" w:rsidR="00C96820" w:rsidRDefault="00000000">
      <w:pPr>
        <w:pStyle w:val="BodyText"/>
      </w:pPr>
      <w:r>
        <w:lastRenderedPageBreak/>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 xml:space="preserve">Other researchers have since expanded upon and/or challenged parts of </w:t>
      </w:r>
      <w:proofErr w:type="spellStart"/>
      <w:r>
        <w:t>Rosnow</w:t>
      </w:r>
      <w:proofErr w:type="spellEnd"/>
      <w:r>
        <w:t xml:space="preserve">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0" w:name="experiments-on-demand-characteristics"/>
      <w:bookmarkEnd w:id="3"/>
      <w:r>
        <w:t>Experiments on demand characteristics</w:t>
      </w:r>
    </w:p>
    <w:p w14:paraId="359804DB" w14:textId="77777777" w:rsidR="00C96820" w:rsidRDefault="00000000">
      <w:pPr>
        <w:pStyle w:val="FirstParagraph"/>
      </w:pPr>
      <w:proofErr w:type="spellStart"/>
      <w:r>
        <w:t>Rosnow</w:t>
      </w:r>
      <w:proofErr w:type="spellEnd"/>
      <w:r>
        <w:t xml:space="preserve">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1897CADC"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w:t>
      </w:r>
      <w:del w:id="11" w:author="Coles, Nicholas A." w:date="2025-07-21T15:23:00Z" w16du:dateUtc="2025-07-21T19:23:00Z">
        <w:r w:rsidDel="00EE2735">
          <w:delText>EDC’s</w:delText>
        </w:r>
      </w:del>
      <w:ins w:id="12" w:author="Coles, Nicholas A." w:date="2025-07-21T15:23:00Z" w16du:dateUtc="2025-07-21T19:23:00Z">
        <w:r w:rsidR="00EE2735">
          <w:t>EDCs</w:t>
        </w:r>
      </w:ins>
      <w:r>
        <w:t xml:space="preserve"> is more so based on methodologically convenience.</w:t>
      </w:r>
    </w:p>
    <w:p w14:paraId="0E9DAFA2" w14:textId="76687BF9"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w:t>
      </w:r>
      <w:ins w:id="13" w:author="Coles, Nicholas A." w:date="2025-07-21T15:26:00Z" w16du:dateUtc="2025-07-21T19:26:00Z">
        <w:r w:rsidR="00EE2735">
          <w:t>s</w:t>
        </w:r>
      </w:ins>
      <w:r>
        <w:t xml:space="preserve">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14" w:name="methodology"/>
      <w:bookmarkEnd w:id="10"/>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15"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w:t>
      </w:r>
      <w:proofErr w:type="spellStart"/>
      <w:r>
        <w:t>Rosnow</w:t>
      </w:r>
      <w:proofErr w:type="spellEnd"/>
      <w:r>
        <w:t xml:space="preserve">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16" w:name="fig:prisma"/>
      <w:bookmarkEnd w:id="16"/>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17" w:name="screening"/>
      <w:bookmarkEnd w:id="15"/>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18" w:name="effect-size-index"/>
      <w:bookmarkEnd w:id="17"/>
      <w:r>
        <w:t>Effect size index.</w:t>
      </w:r>
    </w:p>
    <w:p w14:paraId="59D4AF98" w14:textId="012895FA" w:rsidR="00C96820" w:rsidRDefault="00000000">
      <w:pPr>
        <w:pStyle w:val="FirstParagraph"/>
      </w:pPr>
      <w:r>
        <w:t>We used standardized mean difference scores with small-sample correction (</w:t>
      </w:r>
      <w:del w:id="19" w:author="Coles, Nicholas A." w:date="2025-07-21T15:25:00Z" w16du:dateUtc="2025-07-21T19:25:00Z">
        <w:r w:rsidDel="00EE2735">
          <w:delText>Hedge’s</w:delText>
        </w:r>
      </w:del>
      <w:ins w:id="20" w:author="Coles, Nicholas A." w:date="2025-07-21T15:25:00Z" w16du:dateUtc="2025-07-21T19:25:00Z">
        <w:r w:rsidR="00EE2735">
          <w:t>Hedges’</w:t>
        </w:r>
      </w:ins>
      <w:r>
        <w:t xml:space="preserve">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126F5911" w:rsidR="00C96820" w:rsidRDefault="00000000">
      <w:pPr>
        <w:pStyle w:val="BodyText"/>
      </w:pPr>
      <w:r>
        <w:t xml:space="preserve">We calculated </w:t>
      </w:r>
      <w:del w:id="21" w:author="Coles, Nicholas A." w:date="2025-07-21T15:25:00Z" w16du:dateUtc="2025-07-21T19:25:00Z">
        <w:r w:rsidDel="00EE2735">
          <w:delText>Hedge’s</w:delText>
        </w:r>
      </w:del>
      <w:ins w:id="22" w:author="Coles, Nicholas A." w:date="2025-07-21T15:25:00Z" w16du:dateUtc="2025-07-21T19:25:00Z">
        <w:r w:rsidR="00EE2735">
          <w:t>Hedges’</w:t>
        </w:r>
      </w:ins>
      <w:r>
        <w:t xml:space="preserve">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t>
      </w:r>
      <w:del w:id="23" w:author="Coles, Nicholas A." w:date="2025-07-21T16:03:00Z" w16du:dateUtc="2025-07-21T20:03:00Z">
        <w:r w:rsidDel="00BD7A51">
          <w:delText>Whenever possible</w:delText>
        </w:r>
      </w:del>
      <w:ins w:id="24" w:author="Coles, Nicholas A." w:date="2025-07-21T16:03:00Z" w16du:dateUtc="2025-07-21T20:03:00Z">
        <w:r w:rsidR="00BD7A51">
          <w:t>In 64% of cases</w:t>
        </w:r>
      </w:ins>
      <w:r>
        <w:t xml:space="preserve">, we used the </w:t>
      </w:r>
      <w:proofErr w:type="spellStart"/>
      <w:r>
        <w:rPr>
          <w:i/>
          <w:iCs/>
        </w:rPr>
        <w:t>M</w:t>
      </w:r>
      <w:del w:id="25" w:author="Coles, Nicholas A." w:date="2025-07-21T15:24:00Z" w16du:dateUtc="2025-07-21T19:24:00Z">
        <w:r w:rsidDel="00EE2735">
          <w:delText>’</w:delText>
        </w:r>
      </w:del>
      <w:r>
        <w:t>s</w:t>
      </w:r>
      <w:proofErr w:type="spellEnd"/>
      <w:r>
        <w:t xml:space="preserve"> and </w:t>
      </w:r>
      <w:r>
        <w:rPr>
          <w:i/>
          <w:iCs/>
        </w:rPr>
        <w:t>SD</w:t>
      </w:r>
      <w:del w:id="26" w:author="Coles, Nicholas A." w:date="2025-07-21T15:24:00Z" w16du:dateUtc="2025-07-21T19:24:00Z">
        <w:r w:rsidDel="00EE2735">
          <w:delText>’</w:delText>
        </w:r>
      </w:del>
      <w:r>
        <w:t xml:space="preserve">s reported in a paper </w:t>
      </w:r>
      <w:ins w:id="27" w:author="Coles, Nicholas A." w:date="2025-07-21T16:02:00Z" w16du:dateUtc="2025-07-21T20:02:00Z">
        <w:r w:rsidR="00BD7A51">
          <w:t xml:space="preserve">(or extracted using </w:t>
        </w:r>
      </w:ins>
      <w:proofErr w:type="spellStart"/>
      <w:ins w:id="28" w:author="Coles, Nicholas A." w:date="2025-07-21T16:03:00Z" w16du:dateUtc="2025-07-21T20:03:00Z">
        <w:r w:rsidR="00BD7A51">
          <w:t>WebPlotDigitizer</w:t>
        </w:r>
        <w:proofErr w:type="spellEnd"/>
        <w:r w:rsidR="00BD7A51">
          <w:t>; Drevon et al., 2017).</w:t>
        </w:r>
      </w:ins>
      <w:del w:id="29" w:author="Coles, Nicholas A." w:date="2025-07-21T16:03:00Z" w16du:dateUtc="2025-07-21T20:03:00Z">
        <w:r w:rsidDel="00BD7A51">
          <w:delText xml:space="preserve">to compute Cohen’s </w:delText>
        </w:r>
        <w:r w:rsidDel="00BD7A51">
          <w:rPr>
            <w:i/>
            <w:iCs/>
          </w:rPr>
          <w:delText>d</w:delText>
        </w:r>
        <w:r w:rsidDel="00BD7A51">
          <w:delText>.</w:delText>
        </w:r>
      </w:del>
      <w:r>
        <w:t xml:space="preserve"> </w:t>
      </w:r>
      <w:del w:id="30" w:author="Coles, Nicholas A." w:date="2025-07-21T16:03:00Z" w16du:dateUtc="2025-07-21T20:03:00Z">
        <w:r w:rsidDel="00BD7A51">
          <w:delText xml:space="preserve">If these values were not </w:delText>
        </w:r>
      </w:del>
      <w:ins w:id="31" w:author="Coles, Nicholas A." w:date="2025-07-21T16:03:00Z" w16du:dateUtc="2025-07-21T20:03:00Z">
        <w:r w:rsidR="00BD7A51">
          <w:t>When these values were not available</w:t>
        </w:r>
      </w:ins>
      <w:del w:id="32" w:author="Coles, Nicholas A." w:date="2025-07-21T16:03:00Z" w16du:dateUtc="2025-07-21T20:03:00Z">
        <w:r w:rsidDel="00BD7A51">
          <w:delText>reported</w:delText>
        </w:r>
      </w:del>
      <w:r>
        <w:t xml:space="preserve">, we used (in order of preference), (1) </w:t>
      </w:r>
      <w:r>
        <w:rPr>
          <w:i/>
          <w:iCs/>
        </w:rPr>
        <w:t>t</w:t>
      </w:r>
      <w:r>
        <w:t>-values</w:t>
      </w:r>
      <w:ins w:id="33" w:author="Coles, Nicholas A." w:date="2025-07-21T16:01:00Z" w16du:dateUtc="2025-07-21T20:01:00Z">
        <w:r w:rsidR="00BD7A51">
          <w:t xml:space="preserve"> (5%)</w:t>
        </w:r>
      </w:ins>
      <w:r>
        <w:t>, (2)</w:t>
      </w:r>
      <w:del w:id="34" w:author="Coles, Nicholas A." w:date="2025-07-21T16:03:00Z" w16du:dateUtc="2025-07-21T20:03:00Z">
        <w:r w:rsidDel="00BD7A51">
          <w:delText xml:space="preserve"> descriptive statistics extracted from figures (e.g., bar charts) using the WebPlotDigitizer (Drevon</w:delText>
        </w:r>
        <w:r w:rsidR="0048097B" w:rsidDel="00BD7A51">
          <w:delText xml:space="preserve"> et al.,</w:delText>
        </w:r>
        <w:r w:rsidDel="00BD7A51">
          <w:delText xml:space="preserve"> 2017), (3)</w:delText>
        </w:r>
      </w:del>
      <w:r>
        <w:t xml:space="preserve"> </w:t>
      </w:r>
      <w:r>
        <w:rPr>
          <w:i/>
          <w:iCs/>
        </w:rPr>
        <w:t>F</w:t>
      </w:r>
      <w:r>
        <w:t>-values</w:t>
      </w:r>
      <w:ins w:id="35" w:author="Coles, Nicholas A." w:date="2025-07-21T16:03:00Z" w16du:dateUtc="2025-07-21T20:03:00Z">
        <w:r w:rsidR="00BD7A51">
          <w:t xml:space="preserve"> (5%)</w:t>
        </w:r>
      </w:ins>
      <w:r>
        <w:t xml:space="preserve">, or (4) </w:t>
      </w:r>
      <w:r>
        <w:rPr>
          <w:i/>
          <w:iCs/>
        </w:rPr>
        <w:t>p</w:t>
      </w:r>
      <w:r>
        <w:t>-values</w:t>
      </w:r>
      <w:ins w:id="36" w:author="Coles, Nicholas A." w:date="2025-07-21T16:04:00Z" w16du:dateUtc="2025-07-21T20:04:00Z">
        <w:r w:rsidR="00BD7A51">
          <w:t xml:space="preserve"> (23%)</w:t>
        </w:r>
      </w:ins>
      <w:r>
        <w:t xml:space="preserve">. In instances where relevant information was not provided but the statistical significance and direction of the effect was described, we assumed </w:t>
      </w:r>
      <w:r>
        <w:rPr>
          <w:i/>
          <w:iCs/>
        </w:rPr>
        <w:t>p</w:t>
      </w:r>
      <w:r>
        <w:t>-values of .04 and .50 for statistically significant and non-significant effects respectively (e.g., Kenealy, 1988). In a few instances</w:t>
      </w:r>
      <w:ins w:id="37" w:author="Coles, Nicholas A." w:date="2025-07-21T16:04:00Z" w16du:dateUtc="2025-07-21T20:04:00Z">
        <w:r w:rsidR="00BD7A51">
          <w:t xml:space="preserve"> (3%)</w:t>
        </w:r>
      </w:ins>
      <w:r>
        <w:t xml:space="preserve">,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Participants also completed several facial </w:t>
      </w:r>
      <w:proofErr w:type="gramStart"/>
      <w:r>
        <w:t>expression</w:t>
      </w:r>
      <w:proofErr w:type="gramEnd"/>
      <w:r>
        <w:t xml:space="preserve"> poses (happy, angry, and neutral) and self-</w:t>
      </w:r>
      <w:r>
        <w:lastRenderedPageBreak/>
        <w:t>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38" w:name="potential-study-feature-moderators"/>
      <w:bookmarkEnd w:id="18"/>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lastRenderedPageBreak/>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39" w:name="meta-analytic-approach"/>
      <w:bookmarkEnd w:id="38"/>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t xml:space="preserve">We fit all models using the </w:t>
      </w:r>
      <w:proofErr w:type="spellStart"/>
      <w:r>
        <w:t>metafor</w:t>
      </w:r>
      <w:proofErr w:type="spellEnd"/>
      <w:r>
        <w:t xml:space="preserve"> package (</w:t>
      </w:r>
      <w:proofErr w:type="spellStart"/>
      <w:r>
        <w:t>Viechtbauer</w:t>
      </w:r>
      <w:proofErr w:type="spellEnd"/>
      <w:r>
        <w:t xml:space="preserve">, 2010) in R (R Core Team, 2021). We weighed effect sizes based on their inverse-variance and used cluster-robust methods </w:t>
      </w:r>
      <w:r>
        <w:lastRenderedPageBreak/>
        <w:t xml:space="preserve">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40"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t xml:space="preserve">Second, we conducted precision-effect tests (PET). In PET, the relationship between observed effect sizes and their standard errors – which is often absent when there is no </w:t>
      </w:r>
      <w:r>
        <w:lastRenderedPageBreak/>
        <w:t xml:space="preserve">publication bias – is estimated and controlled for in a meta-regression model (Stanley &amp; </w:t>
      </w:r>
      <w:proofErr w:type="spellStart"/>
      <w:r>
        <w:t>Doucouliagos</w:t>
      </w:r>
      <w:proofErr w:type="spellEnd"/>
      <w:r>
        <w:t xml:space="preserve">,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statistical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41" w:name="transparency-and-openness"/>
      <w:bookmarkEnd w:id="39"/>
      <w:bookmarkEnd w:id="40"/>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we </w:t>
      </w:r>
      <w:r>
        <w:lastRenderedPageBreak/>
        <w:t xml:space="preserve">responded to reviewer feedback. Sample size was determined by the availability of relevant records. All code has been checked for reproducibility, including a script that creates a computationally reproducible manuscript using the </w:t>
      </w:r>
      <w:proofErr w:type="spellStart"/>
      <w:r>
        <w:t>papaja</w:t>
      </w:r>
      <w:proofErr w:type="spellEnd"/>
      <w:r>
        <w:t xml:space="preserve"> R package (Aust &amp; Barth, 2022).</w:t>
      </w:r>
    </w:p>
    <w:p w14:paraId="1C7A1AFB" w14:textId="77777777" w:rsidR="00C96820" w:rsidRDefault="00000000">
      <w:pPr>
        <w:pStyle w:val="Heading2"/>
      </w:pPr>
      <w:bookmarkStart w:id="42" w:name="results"/>
      <w:bookmarkEnd w:id="41"/>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8B1FFD0"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ins w:id="43" w:author="Coles, Nicholas A." w:date="2025-07-21T21:26:00Z" w16du:dateUtc="2025-07-22T01:26:00Z">
        <w:r w:rsidR="004469F4">
          <w:t xml:space="preserve"> </w:t>
        </w:r>
      </w:ins>
      <w:r>
        <w:t>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 Most research was conducted in the United States (</w:t>
      </w:r>
      <w:r>
        <w:rPr>
          <w:i/>
          <w:iCs/>
        </w:rPr>
        <w:t>k</w:t>
      </w:r>
      <w:r>
        <w:t xml:space="preserve"> = 127), United Kingdom (</w:t>
      </w:r>
      <w:r>
        <w:rPr>
          <w:i/>
          <w:iCs/>
        </w:rPr>
        <w:t>k</w:t>
      </w:r>
      <w:r>
        <w:t xml:space="preserve"> = 49), Canada (</w:t>
      </w:r>
      <w:r>
        <w:rPr>
          <w:i/>
          <w:iCs/>
        </w:rPr>
        <w:t>k</w:t>
      </w:r>
      <w:r>
        <w:t xml:space="preserve"> = 21), and the Netherlands (</w:t>
      </w:r>
      <w:r>
        <w:rPr>
          <w:i/>
          <w:iCs/>
        </w:rPr>
        <w:t>k</w:t>
      </w:r>
      <w:r>
        <w:t xml:space="preserve"> = 18). However, occasionally, we found work conducted </w:t>
      </w:r>
      <w:r>
        <w:lastRenderedPageBreak/>
        <w:t>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44" w:name="overall-results"/>
      <w:r>
        <w:t>Overall results.</w:t>
      </w:r>
    </w:p>
    <w:p w14:paraId="4235C801" w14:textId="3934BA83" w:rsidR="00C96820" w:rsidRDefault="00000000">
      <w:pPr>
        <w:pStyle w:val="FirstParagraph"/>
      </w:pPr>
      <w:r>
        <w:t>Overall, results indicated that EDCs cause participants’ responses to shift in a manner consistent with the communicated hypothesis</w:t>
      </w:r>
      <w:ins w:id="45" w:author="Coles, Nicholas A." w:date="2025-07-21T21:27:00Z" w16du:dateUtc="2025-07-22T01:27:00Z">
        <w:r w:rsidR="004469F4">
          <w:t xml:space="preserve"> (i.e., acquiesce)</w:t>
        </w:r>
      </w:ins>
      <w:r>
        <w:t xml:space="preserve">,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3B616C59" w:rsidR="00C96820" w:rsidRDefault="00000000">
      <w:pPr>
        <w:pStyle w:val="CaptionedFigure"/>
        <w:framePr w:wrap="notBeside"/>
        <w:jc w:val="left"/>
        <w:pPrChange w:id="46" w:author="Coles, Nicholas A." w:date="2025-07-21T15:46:00Z" w16du:dateUtc="2025-07-21T19:46:00Z">
          <w:pPr>
            <w:pStyle w:val="CaptionedFigure"/>
            <w:framePr w:wrap="notBeside"/>
          </w:pPr>
        </w:pPrChange>
      </w:pPr>
      <w:del w:id="47" w:author="Coles, Nicholas A." w:date="2025-07-21T15:46:00Z" w16du:dateUtc="2025-07-21T19:46:00Z">
        <w:r w:rsidDel="00780D4A">
          <w:rPr>
            <w:noProof/>
          </w:rPr>
          <w:drawing>
            <wp:inline distT="0" distB="0" distL="0" distR="0" wp14:anchorId="56359CB5" wp14:editId="23867264">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del>
    </w:p>
    <w:p w14:paraId="43625F13" w14:textId="5FFDB7BA" w:rsidR="00C96820" w:rsidRDefault="00780D4A">
      <w:pPr>
        <w:pStyle w:val="ImageCaption"/>
      </w:pPr>
      <w:ins w:id="48" w:author="Coles, Nicholas A." w:date="2025-07-21T15:46:00Z" w16du:dateUtc="2025-07-21T19:46:00Z">
        <w:r w:rsidRPr="00780D4A">
          <w:rPr>
            <w:i/>
            <w:iCs/>
            <w:noProof/>
          </w:rPr>
          <w:lastRenderedPageBreak/>
          <w:drawing>
            <wp:inline distT="0" distB="0" distL="0" distR="0" wp14:anchorId="2362C47E" wp14:editId="14AB9056">
              <wp:extent cx="5972810" cy="6290945"/>
              <wp:effectExtent l="0" t="0" r="0" b="0"/>
              <wp:docPr id="1321669264"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9264" name="Picture 1" descr="A graph of a number of individuals&#10;&#10;AI-generated content may be incorrect."/>
                      <pic:cNvPicPr/>
                    </pic:nvPicPr>
                    <pic:blipFill>
                      <a:blip r:embed="rId11"/>
                      <a:stretch>
                        <a:fillRect/>
                      </a:stretch>
                    </pic:blipFill>
                    <pic:spPr>
                      <a:xfrm>
                        <a:off x="0" y="0"/>
                        <a:ext cx="5972810" cy="6290945"/>
                      </a:xfrm>
                      <a:prstGeom prst="rect">
                        <a:avLst/>
                      </a:prstGeom>
                    </pic:spPr>
                  </pic:pic>
                </a:graphicData>
              </a:graphic>
            </wp:inline>
          </w:drawing>
        </w:r>
      </w:ins>
      <w:r w:rsidRPr="00EB32CD">
        <w:rPr>
          <w:i/>
          <w:iCs/>
        </w:rPr>
        <w:t>Figure 2.</w:t>
      </w:r>
      <w:r>
        <w:t xml:space="preserve">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&lt; .10) as “negligible”. Based on this classification, the estimated distribution of effects suggested that EDCs most often produce hypothesis-consistent shifts (62%</w:t>
      </w:r>
      <w:proofErr w:type="gramStart"/>
      <w:r>
        <w:t>), but</w:t>
      </w:r>
      <w:proofErr w:type="gramEnd"/>
      <w:r>
        <w:t xml:space="preserve"> sometimes produce negligible shifts (20%) or shifts in the </w:t>
      </w:r>
      <w:r>
        <w:rPr>
          <w:i/>
          <w:iCs/>
        </w:rPr>
        <w:t>opposite</w:t>
      </w:r>
      <w:r>
        <w:t xml:space="preserve"> direction of the communicated hypothesis (18%).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49" w:name="moderator-analyses"/>
      <w:bookmarkEnd w:id="44"/>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50"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0A5722DD"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w:t>
      </w:r>
      <w:del w:id="51" w:author="Coles, Nicholas A." w:date="2025-07-21T15:25:00Z" w16du:dateUtc="2025-07-21T19:25:00Z">
        <w:r w:rsidDel="00EE2735">
          <w:delText>Hedge’s</w:delText>
        </w:r>
      </w:del>
      <w:ins w:id="52" w:author="Coles, Nicholas A." w:date="2025-07-21T15:25:00Z" w16du:dateUtc="2025-07-21T19:25:00Z">
        <w:r w:rsidR="00EE2735">
          <w:t>Hedges’</w:t>
        </w:r>
      </w:ins>
      <w:r>
        <w:t xml:space="preserve"> </w:t>
      </w:r>
      <w:r w:rsidRPr="00EB32CD">
        <w:rPr>
          <w:i/>
          <w:iCs/>
        </w:rPr>
        <w:t>g</w:t>
      </w:r>
      <w:r>
        <w:t xml:space="preserve">; 95% CI corresponds to the estimated value of </w:t>
      </w:r>
      <w:del w:id="53" w:author="Coles, Nicholas A." w:date="2025-07-21T15:25:00Z" w16du:dateUtc="2025-07-21T19:25:00Z">
        <w:r w:rsidDel="00EE2735">
          <w:delText>Hedge’s</w:delText>
        </w:r>
      </w:del>
      <w:ins w:id="54" w:author="Coles, Nicholas A." w:date="2025-07-21T15:25:00Z" w16du:dateUtc="2025-07-21T19:25:00Z">
        <w:r w:rsidR="00EE2735">
          <w:t>Hedges’</w:t>
        </w:r>
      </w:ins>
      <w:r>
        <w:t xml:space="preserve">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55"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56" w:name="publication-bias-analyses-1"/>
      <w:bookmarkEnd w:id="49"/>
      <w:bookmarkEnd w:id="50"/>
      <w:bookmarkEnd w:id="55"/>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w:t>
      </w:r>
      <w:proofErr w:type="gramStart"/>
      <w:r>
        <w:t>bias, but</w:t>
      </w:r>
      <w:proofErr w:type="gramEnd"/>
      <w:r>
        <w:t xml:space="preserve">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2"/>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57" w:name="fig:funnel"/>
      <w:bookmarkEnd w:id="57"/>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58" w:name="discussion"/>
      <w:bookmarkEnd w:id="14"/>
      <w:bookmarkEnd w:id="42"/>
      <w:bookmarkEnd w:id="56"/>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w:t>
      </w:r>
      <w:proofErr w:type="gramStart"/>
      <w:r>
        <w:t>lead</w:t>
      </w:r>
      <w:proofErr w:type="gramEnd"/>
      <w:r>
        <w:t xml:space="preserve">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4E2FC9E1" w14:textId="76A60B41" w:rsidR="0088053D" w:rsidRDefault="00000000" w:rsidP="0088053D">
      <w:pPr>
        <w:pStyle w:val="BodyText"/>
        <w:rPr>
          <w:ins w:id="59" w:author="Coles, Nicholas A." w:date="2025-07-21T16:36:00Z" w16du:dateUtc="2025-07-21T20:36:00Z"/>
        </w:rPr>
      </w:pPr>
      <w:r>
        <w:t xml:space="preserve">Over a half century after first describing their model, the accumulation of evidence from research on </w:t>
      </w:r>
      <w:del w:id="60" w:author="Coles, Nicholas A." w:date="2025-07-21T15:23:00Z" w16du:dateUtc="2025-07-21T19:23:00Z">
        <w:r w:rsidDel="00EE2735">
          <w:delText>EDC’s</w:delText>
        </w:r>
      </w:del>
      <w:ins w:id="61" w:author="Coles, Nicholas A." w:date="2025-07-21T15:23:00Z" w16du:dateUtc="2025-07-21T19:23:00Z">
        <w:r w:rsidR="00EE2735">
          <w:t>EDCs</w:t>
        </w:r>
      </w:ins>
      <w:r>
        <w:t xml:space="preserve">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w:t>
      </w:r>
      <w:ins w:id="62" w:author="Coles, Nicholas A." w:date="2025-07-21T21:34:00Z" w16du:dateUtc="2025-07-22T01:34:00Z">
        <w:r w:rsidR="004469F4">
          <w:t xml:space="preserve">only explained </w:t>
        </w:r>
      </w:ins>
      <w:del w:id="63" w:author="Coles, Nicholas A." w:date="2025-07-21T21:32:00Z" w16du:dateUtc="2025-07-22T01:32:00Z">
        <w:r w:rsidDel="004469F4">
          <w:delText xml:space="preserve">explained </w:delText>
        </w:r>
      </w:del>
      <w:ins w:id="64" w:author="Coles, Nicholas A." w:date="2025-07-21T21:32:00Z" w16du:dateUtc="2025-07-22T01:32:00Z">
        <w:r w:rsidR="004469F4">
          <w:t>approximately</w:t>
        </w:r>
        <w:r w:rsidR="004469F4">
          <w:t xml:space="preserve"> </w:t>
        </w:r>
      </w:ins>
      <w:del w:id="65" w:author="Coles, Nicholas A." w:date="2025-07-21T21:32:00Z" w16du:dateUtc="2025-07-22T01:32:00Z">
        <w:r w:rsidDel="004469F4">
          <w:delText xml:space="preserve">less than </w:delText>
        </w:r>
      </w:del>
      <w:r>
        <w:t>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ins w:id="66" w:author="Coles, Nicholas A." w:date="2025-07-21T16:36:00Z" w16du:dateUtc="2025-07-21T20:36:00Z">
        <w:r w:rsidR="0088053D">
          <w:t xml:space="preserve">However, we note that our own attempts to do were largely </w:t>
        </w:r>
      </w:ins>
      <w:ins w:id="67" w:author="Coles, Nicholas A." w:date="2025-07-21T16:37:00Z" w16du:dateUtc="2025-07-21T20:37:00Z">
        <w:r w:rsidR="0088053D">
          <w:t xml:space="preserve">inconclusive (see </w:t>
        </w:r>
        <w:r w:rsidR="0088053D" w:rsidRPr="0088053D">
          <w:rPr>
            <w:i/>
            <w:iCs/>
            <w:rPrChange w:id="68" w:author="Coles, Nicholas A." w:date="2025-07-21T16:37:00Z" w16du:dateUtc="2025-07-21T20:37:00Z">
              <w:rPr/>
            </w:rPrChange>
          </w:rPr>
          <w:t>Supplemental Information</w:t>
        </w:r>
        <w:r w:rsidR="0088053D">
          <w:t>)</w:t>
        </w:r>
      </w:ins>
      <w:ins w:id="69" w:author="Coles, Nicholas A." w:date="2025-07-21T16:36:00Z" w16du:dateUtc="2025-07-21T20:36:00Z">
        <w:r w:rsidR="0088053D">
          <w:t xml:space="preserve">. </w:t>
        </w:r>
      </w:ins>
      <w:ins w:id="70" w:author="Coles, Nicholas A." w:date="2025-07-21T21:34:00Z" w16du:dateUtc="2025-07-22T01:34:00Z">
        <w:r w:rsidR="00466091">
          <w:t>More specifically, w</w:t>
        </w:r>
      </w:ins>
      <w:ins w:id="71" w:author="Coles, Nicholas A." w:date="2025-07-21T16:37:00Z" w16du:dateUtc="2025-07-21T20:37:00Z">
        <w:r w:rsidR="0088053D">
          <w:t>e attempted to estimate underlying mechanisms through ratings fro</w:t>
        </w:r>
      </w:ins>
      <w:ins w:id="72" w:author="Coles, Nicholas A." w:date="2025-07-21T16:38:00Z" w16du:dateUtc="2025-07-21T20:38:00Z">
        <w:r w:rsidR="0088053D">
          <w:t xml:space="preserve">m new participants who reviewed study summaries. However, as reviewed in the </w:t>
        </w:r>
        <w:r w:rsidR="0088053D" w:rsidRPr="0088053D">
          <w:rPr>
            <w:i/>
            <w:iCs/>
            <w:rPrChange w:id="73" w:author="Coles, Nicholas A." w:date="2025-07-21T16:39:00Z" w16du:dateUtc="2025-07-21T20:39:00Z">
              <w:rPr/>
            </w:rPrChange>
          </w:rPr>
          <w:t>Supplemental Information</w:t>
        </w:r>
      </w:ins>
      <w:ins w:id="74" w:author="Coles, Nicholas A." w:date="2025-07-21T16:39:00Z" w16du:dateUtc="2025-07-21T20:39:00Z">
        <w:r w:rsidR="0088053D">
          <w:t xml:space="preserve">, </w:t>
        </w:r>
      </w:ins>
      <w:ins w:id="75" w:author="Coles, Nicholas A." w:date="2025-07-21T16:38:00Z" w16du:dateUtc="2025-07-21T20:38:00Z">
        <w:r w:rsidR="0088053D">
          <w:t>these ratings were neither reliable nor predictive of observed demand effect.</w:t>
        </w:r>
      </w:ins>
    </w:p>
    <w:p w14:paraId="589B0209" w14:textId="5B49559F" w:rsidR="00C96820" w:rsidDel="0088053D" w:rsidRDefault="00000000">
      <w:pPr>
        <w:pStyle w:val="BodyText"/>
        <w:rPr>
          <w:del w:id="76" w:author="Coles, Nicholas A." w:date="2025-07-21T16:39:00Z" w16du:dateUtc="2025-07-21T20:39:00Z"/>
        </w:rPr>
      </w:pPr>
      <w:del w:id="77" w:author="Coles, Nicholas A." w:date="2025-07-21T16:35:00Z" w16du:dateUtc="2025-07-21T20:35:00Z">
        <w:r w:rsidDel="008D768A">
          <w:lastRenderedPageBreak/>
          <w:delText>(</w:delText>
        </w:r>
        <w:r w:rsidRPr="008D768A" w:rsidDel="008D768A">
          <w:rPr>
            <w:i/>
            <w:iCs/>
            <w:rPrChange w:id="78" w:author="Coles, Nicholas A." w:date="2025-07-21T16:35:00Z" w16du:dateUtc="2025-07-21T20:35:00Z">
              <w:rPr/>
            </w:rPrChange>
          </w:rPr>
          <w:delText xml:space="preserve">See </w:delText>
        </w:r>
      </w:del>
      <w:del w:id="79" w:author="Coles, Nicholas A." w:date="2025-07-21T16:39:00Z" w16du:dateUtc="2025-07-21T20:39:00Z">
        <w:r w:rsidRPr="008D768A" w:rsidDel="0088053D">
          <w:rPr>
            <w:i/>
            <w:iCs/>
            <w:rPrChange w:id="80" w:author="Coles, Nicholas A." w:date="2025-07-21T16:35:00Z" w16du:dateUtc="2025-07-21T20:35:00Z">
              <w:rPr/>
            </w:rPrChange>
          </w:rPr>
          <w:delText>Supplemental Information</w:delText>
        </w:r>
        <w:r w:rsidDel="0088053D">
          <w:delText xml:space="preserve"> </w:delText>
        </w:r>
      </w:del>
      <w:del w:id="81" w:author="Coles, Nicholas A." w:date="2025-07-21T16:35:00Z" w16du:dateUtc="2025-07-21T20:35:00Z">
        <w:r w:rsidDel="008D768A">
          <w:delText xml:space="preserve">for our own attempts </w:delText>
        </w:r>
      </w:del>
      <w:del w:id="82" w:author="Coles, Nicholas A." w:date="2025-07-21T16:39:00Z" w16du:dateUtc="2025-07-21T20:39:00Z">
        <w:r w:rsidDel="0088053D">
          <w:delText>to estimate these values post-hoc.)</w:delText>
        </w:r>
      </w:del>
    </w:p>
    <w:p w14:paraId="4DAA00D0" w14:textId="77777777" w:rsidR="00C96820" w:rsidRDefault="00000000">
      <w:pPr>
        <w:pStyle w:val="BodyText"/>
      </w:pPr>
      <w:proofErr w:type="spellStart"/>
      <w:r>
        <w:t>Rosnow</w:t>
      </w:r>
      <w:proofErr w:type="spellEnd"/>
      <w:r>
        <w:t xml:space="preserve"> and colleagues predicted that participants occasionally counter-acquiesce – i.e., adjust their responses in the opposite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This phenomenon is sometimes referred to as the “screw you effect” (</w:t>
      </w:r>
      <w:proofErr w:type="spellStart"/>
      <w:r>
        <w:t>Masling</w:t>
      </w:r>
      <w:proofErr w:type="spellEnd"/>
      <w:r>
        <w:t>, 1966). Our results provide mixed evidence for such an effect.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83"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84" w:name="operationalizing-demand-characteristics"/>
      <w:bookmarkEnd w:id="83"/>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5B44871C" w:rsidR="00C96820" w:rsidRDefault="00000000">
      <w:pPr>
        <w:pStyle w:val="BodyText"/>
      </w:pPr>
      <w:r>
        <w:lastRenderedPageBreak/>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 xml:space="preserve">against EDCs. Indeed, we found that participants most commonly respond to </w:t>
      </w:r>
      <w:del w:id="85" w:author="Coles, Nicholas A." w:date="2025-07-21T15:23:00Z" w16du:dateUtc="2025-07-21T19:23:00Z">
        <w:r w:rsidDel="00EE2735">
          <w:delText>EDC’s</w:delText>
        </w:r>
      </w:del>
      <w:ins w:id="86" w:author="Coles, Nicholas A." w:date="2025-07-21T15:23:00Z" w16du:dateUtc="2025-07-21T19:23:00Z">
        <w:r w:rsidR="00EE2735">
          <w:t>EDCs</w:t>
        </w:r>
      </w:ins>
      <w:r>
        <w:t xml:space="preserve">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87" w:name="commensurability"/>
      <w:bookmarkEnd w:id="84"/>
      <w:r>
        <w:t>Commensurability</w:t>
      </w:r>
    </w:p>
    <w:p w14:paraId="0E97E7EA" w14:textId="4D8CAE05"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w:t>
      </w:r>
      <w:del w:id="88" w:author="Coles, Nicholas A." w:date="2025-07-21T15:28:00Z" w16du:dateUtc="2025-07-21T19:28:00Z">
        <w:r w:rsidDel="00EE2735">
          <w:delText>, Klein, Spiegel, Strawser, &amp; Williams</w:delText>
        </w:r>
      </w:del>
      <w:ins w:id="89" w:author="Coles, Nicholas A." w:date="2025-07-21T15:28:00Z" w16du:dateUtc="2025-07-21T19:28:00Z">
        <w:r w:rsidR="00EE2735">
          <w:t xml:space="preserve"> et al.</w:t>
        </w:r>
      </w:ins>
      <w:r>
        <w:t xml:space="preserve">, 2012), relationship satisfaction (e.g., Cramer, 2005), mood (e.g., Coles et al., 2022), policy support (e.g., </w:t>
      </w:r>
      <w:proofErr w:type="spellStart"/>
      <w:r>
        <w:t>Mummolo</w:t>
      </w:r>
      <w:proofErr w:type="spellEnd"/>
      <w:r>
        <w:t xml:space="preserve">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 often unsystematic – differences between studies limits power to detect meaningful moderators. Manipulating such differences systematically in the future (e.g., in a</w:t>
      </w:r>
      <w:del w:id="90" w:author="Coles, Nicholas A." w:date="2025-07-21T21:37:00Z" w16du:dateUtc="2025-07-22T01:37:00Z">
        <w:r w:rsidDel="00466091">
          <w:delText>n</w:delText>
        </w:r>
      </w:del>
      <w:r>
        <w:t xml:space="preserve"> single experimental design) would help clarify which (if any) of these methodological decisions are most impactful.</w:t>
      </w:r>
    </w:p>
    <w:p w14:paraId="09C512AA" w14:textId="77777777" w:rsidR="00C96820" w:rsidRDefault="00000000">
      <w:pPr>
        <w:pStyle w:val="Heading2"/>
      </w:pPr>
      <w:bookmarkStart w:id="91" w:name="conclusion"/>
      <w:bookmarkEnd w:id="87"/>
      <w:r>
        <w:t>Conclusion</w:t>
      </w:r>
    </w:p>
    <w:p w14:paraId="6869CC36" w14:textId="226F3D82"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w:t>
      </w:r>
      <w:proofErr w:type="spellStart"/>
      <w:r>
        <w:t>Rosnow</w:t>
      </w:r>
      <w:proofErr w:type="spellEnd"/>
      <w:r>
        <w:t xml:space="preserve"> &amp; Rosenthal, 1997), results highlight that large parts of this puzzle remain unsolved. </w:t>
      </w:r>
      <w:del w:id="92" w:author="Coles, Nicholas A." w:date="2025-07-21T21:37:00Z" w16du:dateUtc="2025-07-22T01:37:00Z">
        <w:r w:rsidDel="00466091">
          <w:delText>For example</w:delText>
        </w:r>
      </w:del>
      <w:ins w:id="93" w:author="Coles, Nicholas A." w:date="2025-07-21T21:37:00Z" w16du:dateUtc="2025-07-22T01:37:00Z">
        <w:r w:rsidR="00466091">
          <w:t>In general</w:t>
        </w:r>
      </w:ins>
      <w:r>
        <w:t xml:space="preserve">, explicit demand characteristics cause participants to change their responses in a hypothesis-consistent manner – on average. </w:t>
      </w:r>
      <w:del w:id="94" w:author="Coles, Nicholas A." w:date="2025-07-21T21:37:00Z" w16du:dateUtc="2025-07-22T01:37:00Z">
        <w:r w:rsidDel="00466091">
          <w:delText xml:space="preserve">But </w:delText>
        </w:r>
      </w:del>
      <w:ins w:id="95" w:author="Coles, Nicholas A." w:date="2025-07-21T21:37:00Z" w16du:dateUtc="2025-07-22T01:37:00Z">
        <w:r w:rsidR="00466091">
          <w:t xml:space="preserve">However, </w:t>
        </w:r>
      </w:ins>
      <w:r>
        <w:t>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96" w:name="references"/>
      <w:bookmarkEnd w:id="58"/>
      <w:bookmarkEnd w:id="91"/>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97" w:name="ref-allen2012demand"/>
      <w:bookmarkStart w:id="98"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99" w:name="ref-R-papaja"/>
      <w:bookmarkEnd w:id="97"/>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3">
        <w:r w:rsidR="00C96820">
          <w:rPr>
            <w:rStyle w:val="Hyperlink"/>
          </w:rPr>
          <w:t>https://github.com/crsh/papaja</w:t>
        </w:r>
      </w:hyperlink>
    </w:p>
    <w:p w14:paraId="206BD55B" w14:textId="77777777" w:rsidR="00C96820" w:rsidRDefault="00000000">
      <w:pPr>
        <w:pStyle w:val="Bibliography"/>
      </w:pPr>
      <w:bookmarkStart w:id="100" w:name="ref-balze1998role"/>
      <w:bookmarkEnd w:id="99"/>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101" w:name="ref-barabasz1991effects"/>
      <w:bookmarkEnd w:id="100"/>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102" w:name="ref-borenstein2009effect"/>
      <w:bookmarkEnd w:id="101"/>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103" w:name="ref-borenstein2011introduction"/>
      <w:bookmarkEnd w:id="102"/>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104" w:name="ref-busch2007follow"/>
      <w:bookmarkEnd w:id="103"/>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105" w:name="ref-R-weightr"/>
      <w:bookmarkEnd w:id="104"/>
      <w:r>
        <w:lastRenderedPageBreak/>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4">
        <w:r w:rsidR="00C96820">
          <w:rPr>
            <w:rStyle w:val="Hyperlink"/>
          </w:rPr>
          <w:t>https://CRAN.R-project.org/package=weightr</w:t>
        </w:r>
      </w:hyperlink>
    </w:p>
    <w:p w14:paraId="35F6F3DC" w14:textId="77777777" w:rsidR="00C96820" w:rsidRDefault="00000000">
      <w:pPr>
        <w:pStyle w:val="Bibliography"/>
      </w:pPr>
      <w:bookmarkStart w:id="106" w:name="ref-cohen1988statistical"/>
      <w:bookmarkEnd w:id="105"/>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107" w:name="ref-coles2022fact"/>
      <w:bookmarkEnd w:id="106"/>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108" w:name="ref-coles2024replication"/>
      <w:bookmarkEnd w:id="107"/>
      <w:r>
        <w:rPr>
          <w:vertAlign w:val="superscript"/>
        </w:rPr>
        <w:t>*</w:t>
      </w:r>
      <w:r>
        <w:t xml:space="preserve"> Coles, N. A., McCullough, M., Oishi, S., Dang, A., McCauley, T., </w:t>
      </w:r>
      <w:proofErr w:type="spellStart"/>
      <w:r>
        <w:t>Pfattheicher</w:t>
      </w:r>
      <w:proofErr w:type="spellEnd"/>
      <w:r>
        <w:t xml:space="preserve">, S., … Sarabia, V. (2024). </w:t>
      </w:r>
      <w:r>
        <w:rPr>
          <w:i/>
          <w:iCs/>
        </w:rPr>
        <w:t>Six unpublished investigations of the role of demand characteristics in a conformity paradigm</w:t>
      </w:r>
      <w:r>
        <w:t>.</w:t>
      </w:r>
    </w:p>
    <w:p w14:paraId="504FF508" w14:textId="12BD23F0" w:rsidR="00C96820" w:rsidRDefault="00000000">
      <w:pPr>
        <w:pStyle w:val="Bibliography"/>
      </w:pPr>
      <w:bookmarkStart w:id="109" w:name="ref-coles2023replication"/>
      <w:bookmarkEnd w:id="108"/>
      <w:r>
        <w:rPr>
          <w:vertAlign w:val="superscript"/>
        </w:rPr>
        <w:t>*</w:t>
      </w:r>
      <w:r>
        <w:t xml:space="preserve"> Coles, N. A., Wyatt, M., &amp; Frank, M. C. (2023). </w:t>
      </w:r>
      <w:r>
        <w:rPr>
          <w:i/>
          <w:iCs/>
        </w:rPr>
        <w:t xml:space="preserve">Coles, </w:t>
      </w:r>
      <w:ins w:id="110" w:author="Coles, Nicholas A." w:date="2025-07-21T16:16:00Z" w16du:dateUtc="2025-07-21T20:16:00Z">
        <w:r w:rsidR="007F12AA">
          <w:rPr>
            <w:i/>
            <w:iCs/>
          </w:rPr>
          <w:t>W</w:t>
        </w:r>
      </w:ins>
      <w:del w:id="111" w:author="Coles, Nicholas A." w:date="2025-07-21T16:16:00Z" w16du:dateUtc="2025-07-21T20:16:00Z">
        <w:r w:rsidDel="007F12AA">
          <w:rPr>
            <w:i/>
            <w:iCs/>
          </w:rPr>
          <w:delText>w</w:delText>
        </w:r>
      </w:del>
      <w:r>
        <w:rPr>
          <w:i/>
          <w:iCs/>
        </w:rPr>
        <w:t xml:space="preserve">yatt, and </w:t>
      </w:r>
      <w:ins w:id="112" w:author="Coles, Nicholas A." w:date="2025-07-21T16:16:00Z" w16du:dateUtc="2025-07-21T20:16:00Z">
        <w:r w:rsidR="007F12AA">
          <w:rPr>
            <w:i/>
            <w:iCs/>
          </w:rPr>
          <w:t>F</w:t>
        </w:r>
      </w:ins>
      <w:del w:id="113" w:author="Coles, Nicholas A." w:date="2025-07-21T16:16:00Z" w16du:dateUtc="2025-07-21T20:16:00Z">
        <w:r w:rsidDel="007F12AA">
          <w:rPr>
            <w:i/>
            <w:iCs/>
          </w:rPr>
          <w:delText>f</w:delText>
        </w:r>
      </w:del>
      <w:r>
        <w:rPr>
          <w:i/>
          <w:iCs/>
        </w:rPr>
        <w:t xml:space="preserve">rank unpublished replication of </w:t>
      </w:r>
      <w:ins w:id="114" w:author="Coles, Nicholas A." w:date="2025-07-21T16:16:00Z" w16du:dateUtc="2025-07-21T20:16:00Z">
        <w:r w:rsidR="007F12AA">
          <w:rPr>
            <w:i/>
            <w:iCs/>
          </w:rPr>
          <w:t>C</w:t>
        </w:r>
      </w:ins>
      <w:del w:id="115" w:author="Coles, Nicholas A." w:date="2025-07-21T16:16:00Z" w16du:dateUtc="2025-07-21T20:16:00Z">
        <w:r w:rsidDel="007F12AA">
          <w:rPr>
            <w:i/>
            <w:iCs/>
          </w:rPr>
          <w:delText>c</w:delText>
        </w:r>
      </w:del>
      <w:r>
        <w:rPr>
          <w:i/>
          <w:iCs/>
        </w:rPr>
        <w:t>oles et al. 2022</w:t>
      </w:r>
      <w:r>
        <w:t>.</w:t>
      </w:r>
    </w:p>
    <w:p w14:paraId="267822CD" w14:textId="77777777" w:rsidR="00C96820" w:rsidRDefault="00000000">
      <w:pPr>
        <w:pStyle w:val="Bibliography"/>
      </w:pPr>
      <w:bookmarkStart w:id="116" w:name="ref-cook1970demand"/>
      <w:bookmarkEnd w:id="109"/>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542A8B78" w:rsidR="00C96820" w:rsidRDefault="00000000">
      <w:pPr>
        <w:pStyle w:val="Bibliography"/>
      </w:pPr>
      <w:bookmarkStart w:id="117" w:name="ref-corneille2022sixty"/>
      <w:bookmarkEnd w:id="116"/>
      <w:r>
        <w:t xml:space="preserve">Corneille, O., &amp; Lush, P. (2023). Sixty years after </w:t>
      </w:r>
      <w:ins w:id="118" w:author="Coles, Nicholas A." w:date="2025-07-21T16:15:00Z" w16du:dateUtc="2025-07-21T20:15:00Z">
        <w:r w:rsidR="007F12AA">
          <w:t>O</w:t>
        </w:r>
      </w:ins>
      <w:del w:id="119" w:author="Coles, Nicholas A." w:date="2025-07-21T16:15:00Z" w16du:dateUtc="2025-07-21T20:15:00Z">
        <w:r w:rsidDel="007F12AA">
          <w:delText>o</w:delText>
        </w:r>
      </w:del>
      <w:r>
        <w:t xml:space="preserve">rne’s </w:t>
      </w:r>
      <w:ins w:id="120" w:author="Coles, Nicholas A." w:date="2025-07-21T16:25:00Z" w16du:dateUtc="2025-07-21T20:25:00Z">
        <w:r w:rsidR="007F12AA">
          <w:t>A</w:t>
        </w:r>
      </w:ins>
      <w:del w:id="121" w:author="Coles, Nicholas A." w:date="2025-07-21T16:25:00Z" w16du:dateUtc="2025-07-21T20:25:00Z">
        <w:r w:rsidDel="007F12AA">
          <w:delText>a</w:delText>
        </w:r>
      </w:del>
      <w:r>
        <w:t xml:space="preserve">merican </w:t>
      </w:r>
      <w:ins w:id="122" w:author="Coles, Nicholas A." w:date="2025-07-21T16:25:00Z" w16du:dateUtc="2025-07-21T20:25:00Z">
        <w:r w:rsidR="007F12AA">
          <w:t>P</w:t>
        </w:r>
      </w:ins>
      <w:del w:id="123" w:author="Coles, Nicholas A." w:date="2025-07-21T16:25:00Z" w16du:dateUtc="2025-07-21T20:25:00Z">
        <w:r w:rsidDel="007F12AA">
          <w:delText>p</w:delText>
        </w:r>
      </w:del>
      <w:r>
        <w:t xml:space="preserve">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124" w:name="ref-cramer2004effect"/>
      <w:bookmarkEnd w:id="117"/>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125" w:name="ref-cramer2005effect"/>
      <w:bookmarkEnd w:id="124"/>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126" w:name="ref-cramer1995effect"/>
      <w:bookmarkEnd w:id="125"/>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127" w:name="ref-drevon2017intercoder"/>
      <w:bookmarkEnd w:id="126"/>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128" w:name="ref-durgin2012social"/>
      <w:bookmarkEnd w:id="127"/>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129" w:name="ref-earn1979experimental"/>
      <w:bookmarkEnd w:id="128"/>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130" w:name="ref-fillenbaun1970more"/>
      <w:bookmarkEnd w:id="129"/>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131" w:name="ref-frank2025experimentology"/>
      <w:bookmarkEnd w:id="130"/>
      <w:r>
        <w:t xml:space="preserve">Frank, M. C., Braginsky, M., Cachia, J., Coles, N., Hardwicke, T., Hawkins, R., … Williams, R. (2025). </w:t>
      </w:r>
      <w:proofErr w:type="spellStart"/>
      <w:r>
        <w:rPr>
          <w:i/>
          <w:iCs/>
        </w:rPr>
        <w:t>Experimentology</w:t>
      </w:r>
      <w:proofErr w:type="spellEnd"/>
      <w:r>
        <w:rPr>
          <w:i/>
          <w:iCs/>
        </w:rPr>
        <w:t>: An open science approach to experimental psychology methods</w:t>
      </w:r>
      <w:r>
        <w:t>. Boston, MA: MIT Press.</w:t>
      </w:r>
    </w:p>
    <w:p w14:paraId="52B1EDE7" w14:textId="77777777" w:rsidR="00C96820" w:rsidRDefault="00000000">
      <w:pPr>
        <w:pStyle w:val="Bibliography"/>
      </w:pPr>
      <w:bookmarkStart w:id="132" w:name="ref-fresson2017role"/>
      <w:bookmarkEnd w:id="131"/>
      <w:r>
        <w:rPr>
          <w:vertAlign w:val="superscript"/>
        </w:rPr>
        <w:lastRenderedPageBreak/>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p>
    <w:p w14:paraId="0F008F1D" w14:textId="77777777" w:rsidR="00C96820" w:rsidRDefault="00000000">
      <w:pPr>
        <w:pStyle w:val="Bibliography"/>
      </w:pPr>
      <w:bookmarkStart w:id="133" w:name="ref-hayes1967two"/>
      <w:bookmarkEnd w:id="132"/>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134" w:name="ref-hoogeveen2018did"/>
      <w:bookmarkEnd w:id="133"/>
      <w:r>
        <w:rPr>
          <w:vertAlign w:val="superscript"/>
        </w:rPr>
        <w:t>*</w:t>
      </w:r>
      <w:r>
        <w:t xml:space="preserve"> Hoogeveen, S., </w:t>
      </w:r>
      <w:proofErr w:type="spellStart"/>
      <w:r>
        <w:t>Schjoedt</w:t>
      </w:r>
      <w:proofErr w:type="spellEnd"/>
      <w:r>
        <w:t xml:space="preserve">, U., &amp; Elk, M. van. (2018). Did </w:t>
      </w:r>
      <w:proofErr w:type="spellStart"/>
      <w:r>
        <w:t>i</w:t>
      </w:r>
      <w:proofErr w:type="spellEnd"/>
      <w:r>
        <w:t xml:space="preserve">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135" w:name="ref-hyman1954interviewing"/>
      <w:bookmarkEnd w:id="134"/>
      <w:r>
        <w:t xml:space="preserve">Hyman, H. H. (1954). </w:t>
      </w:r>
      <w:r>
        <w:rPr>
          <w:i/>
          <w:iCs/>
        </w:rPr>
        <w:t>Interviewing in social research</w:t>
      </w:r>
      <w:r>
        <w:t>. Chicago, IL: University of Chicago Press.</w:t>
      </w:r>
    </w:p>
    <w:p w14:paraId="319EBAEE" w14:textId="19B015CB" w:rsidR="00C96820" w:rsidRDefault="00000000">
      <w:pPr>
        <w:pStyle w:val="Bibliography"/>
      </w:pPr>
      <w:bookmarkStart w:id="136" w:name="ref-isager2022student"/>
      <w:bookmarkEnd w:id="135"/>
      <w:r>
        <w:rPr>
          <w:vertAlign w:val="superscript"/>
        </w:rPr>
        <w:t>*</w:t>
      </w:r>
      <w:r>
        <w:t xml:space="preserve"> Isager, P. (2022). </w:t>
      </w:r>
      <w:r>
        <w:rPr>
          <w:i/>
          <w:iCs/>
        </w:rPr>
        <w:t xml:space="preserve">Student replication of </w:t>
      </w:r>
      <w:ins w:id="137" w:author="Coles, Nicholas A." w:date="2025-07-21T16:25:00Z" w16du:dateUtc="2025-07-21T20:25:00Z">
        <w:r w:rsidR="007F12AA">
          <w:rPr>
            <w:i/>
            <w:iCs/>
          </w:rPr>
          <w:t>C</w:t>
        </w:r>
      </w:ins>
      <w:del w:id="138" w:author="Coles, Nicholas A." w:date="2025-07-21T16:25:00Z" w16du:dateUtc="2025-07-21T20:25:00Z">
        <w:r w:rsidDel="007F12AA">
          <w:rPr>
            <w:i/>
            <w:iCs/>
          </w:rPr>
          <w:delText>c</w:delText>
        </w:r>
      </w:del>
      <w:r>
        <w:rPr>
          <w:i/>
          <w:iCs/>
        </w:rPr>
        <w:t>oles et al. 2022</w:t>
      </w:r>
      <w:r>
        <w:t>.</w:t>
      </w:r>
    </w:p>
    <w:p w14:paraId="317608F7" w14:textId="77777777" w:rsidR="00C96820" w:rsidRDefault="00000000">
      <w:pPr>
        <w:pStyle w:val="Bibliography"/>
      </w:pPr>
      <w:bookmarkStart w:id="139" w:name="ref-kanter2004experimental"/>
      <w:bookmarkEnd w:id="136"/>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140" w:name="ref-kenealy1988validation"/>
      <w:bookmarkEnd w:id="139"/>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141" w:name="ref-kersbergen2019hypothesis"/>
      <w:bookmarkEnd w:id="140"/>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142" w:name="ref-lamberth1971similarity"/>
      <w:bookmarkEnd w:id="141"/>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143" w:name="ref-larsen2011further"/>
      <w:bookmarkEnd w:id="142"/>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144" w:name="ref-martin2018attention"/>
      <w:bookmarkEnd w:id="143"/>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p>
    <w:p w14:paraId="500D2A45" w14:textId="77777777" w:rsidR="00C96820" w:rsidRDefault="00000000">
      <w:pPr>
        <w:pStyle w:val="Bibliography"/>
      </w:pPr>
      <w:bookmarkStart w:id="145" w:name="ref-masling1966role"/>
      <w:bookmarkEnd w:id="144"/>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146" w:name="ref-R-PublicationBias"/>
      <w:bookmarkEnd w:id="145"/>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5">
        <w:r w:rsidR="00C96820">
          <w:rPr>
            <w:rStyle w:val="Hyperlink"/>
          </w:rPr>
          <w:t>https://CRAN.R-project.org/package=PublicationBias</w:t>
        </w:r>
      </w:hyperlink>
    </w:p>
    <w:p w14:paraId="4F4CFAD6" w14:textId="77777777" w:rsidR="00C96820" w:rsidRDefault="00000000">
      <w:pPr>
        <w:pStyle w:val="Bibliography"/>
      </w:pPr>
      <w:bookmarkStart w:id="147" w:name="ref-mathur2020sensitivity"/>
      <w:bookmarkEnd w:id="146"/>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148" w:name="ref-mcginley1975subject"/>
      <w:bookmarkEnd w:id="147"/>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149" w:name="ref-mcglynn1972experimental"/>
      <w:bookmarkEnd w:id="148"/>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150" w:name="ref-mcguire2009suspiciousness"/>
      <w:bookmarkEnd w:id="149"/>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151" w:name="ref-mummolo2019demand"/>
      <w:bookmarkEnd w:id="150"/>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152" w:name="ref-orne1962social"/>
      <w:bookmarkEnd w:id="151"/>
      <w:r>
        <w:lastRenderedPageBreak/>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153" w:name="ref-orne1964contribution"/>
      <w:bookmarkEnd w:id="152"/>
      <w:r>
        <w:rPr>
          <w:vertAlign w:val="superscript"/>
        </w:rPr>
        <w:t>*</w:t>
      </w:r>
      <w:r>
        <w:t xml:space="preserve"> Orne, M. T., &amp; Scheibe, K. E. (1964). The contribution of </w:t>
      </w:r>
      <w:proofErr w:type="spellStart"/>
      <w:r>
        <w:t>nondeprivation</w:t>
      </w:r>
      <w:proofErr w:type="spellEnd"/>
      <w:r>
        <w:t xml:space="preserve">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154" w:name="ref-page2021prisma"/>
      <w:bookmarkEnd w:id="153"/>
      <w:r>
        <w:t xml:space="preserve">Page, M. J., McKenzie, J. E., Bossuyt, P. M., </w:t>
      </w:r>
      <w:proofErr w:type="spellStart"/>
      <w:r>
        <w:t>Boutron</w:t>
      </w:r>
      <w:proofErr w:type="spellEnd"/>
      <w:r>
        <w:t xml:space="preserve">, I., Hoffmann, T. C., Mulrow, C. D., et </w:t>
      </w:r>
      <w:proofErr w:type="spellStart"/>
      <w:proofErr w:type="gramStart"/>
      <w:r>
        <w:t>al.others</w:t>
      </w:r>
      <w:proofErr w:type="spellEnd"/>
      <w:proofErr w:type="gramEnd"/>
      <w:r>
        <w:t xml:space="preserve">.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155" w:name="ref-palomba1995dissociation"/>
      <w:bookmarkEnd w:id="154"/>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156" w:name="ref-perry1978demand"/>
      <w:bookmarkEnd w:id="155"/>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157" w:name="ref-polivy1980laboratory"/>
      <w:bookmarkEnd w:id="156"/>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158" w:name="ref-pustejovsky2018small"/>
      <w:bookmarkEnd w:id="157"/>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159" w:name="ref-R-base"/>
      <w:bookmarkEnd w:id="158"/>
      <w:r>
        <w:t xml:space="preserve">R Core Team. (2021). </w:t>
      </w:r>
      <w:r>
        <w:rPr>
          <w:i/>
          <w:iCs/>
        </w:rPr>
        <w:t>R: A language and environment for statistical computing</w:t>
      </w:r>
      <w:r>
        <w:t xml:space="preserve">. Vienna, Austria: R Foundation for Statistical Computing. Retrieved from </w:t>
      </w:r>
      <w:hyperlink r:id="rId16">
        <w:r w:rsidR="00C96820">
          <w:rPr>
            <w:rStyle w:val="Hyperlink"/>
          </w:rPr>
          <w:t>https://www.R-project.org/</w:t>
        </w:r>
      </w:hyperlink>
    </w:p>
    <w:p w14:paraId="28F38DEC" w14:textId="77777777" w:rsidR="00C96820" w:rsidRDefault="00000000">
      <w:pPr>
        <w:pStyle w:val="Bibliography"/>
      </w:pPr>
      <w:bookmarkStart w:id="160" w:name="ref-riecken1962program"/>
      <w:bookmarkEnd w:id="159"/>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161" w:name="ref-rodgers2021evaluating"/>
      <w:bookmarkEnd w:id="160"/>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162" w:name="ref-rose2014choice"/>
      <w:bookmarkEnd w:id="161"/>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163" w:name="ref-rosnow1973mediation"/>
      <w:bookmarkEnd w:id="162"/>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164" w:name="ref-rosnow1997people"/>
      <w:bookmarkEnd w:id="163"/>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165" w:name="ref-schardt2007utilization"/>
      <w:bookmarkEnd w:id="164"/>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166" w:name="ref-schauer1969demand"/>
      <w:bookmarkEnd w:id="165"/>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167" w:name="ref-sharpe2016frightened"/>
      <w:bookmarkEnd w:id="166"/>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168" w:name="ref-siegel1982influence"/>
      <w:bookmarkEnd w:id="167"/>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169" w:name="ref-sigall1970cooperative"/>
      <w:bookmarkEnd w:id="168"/>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170" w:name="ref-silverman1965demand"/>
      <w:bookmarkEnd w:id="169"/>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171" w:name="ref-smith1986influence"/>
      <w:bookmarkEnd w:id="170"/>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172" w:name="ref-standing2008demonstration"/>
      <w:bookmarkEnd w:id="171"/>
      <w:r>
        <w:rPr>
          <w:vertAlign w:val="superscript"/>
        </w:rPr>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173" w:name="ref-stanley2014meta"/>
      <w:bookmarkEnd w:id="172"/>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174" w:name="ref-stewart2004placebo"/>
      <w:bookmarkEnd w:id="173"/>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175" w:name="ref-strohmetz2008research"/>
      <w:bookmarkEnd w:id="174"/>
      <w:proofErr w:type="spellStart"/>
      <w:r>
        <w:lastRenderedPageBreak/>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176" w:name="ref-terhune2006induction"/>
      <w:bookmarkEnd w:id="175"/>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177" w:name="ref-tsai2018great"/>
      <w:bookmarkEnd w:id="176"/>
      <w:r>
        <w:rPr>
          <w:vertAlign w:val="superscript"/>
        </w:rPr>
        <w:t>*</w:t>
      </w:r>
      <w:r>
        <w:t xml:space="preserve"> Tsai, N., Buschkuehl, M., </w:t>
      </w:r>
      <w:proofErr w:type="spellStart"/>
      <w:r>
        <w:t>Kamarsu</w:t>
      </w:r>
      <w:proofErr w:type="spellEnd"/>
      <w:r>
        <w:t xml:space="preserve">,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178" w:name="ref-veitch1991demand"/>
      <w:bookmarkEnd w:id="177"/>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179" w:name="ref-verpaelst2007demand"/>
      <w:bookmarkEnd w:id="178"/>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180" w:name="ref-vevea1995general"/>
      <w:bookmarkEnd w:id="179"/>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181" w:name="ref-R-metafor"/>
      <w:bookmarkEnd w:id="180"/>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96"/>
      <w:bookmarkEnd w:id="98"/>
      <w:bookmarkEnd w:id="181"/>
    </w:p>
    <w:sectPr w:rsidR="00C96820" w:rsidSect="00084144">
      <w:headerReference w:type="even" r:id="rId17"/>
      <w:headerReference w:type="default" r:id="rId18"/>
      <w:headerReference w:type="first" r:id="rId19"/>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EE97A" w14:textId="77777777" w:rsidR="009A0256" w:rsidRDefault="009A0256">
      <w:pPr>
        <w:spacing w:before="0" w:after="0" w:line="240" w:lineRule="auto"/>
      </w:pPr>
      <w:r>
        <w:separator/>
      </w:r>
    </w:p>
  </w:endnote>
  <w:endnote w:type="continuationSeparator" w:id="0">
    <w:p w14:paraId="2C7DE55E" w14:textId="77777777" w:rsidR="009A0256" w:rsidRDefault="009A02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09624" w14:textId="77777777" w:rsidR="009A0256" w:rsidRDefault="009A0256">
      <w:pPr>
        <w:spacing w:before="0" w:after="0" w:line="240" w:lineRule="auto"/>
      </w:pPr>
      <w:r>
        <w:separator/>
      </w:r>
    </w:p>
  </w:footnote>
  <w:footnote w:type="continuationSeparator" w:id="0">
    <w:p w14:paraId="0B387674" w14:textId="77777777" w:rsidR="009A0256" w:rsidRDefault="009A0256">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23C86"/>
    <w:rsid w:val="0008141D"/>
    <w:rsid w:val="00084144"/>
    <w:rsid w:val="000E2567"/>
    <w:rsid w:val="000F6FF2"/>
    <w:rsid w:val="00260130"/>
    <w:rsid w:val="00313569"/>
    <w:rsid w:val="00352BA1"/>
    <w:rsid w:val="003756FC"/>
    <w:rsid w:val="003D44B0"/>
    <w:rsid w:val="00420BCA"/>
    <w:rsid w:val="00435F1A"/>
    <w:rsid w:val="004469F4"/>
    <w:rsid w:val="00466091"/>
    <w:rsid w:val="00472128"/>
    <w:rsid w:val="0048097B"/>
    <w:rsid w:val="00497F42"/>
    <w:rsid w:val="00506818"/>
    <w:rsid w:val="00574B3E"/>
    <w:rsid w:val="005A55BB"/>
    <w:rsid w:val="0063595A"/>
    <w:rsid w:val="006373B0"/>
    <w:rsid w:val="00665D6C"/>
    <w:rsid w:val="00693388"/>
    <w:rsid w:val="006E6812"/>
    <w:rsid w:val="00765533"/>
    <w:rsid w:val="00780D4A"/>
    <w:rsid w:val="007F12AA"/>
    <w:rsid w:val="00871062"/>
    <w:rsid w:val="0088053D"/>
    <w:rsid w:val="008D768A"/>
    <w:rsid w:val="008F587F"/>
    <w:rsid w:val="00930367"/>
    <w:rsid w:val="0094037A"/>
    <w:rsid w:val="009A0256"/>
    <w:rsid w:val="009E05DE"/>
    <w:rsid w:val="009E3291"/>
    <w:rsid w:val="00A62B87"/>
    <w:rsid w:val="00B83FF4"/>
    <w:rsid w:val="00B8596D"/>
    <w:rsid w:val="00BB5854"/>
    <w:rsid w:val="00BD7A51"/>
    <w:rsid w:val="00BE37A6"/>
    <w:rsid w:val="00BF4B6B"/>
    <w:rsid w:val="00C96820"/>
    <w:rsid w:val="00CF1051"/>
    <w:rsid w:val="00E4538F"/>
    <w:rsid w:val="00E634E8"/>
    <w:rsid w:val="00E753DB"/>
    <w:rsid w:val="00E80FDD"/>
    <w:rsid w:val="00EB1F7E"/>
    <w:rsid w:val="00EB32CD"/>
    <w:rsid w:val="00EE2735"/>
    <w:rsid w:val="00F3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rsh/papaja" TargetMode="External"/><Relationship Id="rId18" Type="http://schemas.openxmlformats.org/officeDocument/2006/relationships/header" Target="header2.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weight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41</Pages>
  <Words>8982</Words>
  <Characters>51204</Characters>
  <Application>Microsoft Office Word</Application>
  <DocSecurity>0</DocSecurity>
  <Lines>426</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60066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Coles, Nicholas A.</dc:creator>
  <cp:keywords/>
  <cp:lastModifiedBy>Coles, Nicholas A.</cp:lastModifiedBy>
  <cp:revision>4</cp:revision>
  <cp:lastPrinted>2025-07-21T20:28:00Z</cp:lastPrinted>
  <dcterms:created xsi:type="dcterms:W3CDTF">2025-07-21T20:28:00Z</dcterms:created>
  <dcterms:modified xsi:type="dcterms:W3CDTF">2025-07-22T01:38:00Z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