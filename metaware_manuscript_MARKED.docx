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A7083" w14:textId="77777777" w:rsidR="00156927" w:rsidRDefault="00000000">
      <w:pPr>
        <w:pStyle w:val="Title"/>
      </w:pPr>
      <w:r>
        <w:t>A quantitative review of demand characteristics and their underlying mechanisms</w:t>
      </w:r>
    </w:p>
    <w:p w14:paraId="168B3014" w14:textId="77777777" w:rsidR="00156927" w:rsidRPr="008C189A" w:rsidRDefault="00000000">
      <w:pPr>
        <w:pStyle w:val="Author"/>
        <w:rPr>
          <w:lang w:val="es-ES"/>
        </w:rPr>
      </w:pPr>
      <w:r w:rsidRPr="008C189A">
        <w:rPr>
          <w:lang w:val="es-ES"/>
        </w:rPr>
        <w:t>Nicholas A. Coles</w:t>
      </w:r>
      <w:r w:rsidRPr="008C189A">
        <w:rPr>
          <w:vertAlign w:val="superscript"/>
          <w:lang w:val="es-ES"/>
        </w:rPr>
        <w:t>1</w:t>
      </w:r>
      <w:r w:rsidRPr="008C189A">
        <w:rPr>
          <w:lang w:val="es-ES"/>
        </w:rPr>
        <w:t> &amp; Michael C. Frank</w:t>
      </w:r>
      <w:r w:rsidRPr="008C189A">
        <w:rPr>
          <w:vertAlign w:val="superscript"/>
          <w:lang w:val="es-ES"/>
        </w:rPr>
        <w:t>2</w:t>
      </w:r>
    </w:p>
    <w:p w14:paraId="74C0249D" w14:textId="77777777" w:rsidR="00156927" w:rsidRDefault="00000000">
      <w:pPr>
        <w:pStyle w:val="Author"/>
      </w:pPr>
      <w:r>
        <w:rPr>
          <w:vertAlign w:val="superscript"/>
        </w:rPr>
        <w:t>1</w:t>
      </w:r>
      <w:r>
        <w:t xml:space="preserve"> Center for the Study of Language and Information, Stanford University</w:t>
      </w:r>
    </w:p>
    <w:p w14:paraId="0A498177" w14:textId="77777777" w:rsidR="00156927" w:rsidRDefault="00000000">
      <w:pPr>
        <w:pStyle w:val="Author"/>
      </w:pPr>
      <w:r>
        <w:rPr>
          <w:vertAlign w:val="superscript"/>
        </w:rPr>
        <w:t>2</w:t>
      </w:r>
      <w:r>
        <w:t xml:space="preserve"> Department of Psychology, Stanford University</w:t>
      </w:r>
    </w:p>
    <w:p w14:paraId="40F87165" w14:textId="77777777" w:rsidR="00156927" w:rsidRDefault="00000000">
      <w:pPr>
        <w:pStyle w:val="BodyText"/>
      </w:pPr>
      <w:r>
        <w:t>                                                                                                                                                    </w:t>
      </w:r>
    </w:p>
    <w:p w14:paraId="16230E41" w14:textId="77777777" w:rsidR="00156927" w:rsidRDefault="00000000">
      <w:pPr>
        <w:pStyle w:val="BodyText"/>
      </w:pPr>
      <w:r>
        <w:t> </w:t>
      </w:r>
    </w:p>
    <w:p w14:paraId="59E68FEE" w14:textId="77777777" w:rsidR="00156927" w:rsidRDefault="00000000">
      <w:pPr>
        <w:pStyle w:val="BodyText"/>
      </w:pPr>
      <w:r>
        <w:t> </w:t>
      </w:r>
    </w:p>
    <w:p w14:paraId="7D2C7FC3" w14:textId="77777777" w:rsidR="00156927" w:rsidRDefault="00000000">
      <w:pPr>
        <w:pStyle w:val="BodyText"/>
      </w:pPr>
      <w:r>
        <w:t> </w:t>
      </w:r>
    </w:p>
    <w:p w14:paraId="2F2E6808" w14:textId="77777777" w:rsidR="00156927" w:rsidRDefault="00000000">
      <w:pPr>
        <w:pStyle w:val="BodyText"/>
      </w:pPr>
      <w:r>
        <w:t> </w:t>
      </w:r>
    </w:p>
    <w:p w14:paraId="2259CF0E" w14:textId="77777777" w:rsidR="00156927" w:rsidRDefault="00000000">
      <w:pPr>
        <w:pStyle w:val="BodyText"/>
      </w:pPr>
      <w:r>
        <w:t> </w:t>
      </w:r>
    </w:p>
    <w:p w14:paraId="6A68FEE3" w14:textId="77777777" w:rsidR="00156927" w:rsidRDefault="00000000">
      <w:pPr>
        <w:pStyle w:val="BodyText"/>
      </w:pPr>
      <w:r>
        <w:t> </w:t>
      </w:r>
    </w:p>
    <w:p w14:paraId="59072A26" w14:textId="77777777" w:rsidR="00156927" w:rsidRDefault="00000000">
      <w:pPr>
        <w:pStyle w:val="Author"/>
      </w:pPr>
      <w:r>
        <w:lastRenderedPageBreak/>
        <w:t>Author note</w:t>
      </w:r>
    </w:p>
    <w:p w14:paraId="02E8CBED" w14:textId="77777777" w:rsidR="00156927" w:rsidRDefault="00000000">
      <w:pPr>
        <w:pStyle w:val="BodyText"/>
      </w:pPr>
      <w:r>
        <w:t xml:space="preserve">All materials, data, code, and pre-registrations (for Studies 1 and 2) are openly available at </w:t>
      </w:r>
      <w:hyperlink r:id="rId7">
        <w:r>
          <w:rPr>
            <w:rStyle w:val="Hyperlink"/>
          </w:rPr>
          <w:t>https://osf.io/3hkre/</w:t>
        </w:r>
      </w:hyperlink>
      <w:r>
        <w:t>.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14:paraId="37E3E797" w14:textId="77777777" w:rsidR="00156927" w:rsidRDefault="00000000">
      <w:pPr>
        <w:pStyle w:val="BodyText"/>
      </w:pPr>
      <w:r>
        <w:t xml:space="preserve">Correspondence concerning this article should be addressed to Nicholas A. Coles, Cordura Hall, 210 Panama St, Stanford, CA 94305. E-mail: </w:t>
      </w:r>
      <w:hyperlink r:id="rId8">
        <w:r>
          <w:rPr>
            <w:rStyle w:val="Hyperlink"/>
          </w:rPr>
          <w:t>ncoles@stanford.edu</w:t>
        </w:r>
      </w:hyperlink>
    </w:p>
    <w:p w14:paraId="3D3850F1" w14:textId="77777777" w:rsidR="00156927" w:rsidRDefault="00000000">
      <w:pPr>
        <w:pStyle w:val="h1-pagebreak"/>
      </w:pPr>
      <w:r>
        <w:lastRenderedPageBreak/>
        <w:t>Abstract</w:t>
      </w:r>
    </w:p>
    <w:p w14:paraId="34860A2A" w14:textId="77777777" w:rsidR="00156927" w:rsidRDefault="00000000">
      <w:pPr>
        <w:pStyle w:val="BodyText"/>
      </w:pPr>
      <w:r>
        <w:t>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
          <w:iCs/>
        </w:rPr>
        <w:t>d</w:t>
      </w:r>
      <w:r>
        <w:t xml:space="preserve"> = 0.22, 95% CI [0.11, 0.33]). However, these effects were extremely heterogeneous (between-study </w:t>
      </w:r>
      <m:oMath>
        <m:r>
          <w:rPr>
            <w:rFonts w:ascii="Cambria Math" w:hAnsi="Cambria Math"/>
          </w:rPr>
          <m:t>τ</m:t>
        </m:r>
      </m:oMath>
      <w:r>
        <w:t xml:space="preserve"> = 0.30; within-study </w:t>
      </w:r>
      <m:oMath>
        <m:r>
          <w:rPr>
            <w:rFonts w:ascii="Cambria Math" w:hAnsi="Cambria Math"/>
          </w:rPr>
          <m:t>σ</m:t>
        </m:r>
      </m:oMath>
      <w:r>
        <w:t xml:space="preserve"> = 0.20), with the estimated distribution of true effects ranging from </w:t>
      </w:r>
      <w:r>
        <w:rPr>
          <w:i/>
          <w:iCs/>
        </w:rPr>
        <w:t>d</w:t>
      </w:r>
      <w:r>
        <w:t xml:space="preserve"> = 1.97 (a large increase in hypothesis-consistent responding) to </w:t>
      </w:r>
      <w:r>
        <w:rPr>
          <w:i/>
          <w:iCs/>
        </w:rPr>
        <w:t>d</w:t>
      </w:r>
      <w:r>
        <w:t xml:space="preserve"> = -1.44 (a large increase in hypothesis-</w:t>
      </w:r>
      <w:r>
        <w:rPr>
          <w:i/>
          <w:iCs/>
        </w:rPr>
        <w:t>in</w:t>
      </w:r>
      <w:r>
        <w:t xml:space="preserve">consistent responding). </w:t>
      </w:r>
      <w:proofErr w:type="gramStart"/>
      <w:r>
        <w:t>Contra</w:t>
      </w:r>
      <w:proofErr w:type="gramEnd"/>
      <w:r>
        <w:t xml:space="preserve">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14:paraId="1540B438" w14:textId="77777777" w:rsidR="00156927" w:rsidRDefault="00000000">
      <w:pPr>
        <w:pStyle w:val="BodyText"/>
      </w:pPr>
      <w:r>
        <w:rPr>
          <w:i/>
          <w:iCs/>
        </w:rPr>
        <w:t>Keywords:</w:t>
      </w:r>
      <w:r>
        <w:t xml:space="preserve"> demand characteristics, placebo, mindsets, research methods, meta-analysis</w:t>
      </w:r>
    </w:p>
    <w:p w14:paraId="6E4E7C57" w14:textId="77777777" w:rsidR="00156927" w:rsidRDefault="00000000">
      <w:pPr>
        <w:pStyle w:val="h1-pagebreak"/>
      </w:pPr>
      <w:r>
        <w:lastRenderedPageBreak/>
        <w:t>A quantitative review of demand characteristics and their underlying mechanisms</w:t>
      </w:r>
    </w:p>
    <w:p w14:paraId="5405180E" w14:textId="77777777" w:rsidR="00156927" w:rsidRDefault="00000000">
      <w:pPr>
        <w:pStyle w:val="BodyText"/>
      </w:pPr>
      <w:r>
        <w:t xml:space="preserve">Imagine that a mysterious person approached you and began telling you about a new method they invented for understanding humans. They explain that their method is useful for estimating causal </w:t>
      </w:r>
      <w:proofErr w:type="gramStart"/>
      <w:r>
        <w:t>relationships, but</w:t>
      </w:r>
      <w:proofErr w:type="gramEnd"/>
      <w:r>
        <w:t xml:space="preserve"> add that it can sometimes be thrown off by a methodological artifact. They explain that this artifact sometimes causes researchers to detect an effect that’s not real, and other times causes them to miss an effect that is real. They </w:t>
      </w:r>
      <w:proofErr w:type="gramStart"/>
      <w:r>
        <w:t>add it</w:t>
      </w:r>
      <w:proofErr w:type="gramEnd"/>
      <w:r>
        <w:t xml:space="preserve">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6278B410" w14:textId="77777777" w:rsidR="00156927" w:rsidRDefault="00000000">
      <w:pPr>
        <w:pStyle w:val="BodyText"/>
      </w:pPr>
      <w:r>
        <w:t xml:space="preserve">In a seminal paper, Martin Orne (1962) challenged a common assumption in early experimental psychology by arguing that human subjects are </w:t>
      </w:r>
      <w:r>
        <w:rPr>
          <w:i/>
          <w:iCs/>
        </w:rPr>
        <w:t>active</w:t>
      </w:r>
      <w:r>
        <w:t xml:space="preserve"> responders to the experimental context. </w:t>
      </w:r>
      <w:proofErr w:type="gramStart"/>
      <w:r>
        <w:t>In particular, Orne</w:t>
      </w:r>
      <w:proofErr w:type="gramEnd"/>
      <w:r>
        <w:t xml:space="preserve"> argued that participants are perceptive to demand characteristics – “cues which convey an experimental hypothesis” – and are motivated to use these cues to help the experimenter confirm their hypothesis (1962, p. 779). This idea was controversial at first, with some researchers suggesting that the concern was vague and/or overblown (e.g., Berkowitz, 1971; </w:t>
      </w:r>
      <w:proofErr w:type="spellStart"/>
      <w:r>
        <w:t>Kruglanski</w:t>
      </w:r>
      <w:proofErr w:type="spellEnd"/>
      <w:r>
        <w:t>, 1975; Milgram, 1972). Nonetheless, over the next 60 years, demand characteristics have become a literal textbook methodological concern in experimental psychology (Sharpe &amp; Whelton, 2016).</w:t>
      </w:r>
    </w:p>
    <w:p w14:paraId="4BA0C7FE" w14:textId="77777777" w:rsidR="00156927" w:rsidRDefault="00000000">
      <w:pPr>
        <w:pStyle w:val="BodyText"/>
      </w:pPr>
      <w:r>
        <w:lastRenderedPageBreak/>
        <w:t xml:space="preserve">Orne initially focused on evidence that demand characteristics can lead to false positives – such as patients exhibiting sham symptoms of hypnosis (Orne, 1959). But demand characteristics can also lead to false negatives. For example, participants will ignore visual cues of depth when they believe that doing so is the purpose of the experiment (Hayes &amp; King, 1967). In addition to creating inferential errors, demand characteristics can bias estimates of causal relationships. For example, the effect of facial poses on self-reported emotion can be amplified </w:t>
      </w:r>
      <w:r>
        <w:rPr>
          <w:i/>
          <w:iCs/>
        </w:rPr>
        <w:t>or</w:t>
      </w:r>
      <w:r>
        <w:t xml:space="preserve"> attenuated depending on whether the experimenter communicates expectations of positive or nil effects (Coles, Gaertner, Frohlich, Larsen, &amp; Basnight-Brown, 2022). However, demand characteristics do not always seem to matter. For example, manipulations of the communicated hypothesis have consistently failed to impact participants’ responses in large replications of classic studies in behavioral economics (Mummolo &amp; Peterson, 2019).</w:t>
      </w:r>
    </w:p>
    <w:p w14:paraId="7225309D" w14:textId="77777777" w:rsidR="00156927" w:rsidRDefault="00000000">
      <w:pPr>
        <w:pStyle w:val="BodyText"/>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w:t>
      </w:r>
      <w:proofErr w:type="gramStart"/>
      <w:r>
        <w:t>underlie</w:t>
      </w:r>
      <w:proofErr w:type="gramEnd"/>
      <w:r>
        <w:t xml:space="preserve"> the effects of demand characteristics (for a more extensive review, see Corneille &amp; Lush, 2022).</w:t>
      </w:r>
    </w:p>
    <w:p w14:paraId="17C6F2F8" w14:textId="77777777" w:rsidR="00156927" w:rsidRDefault="00000000">
      <w:pPr>
        <w:pStyle w:val="Heading2"/>
      </w:pPr>
      <w:bookmarkStart w:id="0" w:name="Xa0d64ece604650f58e403bddeb4af76aa562f5e"/>
      <w:commentRangeStart w:id="1"/>
      <w:r>
        <w:t>How do demand characteristics alter participant responses?</w:t>
      </w:r>
      <w:commentRangeEnd w:id="1"/>
      <w:r w:rsidR="008C189A">
        <w:rPr>
          <w:rStyle w:val="CommentReference"/>
          <w:rFonts w:eastAsiaTheme="minorHAnsi" w:cstheme="minorBidi"/>
          <w:b w:val="0"/>
        </w:rPr>
        <w:commentReference w:id="1"/>
      </w:r>
    </w:p>
    <w:p w14:paraId="4663D85A" w14:textId="77777777" w:rsidR="00156927" w:rsidRDefault="00000000">
      <w:pPr>
        <w:pStyle w:val="FirstParagraph"/>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w:t>
      </w:r>
      <w:proofErr w:type="spellStart"/>
      <w:r>
        <w:t>Rosnow</w:t>
      </w:r>
      <w:proofErr w:type="spellEnd"/>
      <w:r>
        <w:t xml:space="preserve"> &amp; Aiken, 1973; </w:t>
      </w:r>
      <w:proofErr w:type="spellStart"/>
      <w:r>
        <w:t>Strohmetz</w:t>
      </w:r>
      <w:proofErr w:type="spellEnd"/>
      <w:r>
        <w:t xml:space="preserve">, 2008). In doing so, these theorists distinguished their ideas from conceptually similar work on </w:t>
      </w:r>
      <w:r>
        <w:rPr>
          <w:i/>
          <w:iCs/>
        </w:rPr>
        <w:t>placebo effects</w:t>
      </w:r>
      <w:r>
        <w:t xml:space="preserve">: changes mediated by the relatively automatic activation of beliefs and/or conditioned responses (Zion &amp; Crum, 2018). </w:t>
      </w:r>
      <w:r>
        <w:lastRenderedPageBreak/>
        <w:t>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14:paraId="7F6FE0BD" w14:textId="77777777" w:rsidR="00156927" w:rsidRDefault="00000000">
      <w:pPr>
        <w:pStyle w:val="BodyText"/>
      </w:pPr>
      <w:r>
        <w:t>Below, we first discuss an influential model of response bias (</w:t>
      </w:r>
      <w:proofErr w:type="spellStart"/>
      <w:r>
        <w:t>Rosnow</w:t>
      </w:r>
      <w:proofErr w:type="spellEnd"/>
      <w:r>
        <w:t xml:space="preserve"> &amp; Rosenthal, 1997). We then review recent proposals to include placebo effects as secondary mechanisms (Coles, Gaertner, et al., 2022). A comprehensive framework containing both sets of mechanisms is shown in Figure 1.</w:t>
      </w:r>
    </w:p>
    <w:p w14:paraId="020DB005" w14:textId="77777777" w:rsidR="00156927" w:rsidRDefault="00000000">
      <w:pPr>
        <w:pStyle w:val="BodyText"/>
      </w:pPr>
      <w:r>
        <w:t xml:space="preserve">To date, the most influential framework for conceptualizing the effects of demand characteristics has been developed by </w:t>
      </w:r>
      <w:proofErr w:type="spellStart"/>
      <w:r>
        <w:t>Rosnow</w:t>
      </w:r>
      <w:proofErr w:type="spellEnd"/>
      <w:r>
        <w:t xml:space="preserve"> and Rosenthal (1997). Like most researchers, </w:t>
      </w:r>
      <w:proofErr w:type="spellStart"/>
      <w:r>
        <w:t>Rosnow</w:t>
      </w:r>
      <w:proofErr w:type="spellEnd"/>
      <w:r>
        <w:t xml:space="preserve"> and Rosenthal (1997) suggested that demand characteristics produce response biases. As such, they proposed three key moderators: (1) receptivity to cues, (2) motivation to provide hypothesis-consistent responses, and (3) opportunity to alter responses (Figure 1).</w:t>
      </w:r>
    </w:p>
    <w:p w14:paraId="62265EF2" w14:textId="77777777" w:rsidR="00156927" w:rsidRDefault="00000000">
      <w:pPr>
        <w:pStyle w:val="CaptionedFigure"/>
      </w:pPr>
      <w:r>
        <w:rPr>
          <w:noProof/>
        </w:rPr>
        <w:lastRenderedPageBreak/>
        <w:drawing>
          <wp:inline distT="0" distB="0" distL="0" distR="0" wp14:anchorId="46F940CC" wp14:editId="6337B9F5">
            <wp:extent cx="5969000" cy="3934910"/>
            <wp:effectExtent l="0" t="0" r="0" b="0"/>
            <wp:docPr id="23"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4" name="Picture" descr="images/metaware_framework.png"/>
                    <pic:cNvPicPr>
                      <a:picLocks noChangeAspect="1" noChangeArrowheads="1"/>
                    </pic:cNvPicPr>
                  </pic:nvPicPr>
                  <pic:blipFill>
                    <a:blip r:embed="rId13"/>
                    <a:stretch>
                      <a:fillRect/>
                    </a:stretch>
                  </pic:blipFill>
                  <pic:spPr bwMode="auto">
                    <a:xfrm>
                      <a:off x="0" y="0"/>
                      <a:ext cx="5969000" cy="3934910"/>
                    </a:xfrm>
                    <a:prstGeom prst="rect">
                      <a:avLst/>
                    </a:prstGeom>
                    <a:noFill/>
                    <a:ln w="9525">
                      <a:noFill/>
                      <a:headEnd/>
                      <a:tailEnd/>
                    </a:ln>
                  </pic:spPr>
                </pic:pic>
              </a:graphicData>
            </a:graphic>
          </wp:inline>
        </w:drawing>
      </w:r>
    </w:p>
    <w:p w14:paraId="75154D6B" w14:textId="77777777" w:rsidR="00156927" w:rsidRDefault="00000000">
      <w:pPr>
        <w:pStyle w:val="ImageCaption"/>
      </w:pPr>
      <w:r>
        <w:rPr>
          <w:i/>
          <w:iCs/>
        </w:rPr>
        <w:t>Figure</w:t>
      </w:r>
      <w:r>
        <w:t xml:space="preserve"> </w:t>
      </w:r>
      <w:r>
        <w:rPr>
          <w:i/>
          <w:iCs/>
        </w:rPr>
        <w:t xml:space="preserve">1. </w:t>
      </w:r>
      <w:r>
        <w:t xml:space="preserve"> </w:t>
      </w:r>
      <w:proofErr w:type="spellStart"/>
      <w:r>
        <w:t>Rosnow</w:t>
      </w:r>
      <w:proofErr w:type="spellEnd"/>
      <w:r>
        <w:t xml:space="preserve"> and Rosenthal’s (1997) and Coles, Gaertner, et al.’s (2022) frameworks for conceptualizing how demand characteristics can lead to increases (green), decreases (red), or no shift (light grey) in hypothesis-consistent responding. </w:t>
      </w:r>
      <w:proofErr w:type="spellStart"/>
      <w:r>
        <w:t>Rosnow</w:t>
      </w:r>
      <w:proofErr w:type="spellEnd"/>
      <w:r>
        <w:t xml:space="preserve">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4D47FB1B" w14:textId="77777777" w:rsidR="00156927" w:rsidRDefault="00000000">
      <w:pPr>
        <w:pStyle w:val="BodyText"/>
      </w:pPr>
      <w:r>
        <w:t xml:space="preserve">To start, </w:t>
      </w:r>
      <w:proofErr w:type="spellStart"/>
      <w:r>
        <w:t>Rosnow</w:t>
      </w:r>
      <w:proofErr w:type="spellEnd"/>
      <w:r>
        <w:t xml:space="preserve"> and Rosenthal (1997) reasoned that participants must be receptive to demand characteristics </w:t>
      </w:r>
      <w:proofErr w:type="gramStart"/>
      <w:r>
        <w:t>in order for</w:t>
      </w:r>
      <w:proofErr w:type="gramEnd"/>
      <w:r>
        <w:t xml:space="preserve"> there to be a response bias (see also </w:t>
      </w:r>
      <w:proofErr w:type="spellStart"/>
      <w:r>
        <w:t>Rosnow</w:t>
      </w:r>
      <w:proofErr w:type="spellEnd"/>
      <w:r>
        <w:t xml:space="preserve"> &amp; Aiken, 1973; </w:t>
      </w:r>
      <w:proofErr w:type="spellStart"/>
      <w:r>
        <w:t>Strohmetz</w:t>
      </w:r>
      <w:proofErr w:type="spellEnd"/>
      <w:r>
        <w:t xml:space="preserve">, 2008). As an extreme example, imagine that a researcher hands an infant participant a sheet of paper that precisely explains the study hypothesis. Demand characteristics are certainly present, but they are not predicted to have an impact because the infant is not receptive to the </w:t>
      </w:r>
      <w:r>
        <w:lastRenderedPageBreak/>
        <w:t>cues. In the present work, we will pay less attention to receptivity as a moderator by focusing on scenarios where participants are likely to be highly receptive to cues.</w:t>
      </w:r>
    </w:p>
    <w:p w14:paraId="5D7910C0" w14:textId="77777777" w:rsidR="00156927" w:rsidRDefault="00000000">
      <w:pPr>
        <w:pStyle w:val="BodyText"/>
      </w:pPr>
      <w:r>
        <w:t xml:space="preserve">Response biases are theorized to be driven by participants’ motivation (or lack thereof) to provide hypothesis-consistent responses. Early research focused on participants’ default motivations, characterizing them as (a) “good subjects” who change their responses because they are motivated to help the researcher confirm their hypothesis (Orne, 1962), (b) “apprehensive subjects” who are motivated to respond in a manner that will lead them to be evaluated positively (Riecken, 1962; Rosenberg, 1969; Sigall, Aronson, &amp; Van Hoose, 1970), (c) “negativistic subjects” who are motivated to interfere with the purpose of the study (Cook et al., 1970; </w:t>
      </w:r>
      <w:proofErr w:type="spellStart"/>
      <w:r>
        <w:t>Masling</w:t>
      </w:r>
      <w:proofErr w:type="spellEnd"/>
      <w:r>
        <w:t>, 1966), or (d) “faithful subjects” who are motivated to follow directions as closely as possible (</w:t>
      </w:r>
      <w:proofErr w:type="spellStart"/>
      <w:r>
        <w:t>Fillenbaun</w:t>
      </w:r>
      <w:proofErr w:type="spellEnd"/>
      <w:r>
        <w:t xml:space="preserve"> &amp; Frey, 1970). However, participants have multiple goals in mind when they conceptualize their roles as subjects (</w:t>
      </w:r>
      <w:proofErr w:type="spellStart"/>
      <w:r>
        <w:t>Rosnow</w:t>
      </w:r>
      <w:proofErr w:type="spellEnd"/>
      <w:r>
        <w:t xml:space="preserve"> &amp; Rosenthal, 1997),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an obsessive-compulsive personality (Sigall et al., 1970).</w:t>
      </w:r>
    </w:p>
    <w:p w14:paraId="08847CB5" w14:textId="77777777" w:rsidR="00156927" w:rsidRDefault="00000000">
      <w:pPr>
        <w:pStyle w:val="BodyText"/>
      </w:pPr>
      <w:r>
        <w:t xml:space="preserve">Synthesizing the above observations and reasoning, </w:t>
      </w:r>
      <w:proofErr w:type="spellStart"/>
      <w:r>
        <w:t>Rosnow</w:t>
      </w:r>
      <w:proofErr w:type="spellEnd"/>
      <w:r>
        <w:t xml:space="preserve"> and Rosenthal (1997)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14:paraId="5DB0CEE5" w14:textId="77777777" w:rsidR="00156927" w:rsidRDefault="00000000">
      <w:pPr>
        <w:pStyle w:val="BodyText"/>
      </w:pPr>
      <w:r>
        <w:lastRenderedPageBreak/>
        <w:t xml:space="preserve">No matter how motivated they are to confirm the hypothesis, there is variability in the extent to which participants </w:t>
      </w:r>
      <w:proofErr w:type="gramStart"/>
      <w:r>
        <w:t>have the opportunity/ability to</w:t>
      </w:r>
      <w:proofErr w:type="gramEnd"/>
      <w:r>
        <w:t xml:space="preserve"> alter the outcome of interest. For example, participants can more readily alter their responses to self-report measures of prejudice, as opposed to reaction-time-based measures like the Implicit Association Test (Greenwald, McGhee, &amp; Schwartz, 1998). Taking this third moderator – opportunity – into account, </w:t>
      </w:r>
      <w:proofErr w:type="spellStart"/>
      <w:r>
        <w:t>Rosnow</w:t>
      </w:r>
      <w:proofErr w:type="spellEnd"/>
      <w:r>
        <w:t xml:space="preserve"> and Rosenthal concluded that demand characteristics only produce response biases when participants (1) notice the cues, (2) are motivated to adjust their responses, and (3) can adjust their responses.</w:t>
      </w:r>
    </w:p>
    <w:p w14:paraId="62FE084C" w14:textId="77777777" w:rsidR="00156927" w:rsidRDefault="00000000">
      <w:pPr>
        <w:pStyle w:val="BodyText"/>
      </w:pPr>
      <w:r>
        <w:t xml:space="preserve">Rosenthal and </w:t>
      </w:r>
      <w:proofErr w:type="spellStart"/>
      <w:r>
        <w:t>Rosnow’s</w:t>
      </w:r>
      <w:proofErr w:type="spellEnd"/>
      <w:r>
        <w:t xml:space="preserve"> framework directly </w:t>
      </w:r>
      <w:proofErr w:type="gramStart"/>
      <w:r>
        <w:t>maps</w:t>
      </w:r>
      <w:proofErr w:type="gramEnd"/>
      <w:r>
        <w:t xml:space="preserve">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w:t>
      </w:r>
      <w:proofErr w:type="gramStart"/>
      <w:r>
        <w:t>recently-proposed</w:t>
      </w:r>
      <w:proofErr w:type="gramEnd"/>
      <w:r>
        <w:t xml:space="preserve"> secondary mechanism that is more challenging to eliminate: placebo effects.</w:t>
      </w:r>
    </w:p>
    <w:p w14:paraId="46913509" w14:textId="77777777" w:rsidR="00156927" w:rsidRDefault="00000000">
      <w:pPr>
        <w:pStyle w:val="BodyText"/>
      </w:pPr>
      <w:commentRangeStart w:id="2"/>
      <w:r>
        <w:t xml:space="preserve">Over the past half century, demand characteristics have generally been conceptually divorced from placebo effects (e.g., Orne, 1969; </w:t>
      </w:r>
      <w:proofErr w:type="spellStart"/>
      <w:r>
        <w:t>Rosnow</w:t>
      </w:r>
      <w:proofErr w:type="spellEnd"/>
      <w:r>
        <w:t xml:space="preserve"> &amp; Rosenthal, 1997). </w:t>
      </w:r>
      <w:commentRangeEnd w:id="2"/>
      <w:r w:rsidR="008C189A">
        <w:rPr>
          <w:rStyle w:val="CommentReference"/>
        </w:rPr>
        <w:commentReference w:id="2"/>
      </w:r>
      <w:r>
        <w:t xml:space="preserve">However, demand characteristics may produce both response biases and </w:t>
      </w:r>
      <w:r>
        <w:rPr>
          <w:i/>
          <w:iCs/>
        </w:rPr>
        <w:t>placebo effects</w:t>
      </w:r>
      <w:r>
        <w:t xml:space="preserve"> – the latter which are theorized to be mediated by the relatively automatic activation of beliefs and/or conditioned responses (Coles, Gaertner, et al., 2022</w:t>
      </w:r>
      <w:commentRangeStart w:id="3"/>
      <w:r>
        <w:t>; Corneille &amp; Lush, 2022</w:t>
      </w:r>
      <w:commentRangeEnd w:id="3"/>
      <w:r w:rsidR="008C189A">
        <w:rPr>
          <w:rStyle w:val="CommentReference"/>
        </w:rPr>
        <w:commentReference w:id="3"/>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 Coles, Gaertner, et al. (2022) found that participants’ beliefs about facial feedback effects did not always match the hypothesis communicated; furthermore, both the communicated hypothesis and measures of participants’ </w:t>
      </w:r>
      <w:r>
        <w:lastRenderedPageBreak/>
        <w:t>beliefs moderated the effects of posed expressions on emotion. This finding provides preliminary evidence that demand characteristics can produce both response biases and placebo effects, the latter which can emerge even when participants have neither the motivation nor the opportunity to adjust their responses.</w:t>
      </w:r>
    </w:p>
    <w:p w14:paraId="4BAC638D" w14:textId="77777777" w:rsidR="00156927" w:rsidRDefault="00000000">
      <w:pPr>
        <w:pStyle w:val="Heading2"/>
      </w:pPr>
      <w:bookmarkStart w:id="4" w:name="the-current-paper"/>
      <w:bookmarkEnd w:id="0"/>
      <w:r>
        <w:t>The current paper</w:t>
      </w:r>
    </w:p>
    <w:p w14:paraId="2F73E46D" w14:textId="77777777" w:rsidR="00156927" w:rsidRDefault="00000000">
      <w:pPr>
        <w:pStyle w:val="FirstParagraph"/>
      </w:pPr>
      <w:r>
        <w:t>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14:paraId="0C0EF906" w14:textId="77777777" w:rsidR="00156927" w:rsidRDefault="00000000">
      <w:pPr>
        <w:pStyle w:val="BodyText"/>
      </w:pPr>
      <w:r>
        <w:t>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14:paraId="35742356" w14:textId="77777777" w:rsidR="00156927" w:rsidRDefault="00000000">
      <w:pPr>
        <w:pStyle w:val="BodyText"/>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 (Coles, Larsen, &amp; Lench, 2019; Coles, March, et al., 2022). We then </w:t>
      </w:r>
      <w:r>
        <w:lastRenderedPageBreak/>
        <w:t xml:space="preserve">examined the extent to which the effect of facial poses was moderated by the factors believed to </w:t>
      </w:r>
      <w:proofErr w:type="gramStart"/>
      <w:r>
        <w:t>underlie</w:t>
      </w:r>
      <w:proofErr w:type="gramEnd"/>
      <w:r>
        <w:t xml:space="preserve"> response biases and placebo effects.</w:t>
      </w:r>
    </w:p>
    <w:p w14:paraId="437C7102" w14:textId="77777777" w:rsidR="00156927" w:rsidRDefault="00000000">
      <w:pPr>
        <w:pStyle w:val="Heading1"/>
      </w:pPr>
      <w:bookmarkStart w:id="5" w:name="study-1"/>
      <w:bookmarkEnd w:id="4"/>
      <w:r>
        <w:t>Study 1</w:t>
      </w:r>
    </w:p>
    <w:p w14:paraId="1808409B" w14:textId="77777777" w:rsidR="00156927" w:rsidRDefault="00000000">
      <w:pPr>
        <w:pStyle w:val="FirstParagraph"/>
      </w:pPr>
      <w:r>
        <w:t>Study 1 was designed to provide a quantitative synthesis of demand effects via meta-analysis.</w:t>
      </w:r>
    </w:p>
    <w:p w14:paraId="0FA33CD9" w14:textId="77777777" w:rsidR="00156927" w:rsidRDefault="00000000">
      <w:pPr>
        <w:pStyle w:val="Heading2"/>
      </w:pPr>
      <w:bookmarkStart w:id="6" w:name="methodology"/>
      <w:r>
        <w:t>Methodology</w:t>
      </w:r>
    </w:p>
    <w:p w14:paraId="04620FB3" w14:textId="77777777" w:rsidR="00156927" w:rsidRDefault="00000000">
      <w:pPr>
        <w:pStyle w:val="FirstParagraph"/>
      </w:pPr>
      <w:r>
        <w:t xml:space="preserve">We defined the scope of the meta-analysis using the Population, Intervention, Comparison, Outcome framework (Schardt, Adams, Owens, Keitz, &amp; </w:t>
      </w:r>
      <w:proofErr w:type="spellStart"/>
      <w:r>
        <w:t>Fontelo</w:t>
      </w:r>
      <w:proofErr w:type="spellEnd"/>
      <w:r>
        <w:t>, 2007).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14:paraId="410108B7" w14:textId="77777777" w:rsidR="00156927"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14:paraId="5FB82148" w14:textId="77777777" w:rsidR="00156927" w:rsidRDefault="00000000">
      <w:pPr>
        <w:pStyle w:val="BodyText"/>
      </w:pPr>
      <w:r>
        <w:lastRenderedPageBreak/>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E1A7F7" w14:textId="77777777" w:rsidR="00156927" w:rsidRDefault="00000000">
      <w:pPr>
        <w:pStyle w:val="Heading3"/>
        <w:framePr w:wrap="around"/>
      </w:pPr>
      <w:bookmarkStart w:id="7" w:name="literature-search"/>
      <w:r>
        <w:t>Literature search.</w:t>
      </w:r>
    </w:p>
    <w:p w14:paraId="2CF57C48" w14:textId="77777777" w:rsidR="00156927"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14:paraId="60ADAFEB" w14:textId="77777777" w:rsidR="00156927" w:rsidRDefault="00000000">
      <w:pPr>
        <w:pStyle w:val="BodyText"/>
      </w:pPr>
      <w:r>
        <w:t xml:space="preserve">On January 12, 2022, we searched APA </w:t>
      </w:r>
      <w:proofErr w:type="spellStart"/>
      <w:r>
        <w:t>PsycInfo</w:t>
      </w:r>
      <w:proofErr w:type="spellEnd"/>
      <w:r>
        <w:t xml:space="preserve"> using broad search terms: “demand characteristics” OR “hypothesis awareness”. Our search went as far back as 1840, which yielded 850 records.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This yielded 3 additional records. In total, 97 of the records were unpublished.</w:t>
      </w:r>
    </w:p>
    <w:p w14:paraId="0242BB71" w14:textId="77777777" w:rsidR="00156927" w:rsidRDefault="00000000">
      <w:pPr>
        <w:pStyle w:val="Heading3"/>
        <w:framePr w:wrap="around"/>
      </w:pPr>
      <w:bookmarkStart w:id="8" w:name="screening"/>
      <w:bookmarkEnd w:id="7"/>
      <w:r>
        <w:t>Screening.</w:t>
      </w:r>
    </w:p>
    <w:p w14:paraId="551D9532" w14:textId="77777777" w:rsidR="00156927" w:rsidRDefault="00000000">
      <w:pPr>
        <w:pStyle w:val="FirstParagraph"/>
      </w:pPr>
      <w:r>
        <w:t>To be eligible for inclusion in the meta-analysis, the following criteria must have been met:</w:t>
      </w:r>
    </w:p>
    <w:p w14:paraId="6AF19361" w14:textId="77777777" w:rsidR="00156927"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w:t>
      </w:r>
      <w:proofErr w:type="gramStart"/>
      <w:r>
        <w:t>told</w:t>
      </w:r>
      <w:proofErr w:type="gramEnd"/>
      <w:r>
        <w:t xml:space="preserve">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w:t>
      </w:r>
      <w:r>
        <w:lastRenderedPageBreak/>
        <w:t>participants were not told about an effect of an independent variable on a dependent variable.</w:t>
      </w:r>
      <w:r>
        <w:rPr>
          <w:rStyle w:val="FootnoteReference"/>
        </w:rPr>
        <w:footnoteReference w:id="1"/>
      </w:r>
    </w:p>
    <w:p w14:paraId="50AFD684" w14:textId="77777777" w:rsidR="00156927"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04C55D8C" w14:textId="77777777" w:rsidR="00156927" w:rsidRDefault="00000000">
      <w:pPr>
        <w:numPr>
          <w:ilvl w:val="0"/>
          <w:numId w:val="18"/>
        </w:numPr>
      </w:pPr>
      <w:r>
        <w:t>Information necessary for computing at least one effect size was included.</w:t>
      </w:r>
    </w:p>
    <w:p w14:paraId="22A2844D" w14:textId="77777777" w:rsidR="00156927"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4FBA398A" w14:textId="77777777" w:rsidR="00156927" w:rsidRDefault="00000000">
      <w:pPr>
        <w:pStyle w:val="Heading3"/>
        <w:framePr w:wrap="around"/>
      </w:pPr>
      <w:bookmarkStart w:id="9" w:name="effect-size-index"/>
      <w:bookmarkEnd w:id="8"/>
      <w:r>
        <w:t>Effect size index.</w:t>
      </w:r>
    </w:p>
    <w:p w14:paraId="363E4C7C" w14:textId="77777777" w:rsidR="00156927"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0F08F35D" w14:textId="77777777" w:rsidR="00156927"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14:paraId="656CE0BE" w14:textId="77777777" w:rsidR="00156927"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w:t>
      </w:r>
      <w:proofErr w:type="gramStart"/>
      <w:r>
        <w:t>similar to</w:t>
      </w:r>
      <w:proofErr w:type="gramEnd"/>
      <w:r>
        <w:t xml:space="preserve">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CF6CE70" w14:textId="77777777" w:rsidR="00156927"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35A6A5D" w14:textId="77777777" w:rsidR="00156927" w:rsidRDefault="00000000">
      <w:pPr>
        <w:pStyle w:val="BodyText"/>
      </w:pPr>
      <w:r>
        <w:t xml:space="preserve">Whenever possible, we used the </w:t>
      </w:r>
      <w:r>
        <w:rPr>
          <w:i/>
          <w:iCs/>
        </w:rPr>
        <w:t>M</w:t>
      </w:r>
      <w:r>
        <w:t xml:space="preserve">’s and </w:t>
      </w:r>
      <w:proofErr w:type="gramStart"/>
      <w:r>
        <w:rPr>
          <w:i/>
          <w:iCs/>
        </w:rPr>
        <w:t>SD</w:t>
      </w:r>
      <w:r>
        <w:t>’s</w:t>
      </w:r>
      <w:proofErr w:type="gramEnd"/>
      <w:r>
        <w:t xml:space="preserve"> reported in a paper to compute Cohen’s </w:t>
      </w:r>
      <w:r>
        <w:rPr>
          <w:i/>
          <w:iCs/>
        </w:rPr>
        <w:t>d</w:t>
      </w:r>
      <w:r>
        <w:t xml:space="preserve">. If these values were not reported, we used (in order of preference), (1) </w:t>
      </w:r>
      <w:r>
        <w:rPr>
          <w:i/>
          <w:iCs/>
        </w:rPr>
        <w:t>t</w:t>
      </w:r>
      <w:r>
        <w:t>-values, (2) descriptive statistics extracted from figures (</w:t>
      </w:r>
      <w:proofErr w:type="spellStart"/>
      <w:r>
        <w:t>e.g</w:t>
      </w:r>
      <w:proofErr w:type="spellEnd"/>
      <w:r>
        <w:t xml:space="preserve">, bar charts) using the </w:t>
      </w:r>
      <w:proofErr w:type="spellStart"/>
      <w:r>
        <w:t>WebPlotDigitizer</w:t>
      </w:r>
      <w:proofErr w:type="spellEnd"/>
      <w:r>
        <w:t xml:space="preserve"> (Drevon, </w:t>
      </w:r>
      <w:proofErr w:type="spellStart"/>
      <w:r>
        <w:t>Fursa</w:t>
      </w:r>
      <w:proofErr w:type="spellEnd"/>
      <w:r>
        <w:t xml:space="preserve">,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7EAF5D27" w14:textId="77777777" w:rsidR="00156927"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2895AC89" w14:textId="77777777" w:rsidR="00156927" w:rsidRDefault="00000000">
      <w:pPr>
        <w:pStyle w:val="BodyText"/>
      </w:pPr>
      <w:r>
        <w:t xml:space="preserve">Nearly all studies (85%) contained multiple effect sizes of interest. For example, the full design in Coles, Gaertner, et al. (2022) included a positive demand, nil demand, and control condition. Participants also completed several facial </w:t>
      </w:r>
      <w:proofErr w:type="gramStart"/>
      <w:r>
        <w:t>expression</w:t>
      </w:r>
      <w:proofErr w:type="gramEnd"/>
      <w:r>
        <w:t xml:space="preserve"> poses (happy, angry, and neutral) and self-reported several emotions (happiness and anger). To be comprehensive, we recorded all reported effect sizes and accounted for dependencies in our models (described later).</w:t>
      </w:r>
    </w:p>
    <w:p w14:paraId="1108D7EB" w14:textId="77777777" w:rsidR="00156927" w:rsidRDefault="00000000">
      <w:pPr>
        <w:pStyle w:val="Heading3"/>
        <w:framePr w:wrap="around"/>
      </w:pPr>
      <w:bookmarkStart w:id="10" w:name="potential-study-feature-moderators"/>
      <w:bookmarkEnd w:id="9"/>
      <w:r>
        <w:t>Potential study feature moderators.</w:t>
      </w:r>
    </w:p>
    <w:p w14:paraId="1B50052D" w14:textId="77777777" w:rsidR="00156927" w:rsidRDefault="00000000">
      <w:pPr>
        <w:pStyle w:val="FirstParagraph"/>
      </w:pPr>
      <w:r>
        <w:t>We coded several study feature moderators that may help explain variability in demand effects:</w:t>
      </w:r>
    </w:p>
    <w:p w14:paraId="67E348AA" w14:textId="77777777" w:rsidR="00156927" w:rsidRDefault="00000000">
      <w:pPr>
        <w:numPr>
          <w:ilvl w:val="0"/>
          <w:numId w:val="19"/>
        </w:numPr>
      </w:pPr>
      <w:r>
        <w:rPr>
          <w:i/>
          <w:iCs/>
        </w:rPr>
        <w:t>Control vs. non-control group comparison group</w:t>
      </w:r>
      <w:r>
        <w:t xml:space="preserve">. Demand effects should presumably be additive. For example, imagine a study where the effect of </w:t>
      </w:r>
      <w:proofErr w:type="gramStart"/>
      <w:r>
        <w:t>an</w:t>
      </w:r>
      <w:proofErr w:type="gramEnd"/>
      <w:r>
        <w:t xml:space="preserve"> task is either (a) not described at all (a control condition), (b) described as mood-boosting (positive demand) or (c) described as mood-dampening (negative demand). Compared to the control </w:t>
      </w:r>
      <w:r>
        <w:lastRenderedPageBreak/>
        <w:t>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1567A03D" w14:textId="77777777" w:rsidR="00156927" w:rsidRDefault="00000000">
      <w:pPr>
        <w:numPr>
          <w:ilvl w:val="0"/>
          <w:numId w:val="19"/>
        </w:numPr>
      </w:pPr>
      <w:r>
        <w:rPr>
          <w:i/>
          <w:iCs/>
        </w:rPr>
        <w:t>Positive, negative, or nil demand.</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437B0F03" w14:textId="2AFFE1A9" w:rsidR="00156927" w:rsidRDefault="00000000">
      <w:pPr>
        <w:numPr>
          <w:ilvl w:val="0"/>
          <w:numId w:val="19"/>
        </w:numPr>
      </w:pPr>
      <w:commentRangeStart w:id="11"/>
      <w:r>
        <w:t xml:space="preserve">Whether students, non-students (e.g., </w:t>
      </w:r>
      <w:proofErr w:type="spellStart"/>
      <w:r>
        <w:t>MTurk</w:t>
      </w:r>
      <w:proofErr w:type="spellEnd"/>
      <w:r>
        <w:t xml:space="preserve"> workers), or a mix of students and non-students were sampled.</w:t>
      </w:r>
      <w:commentRangeEnd w:id="11"/>
      <w:r w:rsidR="00B107A7">
        <w:rPr>
          <w:rStyle w:val="CommentReference"/>
        </w:rPr>
        <w:commentReference w:id="11"/>
      </w:r>
    </w:p>
    <w:p w14:paraId="62FBD189" w14:textId="77777777" w:rsidR="00156927" w:rsidRDefault="00000000">
      <w:pPr>
        <w:numPr>
          <w:ilvl w:val="0"/>
          <w:numId w:val="19"/>
        </w:numPr>
      </w:pPr>
      <w:r>
        <w:t>Whether the study was conducted online or in-person.</w:t>
      </w:r>
    </w:p>
    <w:p w14:paraId="71A260BD" w14:textId="77777777" w:rsidR="00156927" w:rsidRDefault="00000000">
      <w:pPr>
        <w:numPr>
          <w:ilvl w:val="0"/>
          <w:numId w:val="19"/>
        </w:numPr>
      </w:pPr>
      <w:r>
        <w:t>Whether demand characteristics were manipulation within- vs. between-subjects.</w:t>
      </w:r>
    </w:p>
    <w:p w14:paraId="7D66290B" w14:textId="77777777" w:rsidR="00156927" w:rsidRDefault="00000000">
      <w:pPr>
        <w:numPr>
          <w:ilvl w:val="0"/>
          <w:numId w:val="19"/>
        </w:numPr>
      </w:pPr>
      <w:r>
        <w:t>Whether participants were paid or unpaid.</w:t>
      </w:r>
    </w:p>
    <w:p w14:paraId="53418AE6" w14:textId="77777777" w:rsidR="00156927" w:rsidRDefault="00000000">
      <w:pPr>
        <w:pStyle w:val="Heading3"/>
        <w:framePr w:wrap="around"/>
      </w:pPr>
      <w:bookmarkStart w:id="12" w:name="meta-analytic-approach"/>
      <w:bookmarkEnd w:id="10"/>
      <w:r>
        <w:t>Meta-analytic approach.</w:t>
      </w:r>
    </w:p>
    <w:p w14:paraId="147A75CB" w14:textId="0B155525" w:rsidR="00156927" w:rsidRDefault="00467DEF" w:rsidP="00467DEF">
      <w:pPr>
        <w:pStyle w:val="FirstParagraph"/>
      </w:pPr>
      <w:commentRangeStart w:id="13"/>
      <w:r>
        <w:t xml:space="preserve">For our meta-analytic approach, we </w:t>
      </w:r>
      <w:r w:rsidR="00000000">
        <w:t>used three-level meta-analysis (3LMA; also referred to as “multilevel” meta-analysis)</w:t>
      </w:r>
      <w:r w:rsidR="00B107A7">
        <w:t xml:space="preserve">. Rather than assume that there is a single true effect of demand characteristics, 3LMA assumes that there are </w:t>
      </w:r>
      <w:r w:rsidR="00B107A7">
        <w:rPr>
          <w:i/>
          <w:iCs/>
        </w:rPr>
        <w:t>multiple true effects</w:t>
      </w:r>
      <w:r w:rsidR="00B107A7">
        <w:t>.</w:t>
      </w:r>
      <w:r>
        <w:t xml:space="preserve"> To separate variability in these true effects from mere sampling error, 3LMA models three sources of variability: </w:t>
      </w:r>
      <w:r w:rsidR="00000000">
        <w:t>sampling error of individual studies (level 1), variability within studies (level 2), and variability between studies (level 3; often referred to as “random effects”).</w:t>
      </w:r>
      <w:commentRangeEnd w:id="13"/>
      <w:r>
        <w:rPr>
          <w:rStyle w:val="CommentReference"/>
        </w:rPr>
        <w:commentReference w:id="13"/>
      </w:r>
    </w:p>
    <w:p w14:paraId="3905B73A" w14:textId="77777777" w:rsidR="00156927" w:rsidRDefault="00000000">
      <w:pPr>
        <w:pStyle w:val="BodyText"/>
      </w:pPr>
      <w:r>
        <w:lastRenderedPageBreak/>
        <w:t xml:space="preserve">We fit all models using the </w:t>
      </w:r>
      <w:proofErr w:type="spellStart"/>
      <w:r>
        <w:t>metafor</w:t>
      </w:r>
      <w:proofErr w:type="spellEnd"/>
      <w:r>
        <w:t xml:space="preserve"> package (</w:t>
      </w:r>
      <w:proofErr w:type="spellStart"/>
      <w:r>
        <w:t>Viechtbauer</w:t>
      </w:r>
      <w:proofErr w:type="spellEnd"/>
      <w:r>
        <w:t>, 2010) in R (version 4.1.2, R Core Team, 2021).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p w14:paraId="2B52F4AD" w14:textId="77777777" w:rsidR="00156927" w:rsidRDefault="00000000">
      <w:pPr>
        <w:pStyle w:val="Heading4"/>
        <w:framePr w:wrap="around"/>
      </w:pPr>
      <w:bookmarkStart w:id="14" w:name="publication-bias-analyses"/>
      <w:r>
        <w:t>Publication bias analyses.</w:t>
      </w:r>
    </w:p>
    <w:p w14:paraId="28816B10" w14:textId="77777777" w:rsidR="00156927"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07F512F7" w14:textId="77777777" w:rsidR="00156927"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t>
      </w:r>
      <w:r>
        <w:lastRenderedPageBreak/>
        <w:t>we examined two funnel plots: one with all effect sizes and one with the dependent effect sizes aggregated</w:t>
      </w:r>
      <w:r>
        <w:rPr>
          <w:rStyle w:val="FootnoteReference"/>
        </w:rPr>
        <w:footnoteReference w:id="2"/>
      </w:r>
      <w:r>
        <w:t>.</w:t>
      </w:r>
    </w:p>
    <w:p w14:paraId="5FE55283" w14:textId="77777777" w:rsidR="00156927" w:rsidRDefault="00000000">
      <w:pPr>
        <w:pStyle w:val="BodyText"/>
      </w:pPr>
      <w:r>
        <w:t xml:space="preserve">Second, we conducted precision-effect tests (Stanley &amp; </w:t>
      </w:r>
      <w:proofErr w:type="spellStart"/>
      <w:r>
        <w:t>Doucouliagos</w:t>
      </w:r>
      <w:proofErr w:type="spellEnd"/>
      <w:r>
        <w:t xml:space="preserve">, 2014).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7B9B620C" w14:textId="77777777" w:rsidR="00156927"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130D6D3C" w14:textId="77777777" w:rsidR="00156927" w:rsidRDefault="00000000">
      <w:pPr>
        <w:pStyle w:val="BodyText"/>
      </w:pPr>
      <w:r>
        <w:lastRenderedPageBreak/>
        <w:t>As a sensitivity analysis, we included publication status (published or unpublished) as a dummy-coded moderator. This allowed us to estimate the difference in the magnitude of published vs. unpublished effects.</w:t>
      </w:r>
    </w:p>
    <w:p w14:paraId="0524487A" w14:textId="77777777" w:rsidR="00156927" w:rsidRDefault="00000000">
      <w:pPr>
        <w:pStyle w:val="Heading3"/>
        <w:framePr w:wrap="around"/>
      </w:pPr>
      <w:bookmarkStart w:id="15" w:name="transparency-and-openness"/>
      <w:bookmarkEnd w:id="12"/>
      <w:bookmarkEnd w:id="14"/>
      <w:r>
        <w:t>Transparency and openness.</w:t>
      </w:r>
    </w:p>
    <w:p w14:paraId="5BFD3434" w14:textId="77777777" w:rsidR="00156927" w:rsidRDefault="00000000">
      <w:pPr>
        <w:pStyle w:val="FirstParagraph"/>
      </w:pPr>
      <w:r>
        <w:t xml:space="preserve">All materials, data, and code are openly available at </w:t>
      </w:r>
      <w:hyperlink r:id="rId14">
        <w:r>
          <w:rPr>
            <w:rStyle w:val="Hyperlink"/>
          </w:rPr>
          <w:t>https://osf.io/3hkre/</w:t>
        </w:r>
      </w:hyperlink>
      <w:r>
        <w:t xml:space="preserve">. This link also contains analysis pre-registration plan, as well as documented amendments. Sample size was determined by the availability of relevant records. All code (including the script used to generate a </w:t>
      </w:r>
      <w:proofErr w:type="gramStart"/>
      <w:r>
        <w:t>computationally-reproducible</w:t>
      </w:r>
      <w:proofErr w:type="gramEnd"/>
      <w:r>
        <w:t xml:space="preserve"> manuscript) has been checked for reproducibility. Ethics approval was not requested for this study because no new data </w:t>
      </w:r>
      <w:proofErr w:type="gramStart"/>
      <w:r>
        <w:t>were</w:t>
      </w:r>
      <w:proofErr w:type="gramEnd"/>
      <w:r>
        <w:t xml:space="preserve"> collected.</w:t>
      </w:r>
    </w:p>
    <w:p w14:paraId="1BC89E76" w14:textId="77777777" w:rsidR="00156927" w:rsidRDefault="00000000">
      <w:pPr>
        <w:pStyle w:val="Heading2"/>
      </w:pPr>
      <w:bookmarkStart w:id="16" w:name="results"/>
      <w:bookmarkEnd w:id="6"/>
      <w:bookmarkEnd w:id="15"/>
      <w:r>
        <w:t>Results</w:t>
      </w:r>
    </w:p>
    <w:p w14:paraId="7A73DA19" w14:textId="77777777" w:rsidR="00156927" w:rsidRDefault="00000000">
      <w:pPr>
        <w:pStyle w:val="FirstParagraph"/>
      </w:pPr>
      <w:r>
        <w:t xml:space="preserve">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4982EAFD" w14:textId="77777777" w:rsidR="00156927" w:rsidRDefault="00000000">
      <w:pPr>
        <w:pStyle w:val="CaptionedFigure"/>
      </w:pPr>
      <w:r>
        <w:rPr>
          <w:noProof/>
        </w:rPr>
        <w:lastRenderedPageBreak/>
        <w:drawing>
          <wp:inline distT="0" distB="0" distL="0" distR="0" wp14:anchorId="6BE5E2C3" wp14:editId="6D394F38">
            <wp:extent cx="5963478" cy="6422207"/>
            <wp:effectExtent l="0" t="0" r="0" b="0"/>
            <wp:docPr id="38"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5"/>
                    <a:stretch>
                      <a:fillRect/>
                    </a:stretch>
                  </pic:blipFill>
                  <pic:spPr bwMode="auto">
                    <a:xfrm>
                      <a:off x="0" y="0"/>
                      <a:ext cx="5963478" cy="6422207"/>
                    </a:xfrm>
                    <a:prstGeom prst="rect">
                      <a:avLst/>
                    </a:prstGeom>
                    <a:noFill/>
                    <a:ln w="9525">
                      <a:noFill/>
                      <a:headEnd/>
                      <a:tailEnd/>
                    </a:ln>
                  </pic:spPr>
                </pic:pic>
              </a:graphicData>
            </a:graphic>
          </wp:inline>
        </w:drawing>
      </w:r>
    </w:p>
    <w:p w14:paraId="3E7DDA21" w14:textId="77777777" w:rsidR="00156927"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27D221C" w14:textId="5CF0B549" w:rsidR="00467DEF" w:rsidRDefault="00074DC8" w:rsidP="00344B33">
      <w:pPr>
        <w:pStyle w:val="BodyText"/>
        <w:rPr>
          <w:ins w:id="17" w:author="Nicholas Alvaro Coles" w:date="2023-10-08T11:24:00Z"/>
        </w:rPr>
      </w:pPr>
      <w:r>
        <w:lastRenderedPageBreak/>
        <w:t xml:space="preserve">As a reminder, rather than assume that there is a single true effect of demand characteristics, our 3LMA approach assumes that there are </w:t>
      </w:r>
      <w:r w:rsidRPr="0016339C">
        <w:rPr>
          <w:i/>
          <w:iCs/>
        </w:rPr>
        <w:t>multiple true effects</w:t>
      </w:r>
      <w:r>
        <w:t xml:space="preserve">. Consistent with this assumption, </w:t>
      </w:r>
      <w:r>
        <w:t>the observed variability in demand effects dramatically exceeded what would be expected from sampling error alone</w:t>
      </w:r>
      <w:r w:rsidR="00344B33">
        <w:t xml:space="preserve"> (</w:t>
      </w:r>
      <w:r w:rsidR="00344B33">
        <w:t xml:space="preserve">between-study </w:t>
      </w:r>
      <m:oMath>
        <m:r>
          <w:rPr>
            <w:rFonts w:ascii="Cambria Math" w:hAnsi="Cambria Math"/>
          </w:rPr>
          <m:t>τ</m:t>
        </m:r>
      </m:oMath>
      <w:r w:rsidR="00344B33">
        <w:t xml:space="preserve"> = 0.30; within-study </w:t>
      </w:r>
      <m:oMath>
        <m:r>
          <w:rPr>
            <w:rFonts w:ascii="Cambria Math" w:hAnsi="Cambria Math"/>
          </w:rPr>
          <m:t>σ</m:t>
        </m:r>
      </m:oMath>
      <w:r w:rsidR="00344B33">
        <w:t xml:space="preserve"> = 0.20</w:t>
      </w:r>
      <w:r w:rsidR="00344B33">
        <w:t xml:space="preserve">, </w:t>
      </w:r>
      <w:r>
        <w:t xml:space="preserve"> </w:t>
      </w:r>
      <m:oMath>
        <m:r>
          <w:rPr>
            <w:rFonts w:ascii="Cambria Math" w:hAnsi="Cambria Math"/>
          </w:rPr>
          <m:t>Q</m:t>
        </m:r>
      </m:oMath>
      <w:r>
        <w:t xml:space="preserve">(194) = 901.77, </w:t>
      </w:r>
      <m:oMath>
        <m:r>
          <w:rPr>
            <w:rFonts w:ascii="Cambria Math" w:hAnsi="Cambria Math"/>
          </w:rPr>
          <m:t>p</m:t>
        </m:r>
      </m:oMath>
      <w:r>
        <w:t xml:space="preserve"> &lt; .001</w:t>
      </w:r>
      <w:r w:rsidR="00344B33">
        <w:t>)</w:t>
      </w:r>
      <w:r>
        <w:t xml:space="preserve">. 3LMA assumes that the </w:t>
      </w:r>
      <w:r w:rsidRPr="00467DEF">
        <w:t>multiple true effects</w:t>
      </w:r>
      <w:r>
        <w:t xml:space="preserve"> form a normal distribution, which we </w:t>
      </w:r>
      <w:r w:rsidR="00344B33">
        <w:t xml:space="preserve">recreated </w:t>
      </w:r>
      <w:r>
        <w:t xml:space="preserve">based on </w:t>
      </w:r>
      <w:r w:rsidR="00344B33">
        <w:t xml:space="preserve">estimates of the average effect size and variability attributed to sources other than sampling error </w:t>
      </w:r>
      <w:r w:rsidR="00344B33">
        <w:t xml:space="preserve">(between-study </w:t>
      </w:r>
      <m:oMath>
        <m:r>
          <w:rPr>
            <w:rFonts w:ascii="Cambria Math" w:hAnsi="Cambria Math"/>
          </w:rPr>
          <m:t>τ</m:t>
        </m:r>
      </m:oMath>
      <w:r w:rsidR="00344B33">
        <w:t xml:space="preserve"> + within-study </w:t>
      </w:r>
      <m:oMath>
        <m:r>
          <w:rPr>
            <w:rFonts w:ascii="Cambria Math" w:hAnsi="Cambria Math"/>
          </w:rPr>
          <m:t>σ</m:t>
        </m:r>
      </m:oMath>
      <w:r w:rsidR="00344B33">
        <w:t>)</w:t>
      </w:r>
      <w:r w:rsidR="00344B33">
        <w:t xml:space="preserve">. As shown in Figure 2, this estimated distribution predicts that true demand effects </w:t>
      </w:r>
      <w:commentRangeStart w:id="18"/>
      <w:commentRangeStart w:id="19"/>
      <w:r w:rsidR="00000000">
        <w:t xml:space="preserve">can range from approximately </w:t>
      </w:r>
      <m:oMath>
        <m:r>
          <w:rPr>
            <w:rFonts w:ascii="Cambria Math" w:hAnsi="Cambria Math"/>
          </w:rPr>
          <m:t>d</m:t>
        </m:r>
      </m:oMath>
      <w:r w:rsidR="00000000">
        <w:t xml:space="preserve"> = -1.44 to </w:t>
      </w:r>
      <m:oMath>
        <m:r>
          <w:rPr>
            <w:rFonts w:ascii="Cambria Math" w:hAnsi="Cambria Math"/>
          </w:rPr>
          <m:t>d</m:t>
        </m:r>
      </m:oMath>
      <w:r w:rsidR="00000000">
        <w:t xml:space="preserve"> = 1.97</w:t>
      </w:r>
      <w:r w:rsidR="00344B33">
        <w:t>—covering the range of most conceivable effects in psychology</w:t>
      </w:r>
      <w:r w:rsidR="00000000">
        <w:t xml:space="preserve">. </w:t>
      </w:r>
      <w:commentRangeEnd w:id="18"/>
      <w:r w:rsidR="008C189A">
        <w:rPr>
          <w:rStyle w:val="CommentReference"/>
        </w:rPr>
        <w:commentReference w:id="18"/>
      </w:r>
      <w:commentRangeEnd w:id="19"/>
      <w:r w:rsidR="00F52ECD">
        <w:rPr>
          <w:rStyle w:val="CommentReference"/>
        </w:rPr>
        <w:commentReference w:id="19"/>
      </w:r>
    </w:p>
    <w:p w14:paraId="0DB85C2E" w14:textId="77777777" w:rsidR="00467DEF" w:rsidRDefault="00467DEF" w:rsidP="00344B33">
      <w:pPr>
        <w:pStyle w:val="BodyText"/>
        <w:rPr>
          <w:ins w:id="20" w:author="Nicholas Alvaro Coles" w:date="2023-10-08T11:24:00Z"/>
        </w:rPr>
      </w:pPr>
    </w:p>
    <w:p w14:paraId="7D26053E" w14:textId="0EC74540" w:rsidR="00156927" w:rsidRDefault="00000000" w:rsidP="00344B33">
      <w:pPr>
        <w:pStyle w:val="BodyText"/>
      </w:pPr>
      <w:r>
        <w:t xml:space="preserve">For the sake of example, we arbitrarily classified any effect size less than 0.10 standard deviation in either direction as “negligible”. Based on this classification, our results indicate that demand characteristics most often produce hypothesis-consistent shifts (63%), but sometimes produce negligible shifts (18%) or shifts in the </w:t>
      </w:r>
      <w:r>
        <w:rPr>
          <w:i/>
          <w:iCs/>
        </w:rPr>
        <w:t>opposite</w:t>
      </w:r>
      <w:r>
        <w:t xml:space="preserve"> direction of the communicated hypothesis (19%).</w:t>
      </w:r>
    </w:p>
    <w:p w14:paraId="36A412E3" w14:textId="77777777" w:rsidR="00156927" w:rsidRDefault="00000000">
      <w:pPr>
        <w:pStyle w:val="Heading3"/>
        <w:framePr w:wrap="around"/>
      </w:pPr>
      <w:bookmarkStart w:id="21" w:name="moderator-analyses"/>
      <w:r>
        <w:t>Moderator analyses.</w:t>
      </w:r>
    </w:p>
    <w:p w14:paraId="4F754F94" w14:textId="77777777" w:rsidR="00156927" w:rsidRDefault="00000000">
      <w:pPr>
        <w:pStyle w:val="CaptionedFigure"/>
      </w:pPr>
      <w:r>
        <w:rPr>
          <w:noProof/>
        </w:rPr>
        <w:lastRenderedPageBreak/>
        <w:drawing>
          <wp:inline distT="0" distB="0" distL="0" distR="0" wp14:anchorId="4AA10543" wp14:editId="79010F3B">
            <wp:extent cx="5905500" cy="5838825"/>
            <wp:effectExtent l="0" t="0" r="0" b="0"/>
            <wp:docPr id="41" name="Picture" descr="Figure 3.  Selected moderator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modforest-1.png"/>
                    <pic:cNvPicPr>
                      <a:picLocks noChangeAspect="1" noChangeArrowheads="1"/>
                    </pic:cNvPicPr>
                  </pic:nvPicPr>
                  <pic:blipFill>
                    <a:blip r:embed="rId16"/>
                    <a:stretch>
                      <a:fillRect/>
                    </a:stretch>
                  </pic:blipFill>
                  <pic:spPr bwMode="auto">
                    <a:xfrm>
                      <a:off x="0" y="0"/>
                      <a:ext cx="5906208" cy="5839525"/>
                    </a:xfrm>
                    <a:prstGeom prst="rect">
                      <a:avLst/>
                    </a:prstGeom>
                    <a:noFill/>
                    <a:ln w="9525">
                      <a:noFill/>
                      <a:headEnd/>
                      <a:tailEnd/>
                    </a:ln>
                  </pic:spPr>
                </pic:pic>
              </a:graphicData>
            </a:graphic>
          </wp:inline>
        </w:drawing>
      </w:r>
    </w:p>
    <w:p w14:paraId="627AB4AF" w14:textId="77777777" w:rsidR="00156927" w:rsidRDefault="00000000">
      <w:pPr>
        <w:pStyle w:val="ImageCaption"/>
      </w:pPr>
      <w:commentRangeStart w:id="22"/>
      <w:r>
        <w:rPr>
          <w:i/>
          <w:iCs/>
        </w:rPr>
        <w:t>Figure</w:t>
      </w:r>
      <w:r>
        <w:t xml:space="preserve"> </w:t>
      </w:r>
      <w:r>
        <w:rPr>
          <w:i/>
          <w:iCs/>
        </w:rPr>
        <w:t xml:space="preserve">3. </w:t>
      </w:r>
      <w:r>
        <w:t xml:space="preserve"> Selected moderator subgroup </w:t>
      </w:r>
      <w:proofErr w:type="gramStart"/>
      <w:r>
        <w:t>mean</w:t>
      </w:r>
      <w:proofErr w:type="gramEnd"/>
      <w:r>
        <w:t xml:space="preserve"> effect sizes (dots) and their 95% confidence intervals (error bars)</w:t>
      </w:r>
      <w:commentRangeStart w:id="23"/>
      <w:r>
        <w:t>.</w:t>
      </w:r>
      <w:commentRangeEnd w:id="22"/>
      <w:r w:rsidR="00F52ECD">
        <w:rPr>
          <w:rStyle w:val="CommentReference"/>
        </w:rPr>
        <w:commentReference w:id="22"/>
      </w:r>
      <w:commentRangeEnd w:id="23"/>
      <w:r w:rsidR="002350BC">
        <w:rPr>
          <w:rStyle w:val="CommentReference"/>
        </w:rPr>
        <w:commentReference w:id="23"/>
      </w:r>
    </w:p>
    <w:p w14:paraId="18728833" w14:textId="07ECE6DB" w:rsidR="00156927" w:rsidRDefault="00344B33" w:rsidP="00B107A7">
      <w:pPr>
        <w:pStyle w:val="BodyText"/>
      </w:pPr>
      <w:r>
        <w:t xml:space="preserve">When variability in effect sizes exceed what would be expected from sampling error alone, it </w:t>
      </w:r>
      <w:r w:rsidR="00B107A7">
        <w:t>suggests the presence of moderators. Next, we examine six potential study-level moderators.</w:t>
      </w:r>
    </w:p>
    <w:p w14:paraId="7CDFD235" w14:textId="74FA5D73" w:rsidR="00156927" w:rsidRDefault="00B107A7">
      <w:pPr>
        <w:pStyle w:val="BodyText"/>
      </w:pPr>
      <w:r>
        <w:lastRenderedPageBreak/>
        <w:t xml:space="preserve">Results indicated that the </w:t>
      </w:r>
      <w:r w:rsidR="00000000">
        <w:t xml:space="preserve">effects of demand characteristics tended to differ by participant pool, </w:t>
      </w:r>
      <m:oMath>
        <m:r>
          <w:rPr>
            <w:rFonts w:ascii="Cambria Math" w:hAnsi="Cambria Math"/>
          </w:rPr>
          <m:t>F</m:t>
        </m:r>
      </m:oMath>
      <w:r w:rsidR="00000000">
        <w:t xml:space="preserve">(2, 182) = 4.12, </w:t>
      </w:r>
      <m:oMath>
        <m:r>
          <w:rPr>
            <w:rFonts w:ascii="Cambria Math" w:hAnsi="Cambria Math"/>
          </w:rPr>
          <m:t>p</m:t>
        </m:r>
      </m:oMath>
      <w:r w:rsidR="00000000">
        <w:t xml:space="preserve"> = .018. As shown in Figure 3, effects were generally positive and medium-to-large in studies with studen</w:t>
      </w:r>
      <w:proofErr w:type="spellStart"/>
      <w:r w:rsidR="00000000">
        <w:t>ts</w:t>
      </w:r>
      <w:proofErr w:type="spellEnd"/>
      <w:r w:rsidR="00000000">
        <w:t xml:space="preserve"> (</w:t>
      </w:r>
      <m:oMath>
        <m:r>
          <w:rPr>
            <w:rFonts w:ascii="Cambria Math" w:hAnsi="Cambria Math"/>
          </w:rPr>
          <m:t>d</m:t>
        </m:r>
      </m:oMath>
      <w:r w:rsidR="00000000">
        <w:t xml:space="preserve"> = 0.33, 95% CI [0.20, 0.46], </w:t>
      </w:r>
      <m:oMath>
        <m:r>
          <w:rPr>
            <w:rFonts w:ascii="Cambria Math" w:hAnsi="Cambria Math"/>
          </w:rPr>
          <m:t>p</m:t>
        </m:r>
      </m:oMath>
      <w:r w:rsidR="00000000">
        <w:t xml:space="preserve"> &lt; .001), and near-zero in studies with non-students (</w:t>
      </w:r>
      <m:oMath>
        <m:r>
          <w:rPr>
            <w:rFonts w:ascii="Cambria Math" w:hAnsi="Cambria Math"/>
          </w:rPr>
          <m:t>d</m:t>
        </m:r>
      </m:oMath>
      <w:r w:rsidR="00000000">
        <w:t xml:space="preserve"> = 0.00, 95% CI [-0.20, 0.20], </w:t>
      </w:r>
      <m:oMath>
        <m:r>
          <w:rPr>
            <w:rFonts w:ascii="Cambria Math" w:hAnsi="Cambria Math"/>
          </w:rPr>
          <m:t>p</m:t>
        </m:r>
      </m:oMath>
      <w:r w:rsidR="00000000">
        <w:t xml:space="preserve"> = .993) or a mix of students and non-students (</w:t>
      </w:r>
      <m:oMath>
        <m:r>
          <w:rPr>
            <w:rFonts w:ascii="Cambria Math" w:hAnsi="Cambria Math"/>
          </w:rPr>
          <m:t>d</m:t>
        </m:r>
      </m:oMath>
      <w:r w:rsidR="00000000">
        <w:t xml:space="preserve"> = 0.04, 95% CI [-0.38, 0.47], </w:t>
      </w:r>
      <m:oMath>
        <m:r>
          <w:rPr>
            <w:rFonts w:ascii="Cambria Math" w:hAnsi="Cambria Math"/>
          </w:rPr>
          <m:t>p</m:t>
        </m:r>
      </m:oMath>
      <w:r w:rsidR="00000000">
        <w:t xml:space="preserve"> = .838). The effects of demand characteristics also tended to be slightly more positive for in-person (</w:t>
      </w:r>
      <m:oMath>
        <m:r>
          <w:rPr>
            <w:rFonts w:ascii="Cambria Math" w:hAnsi="Cambria Math"/>
          </w:rPr>
          <m:t>d</m:t>
        </m:r>
      </m:oMath>
      <w:r w:rsidR="00000000">
        <w:t xml:space="preserve"> = 0.31, 95% CI [0.18, 0.45], </w:t>
      </w:r>
      <m:oMath>
        <m:r>
          <w:rPr>
            <w:rFonts w:ascii="Cambria Math" w:hAnsi="Cambria Math"/>
          </w:rPr>
          <m:t>p</m:t>
        </m:r>
      </m:oMath>
      <w:r w:rsidR="00000000">
        <w:t xml:space="preserve"> &lt; .001) vs. online (</w:t>
      </w:r>
      <m:oMath>
        <m:r>
          <w:rPr>
            <w:rFonts w:ascii="Cambria Math" w:hAnsi="Cambria Math"/>
          </w:rPr>
          <m:t>d</m:t>
        </m:r>
      </m:oMath>
      <w:r w:rsidR="00000000">
        <w:t xml:space="preserve"> = 0.09, 95% CI [-0.10, 0.28], </w:t>
      </w:r>
      <m:oMath>
        <m:r>
          <w:rPr>
            <w:rFonts w:ascii="Cambria Math" w:hAnsi="Cambria Math"/>
          </w:rPr>
          <m:t>p</m:t>
        </m:r>
      </m:oMath>
      <w:r w:rsidR="00000000">
        <w:t xml:space="preserve"> = .373) studies; however, this difference was not significant, </w:t>
      </w:r>
      <m:oMath>
        <m:r>
          <w:rPr>
            <w:rFonts w:ascii="Cambria Math" w:hAnsi="Cambria Math"/>
          </w:rPr>
          <m:t>F</m:t>
        </m:r>
      </m:oMath>
      <w:r w:rsidR="00000000">
        <w:t xml:space="preserve">(1, 189) = 3.61, </w:t>
      </w:r>
      <m:oMath>
        <m:r>
          <w:rPr>
            <w:rFonts w:ascii="Cambria Math" w:hAnsi="Cambria Math"/>
          </w:rPr>
          <m:t>p</m:t>
        </m:r>
      </m:oMath>
      <w:r w:rsidR="00000000">
        <w:t xml:space="preserve"> = .059 (Figure 3).</w:t>
      </w:r>
    </w:p>
    <w:p w14:paraId="3190389C" w14:textId="77777777" w:rsidR="00156927" w:rsidRDefault="00000000">
      <w:pPr>
        <w:pStyle w:val="BodyText"/>
      </w:pPr>
      <w:r>
        <w:t>The effects of demand characteristics were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w:t>
      </w:r>
      <w:proofErr w:type="spellStart"/>
      <w:r>
        <w:t>acteristic</w:t>
      </w:r>
      <w:proofErr w:type="spellEnd"/>
      <w:r>
        <w:t xml:space="preserve">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additionally test whether participants respond more strongly to positive, nil, or negative demand characteristics. Results indicated that they do,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 when researchers communicate that </w:t>
      </w:r>
      <w:r>
        <w:rPr>
          <w:i/>
          <w:iCs/>
        </w:rPr>
        <w:t>no</w:t>
      </w:r>
      <w:r>
        <w:t xml:space="preserve"> effect is expected.</w:t>
      </w:r>
    </w:p>
    <w:p w14:paraId="04D88E2B" w14:textId="77777777" w:rsidR="00156927"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 The effects of demand characteristics tended to be larger in unpaid (</w:t>
      </w:r>
      <m:oMath>
        <m:r>
          <w:rPr>
            <w:rFonts w:ascii="Cambria Math" w:hAnsi="Cambria Math"/>
          </w:rPr>
          <m:t>d</m:t>
        </m:r>
      </m:oMath>
      <w:r>
        <w:t xml:space="preserve"> = 0.23, 95% CI [0.11, 0.35], </w:t>
      </w:r>
      <m:oMath>
        <m:r>
          <w:rPr>
            <w:rFonts w:ascii="Cambria Math" w:hAnsi="Cambria Math"/>
          </w:rPr>
          <m:t>p</m:t>
        </m:r>
      </m:oMath>
      <w:r>
        <w:t xml:space="preserve"> </w:t>
      </w:r>
      <w:r>
        <w:lastRenderedPageBreak/>
        <w:t>&lt; .001) vs. paid (</w:t>
      </w:r>
      <m:oMath>
        <m:r>
          <w:rPr>
            <w:rFonts w:ascii="Cambria Math" w:hAnsi="Cambria Math"/>
          </w:rPr>
          <m:t>d</m:t>
        </m:r>
      </m:oMath>
      <w:r>
        <w:t xml:space="preserve"> = 0.13, 95% CI [-0.05, 0.31], </w:t>
      </w:r>
      <m:oMath>
        <m:r>
          <w:rPr>
            <w:rFonts w:ascii="Cambria Math" w:hAnsi="Cambria Math"/>
          </w:rPr>
          <m:t>p</m:t>
        </m:r>
      </m:oMath>
      <w:r>
        <w:t xml:space="preserve"> = .157) studies – but this difference was not s</w:t>
      </w:r>
      <w:proofErr w:type="spellStart"/>
      <w:r>
        <w:t>tatistically</w:t>
      </w:r>
      <w:proofErr w:type="spellEnd"/>
      <w:r>
        <w:t xml:space="preserve"> significant, </w:t>
      </w:r>
      <m:oMath>
        <m:r>
          <w:rPr>
            <w:rFonts w:ascii="Cambria Math" w:hAnsi="Cambria Math"/>
          </w:rPr>
          <m:t>F</m:t>
        </m:r>
      </m:oMath>
      <w:r>
        <w:t xml:space="preserve">(1, 192) = 0.87, </w:t>
      </w:r>
      <m:oMath>
        <m:r>
          <w:rPr>
            <w:rFonts w:ascii="Cambria Math" w:hAnsi="Cambria Math"/>
          </w:rPr>
          <m:t>p</m:t>
        </m:r>
      </m:oMath>
      <w:r>
        <w:t xml:space="preserve"> = .352 (Figure 3).</w:t>
      </w:r>
    </w:p>
    <w:p w14:paraId="02D2C4C4" w14:textId="77777777" w:rsidR="00156927" w:rsidRDefault="00000000">
      <w:pPr>
        <w:pStyle w:val="Heading3"/>
        <w:framePr w:wrap="around"/>
      </w:pPr>
      <w:bookmarkStart w:id="24" w:name="exploratory-robustness-checks"/>
      <w:bookmarkEnd w:id="21"/>
      <w:r>
        <w:t>Exploratory robustness checks.</w:t>
      </w:r>
    </w:p>
    <w:p w14:paraId="6AD34F12" w14:textId="77777777" w:rsidR="00156927" w:rsidRDefault="00000000">
      <w:pPr>
        <w:pStyle w:val="FirstParagraph"/>
      </w:pPr>
      <w:r>
        <w:t>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14:paraId="478D4467" w14:textId="282AAA60" w:rsidR="00156927" w:rsidRDefault="00000000" w:rsidP="00B107A7">
      <w:pPr>
        <w:pStyle w:val="BodyText"/>
      </w:pPr>
      <w:commentRangeStart w:id="25"/>
      <w:r>
        <w:t xml:space="preserve">As an exploratory robustness check, we fit a 3LMA with student status, data collection medium, and payment status </w:t>
      </w:r>
      <w:r w:rsidR="00B107A7">
        <w:t xml:space="preserve">simultaneously </w:t>
      </w:r>
      <w:r>
        <w:t xml:space="preserve">entered as effect-coded factors. </w:t>
      </w:r>
      <w:commentRangeEnd w:id="25"/>
      <w:r w:rsidR="00B107A7">
        <w:t>Doing so allowed us to estimate the moderating effect of each factor while holding the effects of the other factors constant.</w:t>
      </w:r>
      <w:del w:id="26" w:author="Nicholas Alvaro Coles" w:date="2023-10-08T11:16:00Z">
        <w:r w:rsidR="00F52ECD" w:rsidDel="00B107A7">
          <w:rPr>
            <w:rStyle w:val="CommentReference"/>
          </w:rPr>
          <w:commentReference w:id="25"/>
        </w:r>
      </w:del>
      <w:ins w:id="27" w:author="Nicholas Alvaro Coles" w:date="2023-10-08T11:16:00Z">
        <w:r w:rsidR="00B107A7">
          <w:t xml:space="preserve"> </w:t>
        </w:r>
      </w:ins>
      <w:r>
        <w:t>This exploratory analysis indicated that student status – but not data collection medium (</w:t>
      </w:r>
      <w:r>
        <w:rPr>
          <w:i/>
          <w:iCs/>
        </w:rPr>
        <w:t>F</w:t>
      </w:r>
      <w:r>
        <w:t xml:space="preserve">(1, 175) = 0.18, </w:t>
      </w:r>
      <w:r>
        <w:rPr>
          <w:i/>
          <w:iCs/>
        </w:rPr>
        <w:t>p</w:t>
      </w:r>
      <w:r>
        <w:t xml:space="preserve"> = .669) or payment status (</w:t>
      </w:r>
      <w:r>
        <w:rPr>
          <w:i/>
          <w:iCs/>
        </w:rPr>
        <w:t>F</w:t>
      </w:r>
      <w:r>
        <w:t xml:space="preserve">(1, 175) = 1.18, </w:t>
      </w:r>
      <w:r>
        <w:rPr>
          <w:i/>
          <w:iCs/>
        </w:rPr>
        <w:t>p</w:t>
      </w:r>
      <w:r>
        <w:t xml:space="preserve"> = .280) – was a significant moderator of demand effects, </w:t>
      </w:r>
      <w:r>
        <w:rPr>
          <w:i/>
          <w:iCs/>
        </w:rPr>
        <w:t>F</w:t>
      </w:r>
      <w:r>
        <w:t xml:space="preserve">(2, 175) = 3.44, </w:t>
      </w:r>
      <w:r>
        <w:rPr>
          <w:i/>
          <w:iCs/>
        </w:rPr>
        <w:t>p</w:t>
      </w:r>
      <w:r>
        <w:t xml:space="preserve"> = .034. In other words, </w:t>
      </w:r>
      <w:r w:rsidR="00B107A7">
        <w:t xml:space="preserve">when attempting to isolate the unique effect of these three factors, only </w:t>
      </w:r>
      <w:del w:id="28" w:author="Nicholas Alvaro Coles" w:date="2023-10-08T11:17:00Z">
        <w:r w:rsidDel="00B107A7">
          <w:delText xml:space="preserve">only </w:delText>
        </w:r>
      </w:del>
      <w:r>
        <w:t>student status was robustly associated with differences in demand effects</w:t>
      </w:r>
      <w:del w:id="29" w:author="Nicholas Alvaro Coles" w:date="2023-10-08T11:17:00Z">
        <w:r w:rsidDel="00B107A7">
          <w:delText xml:space="preserve"> in a more complex model</w:delText>
        </w:r>
      </w:del>
      <w:r>
        <w:t>.</w:t>
      </w:r>
    </w:p>
    <w:p w14:paraId="1185EC54" w14:textId="77777777" w:rsidR="00156927" w:rsidRDefault="00000000">
      <w:pPr>
        <w:pStyle w:val="Heading3"/>
        <w:framePr w:wrap="around"/>
      </w:pPr>
      <w:bookmarkStart w:id="30" w:name="X4d2f8228bdffda6a1bb824165ec8bac5cd8c7b9"/>
      <w:bookmarkEnd w:id="24"/>
      <w:r>
        <w:t>Estimating demand effects in specific study contexts.</w:t>
      </w:r>
    </w:p>
    <w:p w14:paraId="59C7FBE0" w14:textId="77777777" w:rsidR="00156927" w:rsidRDefault="00000000">
      <w:pPr>
        <w:pStyle w:val="CaptionedFigure"/>
      </w:pPr>
      <w:r>
        <w:rPr>
          <w:noProof/>
        </w:rPr>
        <w:lastRenderedPageBreak/>
        <w:drawing>
          <wp:inline distT="0" distB="0" distL="0" distR="0" wp14:anchorId="0F0C5859" wp14:editId="67A609C0">
            <wp:extent cx="4587290" cy="4587290"/>
            <wp:effectExtent l="0" t="0" r="0" b="0"/>
            <wp:docPr id="46" name="Picture"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predplot-1.png"/>
                    <pic:cNvPicPr>
                      <a:picLocks noChangeAspect="1" noChangeArrowheads="1"/>
                    </pic:cNvPicPr>
                  </pic:nvPicPr>
                  <pic:blipFill>
                    <a:blip r:embed="rId17"/>
                    <a:stretch>
                      <a:fillRect/>
                    </a:stretch>
                  </pic:blipFill>
                  <pic:spPr bwMode="auto">
                    <a:xfrm>
                      <a:off x="0" y="0"/>
                      <a:ext cx="4587290" cy="4587290"/>
                    </a:xfrm>
                    <a:prstGeom prst="rect">
                      <a:avLst/>
                    </a:prstGeom>
                    <a:noFill/>
                    <a:ln w="9525">
                      <a:noFill/>
                      <a:headEnd/>
                      <a:tailEnd/>
                    </a:ln>
                  </pic:spPr>
                </pic:pic>
              </a:graphicData>
            </a:graphic>
          </wp:inline>
        </w:drawing>
      </w:r>
    </w:p>
    <w:p w14:paraId="6816A467" w14:textId="77777777" w:rsidR="00156927" w:rsidRDefault="00000000">
      <w:pPr>
        <w:pStyle w:val="ImageCaption"/>
      </w:pPr>
      <w:commentRangeStart w:id="31"/>
      <w:r>
        <w:rPr>
          <w:i/>
          <w:iCs/>
        </w:rPr>
        <w:t>Figure</w:t>
      </w:r>
      <w:r>
        <w:t xml:space="preserve"> </w:t>
      </w:r>
      <w:r>
        <w:rPr>
          <w:i/>
          <w:iCs/>
        </w:rPr>
        <w:t xml:space="preserve">4. </w:t>
      </w:r>
      <w:r>
        <w:t xml:space="preserve"> </w:t>
      </w:r>
      <w:commentRangeEnd w:id="31"/>
      <w:r w:rsidR="002F7808">
        <w:rPr>
          <w:rStyle w:val="CommentReference"/>
        </w:rPr>
        <w:commentReference w:id="31"/>
      </w:r>
      <w:r>
        <w:t>Estimated overall effect of positive demand characteristics in a classic experimental setting (in-person studies testing positive effects with volunteer student samples) and an online worker setting (online studies testing positive effects with paid non-student samples).</w:t>
      </w:r>
    </w:p>
    <w:p w14:paraId="47ADF010" w14:textId="77777777" w:rsidR="00156927" w:rsidRDefault="00000000">
      <w:pPr>
        <w:pStyle w:val="BodyText"/>
      </w:pPr>
      <w:r>
        <w:t>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76DF7E2F" w14:textId="77777777" w:rsidR="00156927" w:rsidRDefault="00000000">
      <w:pPr>
        <w:pStyle w:val="BodyText"/>
      </w:pPr>
      <w:r>
        <w:lastRenderedPageBreak/>
        <w:t xml:space="preserve">First, we estimated the overall impact of demand characteristics in what we call a “classic experimental setting”: studies that (a) are run in-person, (b) sample students, (c) do not offer participant payment, and (d) are testing for a positive effect (i.e., positive demand). In this context, 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4). Second, we estimated the overall impact of demand characteristics in an “online worker experimental context”: studies that (a) are run online, (b) sample non-students, (c) offer participant payment, and (d) are </w:t>
      </w:r>
      <w:proofErr w:type="gramStart"/>
      <w:r>
        <w:t>testing</w:t>
      </w:r>
      <w:proofErr w:type="gramEnd"/>
      <w:r>
        <w:t xml:space="preserve"> for a positive effect.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w:t>
      </w:r>
      <w:commentRangeStart w:id="32"/>
      <w:r>
        <w:t>(Figure 4).</w:t>
      </w:r>
      <w:commentRangeEnd w:id="32"/>
      <w:r w:rsidR="00F52ECD">
        <w:rPr>
          <w:rStyle w:val="CommentReference"/>
        </w:rPr>
        <w:commentReference w:id="32"/>
      </w:r>
    </w:p>
    <w:p w14:paraId="76F8D23F" w14:textId="77777777" w:rsidR="00156927" w:rsidRDefault="00000000">
      <w:pPr>
        <w:pStyle w:val="Heading3"/>
        <w:framePr w:wrap="around"/>
      </w:pPr>
      <w:bookmarkStart w:id="33" w:name="publication-bias-analyses-1"/>
      <w:bookmarkEnd w:id="30"/>
      <w:r>
        <w:t>Publication bias analyses.</w:t>
      </w:r>
    </w:p>
    <w:p w14:paraId="42A6C0C9" w14:textId="77777777" w:rsidR="00156927" w:rsidRDefault="00000000">
      <w:pPr>
        <w:pStyle w:val="FirstParagraph"/>
      </w:pPr>
      <w:r>
        <w:t>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123EA947" w14:textId="77777777" w:rsidR="00156927"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w:t>
      </w:r>
      <w:r>
        <w:lastRenderedPageBreak/>
        <w:t xml:space="preserve">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08F0BC7F" w14:textId="77777777" w:rsidR="00156927" w:rsidRDefault="00000000">
      <w:pPr>
        <w:pStyle w:val="BodyText"/>
      </w:pPr>
      <w:r>
        <w:t xml:space="preserve">Weight-function modeling suggested that better fit was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w:t>
      </w:r>
      <w:proofErr w:type="spellStart"/>
      <w:r>
        <w:t>nd</w:t>
      </w:r>
      <w:proofErr w:type="spellEnd"/>
      <w:r>
        <w:t xml:space="preserve">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significant, </w:t>
      </w:r>
      <m:oMath>
        <m:r>
          <w:rPr>
            <w:rFonts w:ascii="Cambria Math" w:hAnsi="Cambria Math"/>
          </w:rPr>
          <m:t>F</m:t>
        </m:r>
      </m:oMath>
      <w:r>
        <w:t xml:space="preserve">(1, 193) = 1.08, </w:t>
      </w:r>
      <m:oMath>
        <m:r>
          <w:rPr>
            <w:rFonts w:ascii="Cambria Math" w:hAnsi="Cambria Math"/>
          </w:rPr>
          <m:t>p</m:t>
        </m:r>
      </m:oMath>
      <w:r>
        <w:t xml:space="preserve"> = .301.</w:t>
      </w:r>
    </w:p>
    <w:p w14:paraId="167C145A" w14:textId="77777777" w:rsidR="00156927" w:rsidRDefault="00000000">
      <w:pPr>
        <w:pStyle w:val="CaptionedFigure"/>
      </w:pPr>
      <w:r>
        <w:rPr>
          <w:noProof/>
        </w:rPr>
        <w:lastRenderedPageBreak/>
        <w:drawing>
          <wp:inline distT="0" distB="0" distL="0" distR="0" wp14:anchorId="67D0E629" wp14:editId="541AA3D0">
            <wp:extent cx="5963478" cy="3440468"/>
            <wp:effectExtent l="0" t="0" r="0" b="0"/>
            <wp:docPr id="50" name="Picture" descr="Figure 5.  Raw (A) or aggregated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unnel-1.png"/>
                    <pic:cNvPicPr>
                      <a:picLocks noChangeAspect="1" noChangeArrowheads="1"/>
                    </pic:cNvPicPr>
                  </pic:nvPicPr>
                  <pic:blipFill>
                    <a:blip r:embed="rId18"/>
                    <a:stretch>
                      <a:fillRect/>
                    </a:stretch>
                  </pic:blipFill>
                  <pic:spPr bwMode="auto">
                    <a:xfrm>
                      <a:off x="0" y="0"/>
                      <a:ext cx="5963478" cy="3440468"/>
                    </a:xfrm>
                    <a:prstGeom prst="rect">
                      <a:avLst/>
                    </a:prstGeom>
                    <a:noFill/>
                    <a:ln w="9525">
                      <a:noFill/>
                      <a:headEnd/>
                      <a:tailEnd/>
                    </a:ln>
                  </pic:spPr>
                </pic:pic>
              </a:graphicData>
            </a:graphic>
          </wp:inline>
        </w:drawing>
      </w:r>
    </w:p>
    <w:p w14:paraId="31258DB9" w14:textId="77777777" w:rsidR="00156927" w:rsidRDefault="00000000">
      <w:pPr>
        <w:pStyle w:val="ImageCaption"/>
      </w:pPr>
      <w:r>
        <w:rPr>
          <w:i/>
          <w:iCs/>
        </w:rPr>
        <w:t>Figure</w:t>
      </w:r>
      <w:r>
        <w:t xml:space="preserve"> </w:t>
      </w:r>
      <w:r>
        <w:rPr>
          <w:i/>
          <w:iCs/>
        </w:rPr>
        <w:t xml:space="preserve">5. </w:t>
      </w:r>
      <w:r>
        <w:t xml:space="preserve"> Raw (A) or aggregated (B) effect sizes plotted against their corresponding standard errors.</w:t>
      </w:r>
    </w:p>
    <w:p w14:paraId="08BAC18F" w14:textId="77777777" w:rsidR="00156927" w:rsidRDefault="00000000">
      <w:pPr>
        <w:pStyle w:val="Heading2"/>
      </w:pPr>
      <w:bookmarkStart w:id="34" w:name="discussion"/>
      <w:bookmarkEnd w:id="16"/>
      <w:bookmarkEnd w:id="33"/>
      <w:r>
        <w:t>Discussion</w:t>
      </w:r>
    </w:p>
    <w:p w14:paraId="7FA04C22" w14:textId="77777777" w:rsidR="00156927" w:rsidRDefault="00000000">
      <w:pPr>
        <w:pStyle w:val="FirstParagraph"/>
      </w:pPr>
      <w:r>
        <w:t xml:space="preserve">Overall, explicit manipulations of demand characteristics caused participants’ responses to shift in a manner consistent with the communicated hypothesis. However, </w:t>
      </w:r>
      <w:proofErr w:type="gramStart"/>
      <w:r>
        <w:t>effects</w:t>
      </w:r>
      <w:proofErr w:type="gramEnd"/>
      <w:r>
        <w:t xml:space="preserve"> were heterogeneous. As an illustration, we estimated that 63% of demand characteristic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w:t>
      </w:r>
      <w:proofErr w:type="spellStart"/>
      <w:r>
        <w:t>ree</w:t>
      </w:r>
      <w:proofErr w:type="spellEnd"/>
      <w:r>
        <w:t xml:space="preserve"> study features that were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Of the three, sampling student populations appeared </w:t>
      </w:r>
      <w:proofErr w:type="gramStart"/>
      <w:r>
        <w:t>the be</w:t>
      </w:r>
      <w:proofErr w:type="gramEnd"/>
      <w:r>
        <w:t xml:space="preserve"> the most robust moderator.</w:t>
      </w:r>
    </w:p>
    <w:p w14:paraId="4395B59A" w14:textId="77777777" w:rsidR="00156927" w:rsidRDefault="00000000">
      <w:pPr>
        <w:pStyle w:val="BodyText"/>
      </w:pPr>
      <w:r>
        <w:lastRenderedPageBreak/>
        <w:t>Practically speaking, we estimated that demand characteristics produce small increases in hypothesis-consistent responding in “classic experimental settings”: in-person studies testing positive effects with unpaid student samples.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6164BB85" w14:textId="77777777" w:rsidR="00156927" w:rsidRDefault="00000000">
      <w:pPr>
        <w:pStyle w:val="BodyText"/>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707AD0B4" w14:textId="77777777" w:rsidR="00156927" w:rsidRDefault="00000000">
      <w:pPr>
        <w:pStyle w:val="Heading1"/>
      </w:pPr>
      <w:bookmarkStart w:id="35" w:name="study-2"/>
      <w:bookmarkEnd w:id="5"/>
      <w:bookmarkEnd w:id="34"/>
      <w:r>
        <w:t>Study 2</w:t>
      </w:r>
    </w:p>
    <w:p w14:paraId="32A57F1B" w14:textId="77777777" w:rsidR="00156927" w:rsidRDefault="00000000">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w:t>
      </w:r>
      <w:r>
        <w:lastRenderedPageBreak/>
        <w:t xml:space="preserve">We thus estimated their values by soliciting judgments from a set of naïve raters. Using these measurements, we then tested their moderating role by entering the values into meta-regressions. </w:t>
      </w:r>
      <w:proofErr w:type="gramStart"/>
      <w:r>
        <w:t>Also</w:t>
      </w:r>
      <w:proofErr w:type="gramEnd"/>
      <w:r>
        <w:t xml:space="preserve"> through meta-regression, we examined whether this new set of raters could retroactively predict the effects of the demand characteristic manipulations in the Study 1 meta-analysis.</w:t>
      </w:r>
    </w:p>
    <w:p w14:paraId="1209F013" w14:textId="77777777" w:rsidR="00156927" w:rsidRDefault="00000000">
      <w:pPr>
        <w:pStyle w:val="Heading2"/>
      </w:pPr>
      <w:bookmarkStart w:id="36" w:name="methodology-1"/>
      <w:r>
        <w:t>Methodology</w:t>
      </w:r>
    </w:p>
    <w:p w14:paraId="224BC466" w14:textId="77777777" w:rsidR="00156927" w:rsidRDefault="00000000">
      <w:pPr>
        <w:pStyle w:val="FirstParagraph"/>
      </w:pPr>
      <w:r>
        <w:t xml:space="preserve">For each study in the meta-analysis, we created vignettes that described the key details for each demand characteristic condition and dependent variable combination. For example, Standing, </w:t>
      </w:r>
      <w:proofErr w:type="spellStart"/>
      <w:r>
        <w:t>Verpaelst</w:t>
      </w:r>
      <w:proofErr w:type="spellEnd"/>
      <w:r>
        <w:t>, and Ulmer (2008) had two demand characteristic manipulations (positive and negative demand) and two dependent variables (measures of verbal and spatial reasoning). Thus, we created four vignettes for this study (see Figure 6).</w:t>
      </w:r>
    </w:p>
    <w:p w14:paraId="4FBA3912" w14:textId="77777777" w:rsidR="00156927"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362C5456" w14:textId="77777777" w:rsidR="00156927" w:rsidRDefault="00000000">
      <w:pPr>
        <w:pStyle w:val="CaptionedFigure"/>
      </w:pPr>
      <w:r>
        <w:rPr>
          <w:noProof/>
        </w:rPr>
        <w:lastRenderedPageBreak/>
        <w:drawing>
          <wp:inline distT="0" distB="0" distL="0" distR="0" wp14:anchorId="1D0B3224" wp14:editId="518F3ECF">
            <wp:extent cx="5969000" cy="3743540"/>
            <wp:effectExtent l="0" t="0" r="0" b="0"/>
            <wp:docPr id="57"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8" name="Picture" descr="images/metaware_vigs.png"/>
                    <pic:cNvPicPr>
                      <a:picLocks noChangeAspect="1" noChangeArrowheads="1"/>
                    </pic:cNvPicPr>
                  </pic:nvPicPr>
                  <pic:blipFill>
                    <a:blip r:embed="rId19"/>
                    <a:stretch>
                      <a:fillRect/>
                    </a:stretch>
                  </pic:blipFill>
                  <pic:spPr bwMode="auto">
                    <a:xfrm>
                      <a:off x="0" y="0"/>
                      <a:ext cx="5969000" cy="3743540"/>
                    </a:xfrm>
                    <a:prstGeom prst="rect">
                      <a:avLst/>
                    </a:prstGeom>
                    <a:noFill/>
                    <a:ln w="9525">
                      <a:noFill/>
                      <a:headEnd/>
                      <a:tailEnd/>
                    </a:ln>
                  </pic:spPr>
                </pic:pic>
              </a:graphicData>
            </a:graphic>
          </wp:inline>
        </w:drawing>
      </w:r>
    </w:p>
    <w:p w14:paraId="5DAC3730" w14:textId="77777777" w:rsidR="00156927" w:rsidRDefault="00000000">
      <w:pPr>
        <w:pStyle w:val="ImageCaption"/>
      </w:pPr>
      <w:r>
        <w:rPr>
          <w:i/>
          <w:iCs/>
        </w:rPr>
        <w:t>Figure</w:t>
      </w:r>
      <w:r>
        <w:t xml:space="preserve"> </w:t>
      </w:r>
      <w:r>
        <w:rPr>
          <w:i/>
          <w:iCs/>
        </w:rPr>
        <w:t xml:space="preserve">6. </w:t>
      </w:r>
      <w:r>
        <w:t xml:space="preserve"> </w:t>
      </w:r>
      <w:proofErr w:type="gramStart"/>
      <w:r>
        <w:t>Vignettes for Standing et al. (2008), which</w:t>
      </w:r>
      <w:proofErr w:type="gramEnd"/>
      <w:r>
        <w:t xml:space="preserve"> described the key details for each demand characteristic condition (bolded and underlined) and dependent variable (bolded and italicized) combination.</w:t>
      </w:r>
    </w:p>
    <w:p w14:paraId="32CE255F" w14:textId="77777777" w:rsidR="00156927" w:rsidRDefault="00000000">
      <w:pPr>
        <w:pStyle w:val="BodyText"/>
      </w:pPr>
      <w:r>
        <w:t xml:space="preserve">Using a web-based Qualtrics survey, a convenience sample of 222 undergraduates from Stanford University reviewed 10 </w:t>
      </w:r>
      <w:proofErr w:type="gramStart"/>
      <w:r>
        <w:t>randomly-selected</w:t>
      </w:r>
      <w:proofErr w:type="gramEnd"/>
      <w:r>
        <w:t xml:space="preserve"> vignettes in exchange for course credit (49% female; 35% male, </w:t>
      </w:r>
      <w:commentRangeStart w:id="37"/>
      <w:r>
        <w:t>14.00% did not report gender</w:t>
      </w:r>
      <w:commentRangeEnd w:id="37"/>
      <w:r w:rsidR="002F2DCD">
        <w:rPr>
          <w:rStyle w:val="CommentReference"/>
        </w:rPr>
        <w:commentReference w:id="37"/>
      </w:r>
      <w:r>
        <w:t xml:space="preserve">; 2% transgender or gender non-conforming). 32% of participants reported they were White/Caucasian, </w:t>
      </w:r>
      <w:commentRangeStart w:id="38"/>
      <w:r>
        <w:t>28.00% Asian</w:t>
      </w:r>
      <w:commentRangeEnd w:id="38"/>
      <w:r w:rsidR="002F2DCD">
        <w:rPr>
          <w:rStyle w:val="CommentReference"/>
        </w:rPr>
        <w:commentReference w:id="38"/>
      </w:r>
      <w:r>
        <w:t xml:space="preserve">, 8% Black/African American, and 7.00% Native Hawaiian or Other Pacific Islander. 11% of participants indicated that </w:t>
      </w:r>
      <w:proofErr w:type="spellStart"/>
      <w:proofErr w:type="gramStart"/>
      <w:r>
        <w:t>there</w:t>
      </w:r>
      <w:proofErr w:type="spellEnd"/>
      <w:proofErr w:type="gramEnd"/>
      <w:r>
        <w:t xml:space="preserve"> ethnicity could not be described by any single provided category, and </w:t>
      </w:r>
      <w:commentRangeStart w:id="39"/>
      <w:r>
        <w:t>14.00</w:t>
      </w:r>
      <w:commentRangeEnd w:id="39"/>
      <w:r w:rsidR="002F2DCD">
        <w:rPr>
          <w:rStyle w:val="CommentReference"/>
        </w:rPr>
        <w:commentReference w:id="39"/>
      </w:r>
      <w:r>
        <w:t>% did not report 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297C8DCC" w14:textId="77777777" w:rsidR="00156927" w:rsidRDefault="00000000">
      <w:pPr>
        <w:pStyle w:val="BodyText"/>
      </w:pPr>
      <w:r>
        <w:lastRenderedPageBreak/>
        <w:t>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participants would change their responses to confirm the hypothesis. These questions were presented in random order.</w:t>
      </w:r>
    </w:p>
    <w:p w14:paraId="2A588E3F" w14:textId="77777777" w:rsidR="00156927"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14:paraId="2255D723" w14:textId="77777777" w:rsidR="00156927" w:rsidRDefault="00000000">
      <w:pPr>
        <w:pStyle w:val="CaptionedFigure"/>
      </w:pPr>
      <w:r>
        <w:rPr>
          <w:noProof/>
        </w:rPr>
        <w:lastRenderedPageBreak/>
        <w:drawing>
          <wp:inline distT="0" distB="0" distL="0" distR="0" wp14:anchorId="7F6959B8" wp14:editId="07A3F5D6">
            <wp:extent cx="5518484" cy="4665960"/>
            <wp:effectExtent l="0" t="0" r="0" b="0"/>
            <wp:docPr id="60"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1" name="Picture" descr="images/metaware_mods.png"/>
                    <pic:cNvPicPr>
                      <a:picLocks noChangeAspect="1" noChangeArrowheads="1"/>
                    </pic:cNvPicPr>
                  </pic:nvPicPr>
                  <pic:blipFill>
                    <a:blip r:embed="rId20"/>
                    <a:stretch>
                      <a:fillRect/>
                    </a:stretch>
                  </pic:blipFill>
                  <pic:spPr bwMode="auto">
                    <a:xfrm>
                      <a:off x="0" y="0"/>
                      <a:ext cx="5518484" cy="4665960"/>
                    </a:xfrm>
                    <a:prstGeom prst="rect">
                      <a:avLst/>
                    </a:prstGeom>
                    <a:noFill/>
                    <a:ln w="9525">
                      <a:noFill/>
                      <a:headEnd/>
                      <a:tailEnd/>
                    </a:ln>
                  </pic:spPr>
                </pic:pic>
              </a:graphicData>
            </a:graphic>
          </wp:inline>
        </w:drawing>
      </w:r>
    </w:p>
    <w:p w14:paraId="522B21CC" w14:textId="77777777" w:rsidR="00156927" w:rsidRDefault="00000000">
      <w:pPr>
        <w:pStyle w:val="ImageCaption"/>
      </w:pPr>
      <w:r>
        <w:rPr>
          <w:i/>
          <w:iCs/>
        </w:rPr>
        <w:t>Figure</w:t>
      </w:r>
      <w:r>
        <w:t xml:space="preserve"> </w:t>
      </w:r>
      <w:r>
        <w:rPr>
          <w:i/>
          <w:iCs/>
        </w:rPr>
        <w:t xml:space="preserve">7. </w:t>
      </w:r>
      <w:r>
        <w:t xml:space="preserve"> Hypothetical data from a study where a procedure is either described as mood-boosting (positive demand), described as mood-dampening (negative demand), or not described at all (control). Data provides examples of how the effects of demand characteristics (</w:t>
      </w:r>
      <w:r>
        <w:rPr>
          <w:i/>
          <w:iCs/>
        </w:rPr>
        <w:t>d</w:t>
      </w:r>
      <w:r>
        <w:t>) on self-reported mood are moderating by participants’ reports of their motivation to confirm the stated hypothesis (</w:t>
      </w:r>
      <w:r>
        <w:rPr>
          <w:i/>
          <w:iCs/>
        </w:rPr>
        <w:t>m</w:t>
      </w:r>
      <w:r>
        <w:t>, Panel A), belief in the stated hypothesis (</w:t>
      </w:r>
      <w:r>
        <w:rPr>
          <w:i/>
          <w:iCs/>
        </w:rPr>
        <w:t>b</w:t>
      </w:r>
      <w:r>
        <w:t>, Panel B), and opportunity to adjust responses (</w:t>
      </w:r>
      <w:r>
        <w:rPr>
          <w:i/>
          <w:iCs/>
        </w:rPr>
        <w:t>o</w:t>
      </w:r>
      <w:r>
        <w:t xml:space="preserve">, Panel C). In each panel, separate examples are provided for scenarios where motivation is invariant (Column 1) and variant (Column 2) across demand characteristic </w:t>
      </w:r>
      <w:proofErr w:type="gramStart"/>
      <w:r>
        <w:t>manipulations</w:t>
      </w:r>
      <w:proofErr w:type="gramEnd"/>
    </w:p>
    <w:p w14:paraId="5BBC5EE8" w14:textId="77777777" w:rsidR="00156927" w:rsidRDefault="00000000">
      <w:pPr>
        <w:pStyle w:val="Heading3"/>
        <w:framePr w:wrap="around"/>
      </w:pPr>
      <w:bookmarkStart w:id="40" w:name="X50ac5346a764638f68a9356056d1f2c3e87ad60"/>
      <w:r>
        <w:t>Accounting for different demand comparisons.</w:t>
      </w:r>
    </w:p>
    <w:p w14:paraId="6491D547" w14:textId="77777777" w:rsidR="00156927" w:rsidRDefault="00000000">
      <w:pPr>
        <w:pStyle w:val="FirstParagraph"/>
      </w:pPr>
      <w:r>
        <w:t xml:space="preserve">As mentioned before, Cohen’s </w:t>
      </w:r>
      <m:oMath>
        <m:r>
          <w:rPr>
            <w:rFonts w:ascii="Cambria Math" w:hAnsi="Cambria Math"/>
          </w:rPr>
          <m:t>d</m:t>
        </m:r>
      </m:oMath>
      <w:r>
        <w:t xml:space="preserve"> </w:t>
      </w:r>
      <w:r>
        <w:lastRenderedPageBreak/>
        <w:t xml:space="preserve">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w:t>
      </w:r>
      <w:proofErr w:type="gramStart"/>
      <w:r>
        <w:t>told</w:t>
      </w:r>
      <w:proofErr w:type="gramEnd"/>
      <w:r>
        <w:t xml:space="preserve"> about an expected effect (control). Compared to a control condition, participants who are motivated to confirm the hypothesis are theorized to have upward-biased responses in the positive demand condition and downward-biased responses in the negative demand condition (see Figure 7,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Panel A, Column 2). Summing motivation scores allowed us to accommodate this possibility, and we used the same approach for belief (Figure 7, Panel B) and opportunity ratings (Figure 7, Panel C).</w:t>
      </w:r>
    </w:p>
    <w:p w14:paraId="49AFED51" w14:textId="77777777" w:rsidR="00156927"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7D30252C" w14:textId="77777777" w:rsidR="00156927" w:rsidRDefault="00000000">
      <w:pPr>
        <w:pStyle w:val="Heading3"/>
        <w:framePr w:wrap="around"/>
      </w:pPr>
      <w:bookmarkStart w:id="41" w:name="rater-forecasts-of-demand-effects"/>
      <w:bookmarkEnd w:id="40"/>
      <w:r>
        <w:lastRenderedPageBreak/>
        <w:t>Rater forecasts of demand effects.</w:t>
      </w:r>
    </w:p>
    <w:p w14:paraId="3B0F06A4" w14:textId="77777777" w:rsidR="00156927" w:rsidRDefault="00000000">
      <w:pPr>
        <w:pStyle w:val="FirstParagraph"/>
      </w:pPr>
      <w:r>
        <w:t>Even if researchers cannot explain how demand characteristics work, it might be valuable to be able to predict their effects (</w:t>
      </w:r>
      <w:proofErr w:type="spellStart"/>
      <w:r>
        <w:t>Yarkoni</w:t>
      </w:r>
      <w:proofErr w:type="spellEnd"/>
      <w:r>
        <w:t xml:space="preserve"> &amp; Westfall, 2017). Orne (1969) suggested that one group that may be particularly good at predicting these effects is </w:t>
      </w:r>
      <w:proofErr w:type="gramStart"/>
      <w:r>
        <w:t>participants</w:t>
      </w:r>
      <w:proofErr w:type="gramEnd"/>
      <w:r>
        <w:t xml:space="preserve">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4A7E8C95" w14:textId="77777777" w:rsidR="00156927" w:rsidRDefault="00000000">
      <w:pPr>
        <w:pStyle w:val="Heading3"/>
        <w:framePr w:wrap="around"/>
      </w:pPr>
      <w:bookmarkStart w:id="42" w:name="transparency-and-openness-1"/>
      <w:bookmarkEnd w:id="41"/>
      <w:r>
        <w:t>Transparency and openness.</w:t>
      </w:r>
    </w:p>
    <w:p w14:paraId="73E40326" w14:textId="77777777" w:rsidR="00156927" w:rsidRDefault="00000000">
      <w:pPr>
        <w:pStyle w:val="FirstParagraph"/>
      </w:pPr>
      <w:r>
        <w:t xml:space="preserve">All materials, data, and code are openly available at </w:t>
      </w:r>
      <w:hyperlink r:id="rId21">
        <w:r>
          <w:rPr>
            <w:rStyle w:val="Hyperlink"/>
          </w:rPr>
          <w:t>https://osf.io/3hkre/</w:t>
        </w:r>
      </w:hyperlink>
      <w:r>
        <w:t>.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 “Research participant experiences”).</w:t>
      </w:r>
    </w:p>
    <w:p w14:paraId="0D59AC8A" w14:textId="77777777" w:rsidR="00156927" w:rsidRDefault="00000000">
      <w:pPr>
        <w:pStyle w:val="Heading2"/>
      </w:pPr>
      <w:bookmarkStart w:id="43" w:name="results-1"/>
      <w:bookmarkEnd w:id="36"/>
      <w:bookmarkEnd w:id="42"/>
      <w:r>
        <w:lastRenderedPageBreak/>
        <w:t>Results</w:t>
      </w:r>
    </w:p>
    <w:p w14:paraId="443CD49E" w14:textId="77777777" w:rsidR="00156927" w:rsidRDefault="00000000">
      <w:pPr>
        <w:pStyle w:val="CaptionedFigure"/>
      </w:pPr>
      <w:r>
        <w:rPr>
          <w:noProof/>
        </w:rPr>
        <w:drawing>
          <wp:inline distT="0" distB="0" distL="0" distR="0" wp14:anchorId="381ACE50" wp14:editId="7769960C">
            <wp:extent cx="5963478" cy="4128561"/>
            <wp:effectExtent l="0" t="0" r="0" b="0"/>
            <wp:docPr id="67" name="Picture" descr="Figure 8.  The effects of demand characteristics on participants’ responses were not significantly associated with motivation (Panel A), opportunity (Panel B), or prediction (Panel D) ratings. They were, however, significantly associated with belief ratings (Panel C)."/>
            <wp:cNvGraphicFramePr/>
            <a:graphic xmlns:a="http://schemas.openxmlformats.org/drawingml/2006/main">
              <a:graphicData uri="http://schemas.openxmlformats.org/drawingml/2006/picture">
                <pic:pic xmlns:pic="http://schemas.openxmlformats.org/drawingml/2006/picture">
                  <pic:nvPicPr>
                    <pic:cNvPr id="68" name="Picture" descr="metaware_manuscript_files/figure-docx/modfig-1.png"/>
                    <pic:cNvPicPr>
                      <a:picLocks noChangeAspect="1" noChangeArrowheads="1"/>
                    </pic:cNvPicPr>
                  </pic:nvPicPr>
                  <pic:blipFill>
                    <a:blip r:embed="rId22"/>
                    <a:stretch>
                      <a:fillRect/>
                    </a:stretch>
                  </pic:blipFill>
                  <pic:spPr bwMode="auto">
                    <a:xfrm>
                      <a:off x="0" y="0"/>
                      <a:ext cx="5963478" cy="4128561"/>
                    </a:xfrm>
                    <a:prstGeom prst="rect">
                      <a:avLst/>
                    </a:prstGeom>
                    <a:noFill/>
                    <a:ln w="9525">
                      <a:noFill/>
                      <a:headEnd/>
                      <a:tailEnd/>
                    </a:ln>
                  </pic:spPr>
                </pic:pic>
              </a:graphicData>
            </a:graphic>
          </wp:inline>
        </w:drawing>
      </w:r>
    </w:p>
    <w:p w14:paraId="63154820" w14:textId="51B045CA" w:rsidR="00F45B11" w:rsidRDefault="00000000">
      <w:pPr>
        <w:pStyle w:val="ImageCaption"/>
      </w:pPr>
      <w:commentRangeStart w:id="44"/>
      <w:r>
        <w:rPr>
          <w:i/>
          <w:iCs/>
        </w:rPr>
        <w:t>Figure</w:t>
      </w:r>
      <w:r>
        <w:t xml:space="preserve"> </w:t>
      </w:r>
      <w:r>
        <w:rPr>
          <w:i/>
          <w:iCs/>
        </w:rPr>
        <w:t xml:space="preserve">8. </w:t>
      </w:r>
      <w:r>
        <w:t xml:space="preserve"> </w:t>
      </w:r>
      <w:commentRangeEnd w:id="44"/>
      <w:r w:rsidR="002F7808">
        <w:rPr>
          <w:rStyle w:val="CommentReference"/>
        </w:rPr>
        <w:commentReference w:id="44"/>
      </w:r>
      <w:r w:rsidR="00F45B11">
        <w:t xml:space="preserve">Scatterplots of relationships between the </w:t>
      </w:r>
      <w:r w:rsidR="00835F0C">
        <w:t xml:space="preserve">observed </w:t>
      </w:r>
      <w:r>
        <w:t>effect</w:t>
      </w:r>
      <w:r w:rsidR="00F45B11">
        <w:t>s</w:t>
      </w:r>
      <w:r>
        <w:t xml:space="preserve"> of demand characteristics </w:t>
      </w:r>
      <w:r w:rsidR="00F45B11">
        <w:t>(y-axis) and motivation (Panel A), opportunity (Panel B), belief (Panel C), and prediction (Panel D) ratings</w:t>
      </w:r>
      <w:r w:rsidR="00A24560">
        <w:t xml:space="preserve"> (x-axis)</w:t>
      </w:r>
      <w:r w:rsidR="00F45B11">
        <w:t>. Grey dots represent jittered observations</w:t>
      </w:r>
      <w:r w:rsidR="00A24560">
        <w:t xml:space="preserve">, black lines represent estimated linear relationship, and the blue ribbons represent the 95% confidence interval for the estimated linear </w:t>
      </w:r>
      <w:commentRangeStart w:id="45"/>
      <w:r w:rsidR="00A24560">
        <w:t>relationship.</w:t>
      </w:r>
      <w:commentRangeEnd w:id="45"/>
      <w:r w:rsidR="00180035">
        <w:rPr>
          <w:rStyle w:val="CommentReference"/>
        </w:rPr>
        <w:commentReference w:id="45"/>
      </w:r>
    </w:p>
    <w:p w14:paraId="6CB58ADC" w14:textId="76096FDC" w:rsidR="00156927" w:rsidRDefault="00000000">
      <w:pPr>
        <w:pStyle w:val="ImageCaption"/>
      </w:pPr>
      <w:r>
        <w:t xml:space="preserve">on participants’ responses </w:t>
      </w:r>
      <w:r w:rsidR="00835F0C">
        <w:t xml:space="preserve">(y-axis) </w:t>
      </w:r>
      <w:r>
        <w:t>were not significantly associated with motivation (Panel A), opportunity (Panel B), or prediction (Panel D) ratings. They were, however, significantly associated with belief ratings (Panel C).</w:t>
      </w:r>
    </w:p>
    <w:p w14:paraId="0B9D157B" w14:textId="77777777" w:rsidR="00156927" w:rsidRDefault="00000000">
      <w:pPr>
        <w:pStyle w:val="BodyText"/>
      </w:pPr>
      <w:r>
        <w:t xml:space="preserve">If demand effects are driven by response biases, their effects are expected to be moderated by participants’ motivation and opportunity to adjust responses (Figure 1). Inconsistent with this </w:t>
      </w:r>
      <w:r>
        <w:lastRenderedPageBreak/>
        <w:t xml:space="preserve">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8, Panels A and B).</w:t>
      </w:r>
    </w:p>
    <w:p w14:paraId="244DD764" w14:textId="77777777" w:rsidR="00156927" w:rsidRDefault="00000000">
      <w:pPr>
        <w:pStyle w:val="BodyText"/>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8, Panel C). </w:t>
      </w:r>
      <w:commentRangeStart w:id="46"/>
      <w:r>
        <w:t>Last, we did find that raters’ predictions were signific</w:t>
      </w:r>
      <w:proofErr w:type="spellStart"/>
      <w:r>
        <w:t>antly</w:t>
      </w:r>
      <w:proofErr w:type="spellEnd"/>
      <w:r>
        <w:t xml:space="preserve">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8, Panel D).</w:t>
      </w:r>
      <w:commentRangeEnd w:id="46"/>
      <w:r w:rsidR="002F7808">
        <w:rPr>
          <w:rStyle w:val="CommentReference"/>
        </w:rPr>
        <w:commentReference w:id="46"/>
      </w:r>
    </w:p>
    <w:p w14:paraId="594CEAA6" w14:textId="77777777" w:rsidR="00156927" w:rsidRDefault="00000000">
      <w:pPr>
        <w:pStyle w:val="Heading3"/>
        <w:framePr w:wrap="around"/>
      </w:pPr>
      <w:bookmarkStart w:id="47" w:name="residual-variability"/>
      <w:r>
        <w:t>Residual variability.</w:t>
      </w:r>
    </w:p>
    <w:p w14:paraId="76D2BB8B" w14:textId="77777777" w:rsidR="00156927" w:rsidRDefault="00000000">
      <w:pPr>
        <w:pStyle w:val="FirstParagraph"/>
      </w:pPr>
      <w:r>
        <w:t xml:space="preserve">To evaluate how much variability in demand effects is currently accounted for by our model, we calculated a </w:t>
      </w:r>
      <w:proofErr w:type="spellStart"/>
      <w:r>
        <w:t>psuedo</w:t>
      </w:r>
      <w:proofErr w:type="spellEnd"/>
      <w: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two 3LMA models: one that contained only an intercept and the other that contained student status, payment status, mode of data co</w:t>
      </w:r>
      <w:proofErr w:type="spellStart"/>
      <w:r>
        <w:t>llection</w:t>
      </w:r>
      <w:proofErr w:type="spellEnd"/>
      <w:r>
        <w:t>, type of demand manipulation, belief, motivation, and opportunity as predictors. These results indicated that these moderators accounted for 36.77% of the observed variability in demand effects.</w:t>
      </w:r>
    </w:p>
    <w:p w14:paraId="0D71AA27" w14:textId="77777777" w:rsidR="00156927" w:rsidRDefault="00000000">
      <w:pPr>
        <w:pStyle w:val="Heading2"/>
      </w:pPr>
      <w:bookmarkStart w:id="48" w:name="discussion-1"/>
      <w:bookmarkEnd w:id="43"/>
      <w:bookmarkEnd w:id="47"/>
      <w:r>
        <w:t>Discussion</w:t>
      </w:r>
    </w:p>
    <w:p w14:paraId="5C9947F3" w14:textId="77777777" w:rsidR="00156927" w:rsidRDefault="00000000">
      <w:pPr>
        <w:pStyle w:val="FirstParagraph"/>
      </w:pPr>
      <w:r>
        <w:t xml:space="preserve">Contrary to pre-existing conceptualizations of the impact of demand characteristics (Coles, Gaertner, et al., 2022; </w:t>
      </w:r>
      <w:proofErr w:type="spellStart"/>
      <w:r>
        <w:t>Rosnow</w:t>
      </w:r>
      <w:proofErr w:type="spellEnd"/>
      <w:r>
        <w:t xml:space="preserve"> &amp; Rosenthal, 1997),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w:t>
      </w:r>
      <w:r>
        <w:lastRenderedPageBreak/>
        <w:t xml:space="preserve">part on the extent to which </w:t>
      </w:r>
      <w:proofErr w:type="gramStart"/>
      <w:r>
        <w:t>participants’</w:t>
      </w:r>
      <w:proofErr w:type="gramEnd"/>
      <w:r>
        <w:t xml:space="preserve"> believe the communicated hypothesis, these results provide preliminary evidence of a placebo-based mechanism.</w:t>
      </w:r>
    </w:p>
    <w:p w14:paraId="7F6A0E70" w14:textId="77777777" w:rsidR="00156927" w:rsidRDefault="00000000">
      <w:pPr>
        <w:pStyle w:val="BodyText"/>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w:t>
      </w:r>
      <w:proofErr w:type="gramStart"/>
      <w:r>
        <w:t>provided</w:t>
      </w:r>
      <w:proofErr w:type="gramEnd"/>
      <w:r>
        <w:t xml:space="preserve"> more valid ratings if they had more information about the studies (e.g., video recreations of the procedures).</w:t>
      </w:r>
    </w:p>
    <w:p w14:paraId="22B8E4BD" w14:textId="77777777" w:rsidR="00156927" w:rsidRDefault="00000000">
      <w:pPr>
        <w:pStyle w:val="BodyText"/>
      </w:pPr>
      <w:r>
        <w:t xml:space="preserve">Second, our specific sample of raters – or maybe even modern-day participants in general – may </w:t>
      </w:r>
      <w:proofErr w:type="gramStart"/>
      <w:r>
        <w:t>not</w:t>
      </w:r>
      <w:proofErr w:type="gramEnd"/>
      <w:r>
        <w:t xml:space="preserve"> </w:t>
      </w:r>
      <w:proofErr w:type="gramStart"/>
      <w:r>
        <w:t>representative</w:t>
      </w:r>
      <w:proofErr w:type="gramEnd"/>
      <w:r>
        <w:t xml:space="preserve"> of the people sampled in previous research (Gergen, 1973). To test this idea, we re-ran our motivation, opportunity, and belief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2A2BD87D" w14:textId="77777777" w:rsidR="00156927" w:rsidRDefault="00000000">
      <w:pPr>
        <w:pStyle w:val="BodyText"/>
      </w:pPr>
      <w:r>
        <w:t>To address these two limitations via a different strategy, we re-examined the mechanisms underlying demand effects in a small exploratory replication of an experiment in the meta-analysis.</w:t>
      </w:r>
    </w:p>
    <w:p w14:paraId="6F1D053B" w14:textId="77777777" w:rsidR="00156927" w:rsidRDefault="00000000">
      <w:pPr>
        <w:pStyle w:val="Heading1"/>
      </w:pPr>
      <w:bookmarkStart w:id="49" w:name="study-3"/>
      <w:bookmarkEnd w:id="35"/>
      <w:bookmarkEnd w:id="48"/>
      <w:r>
        <w:lastRenderedPageBreak/>
        <w:t>Study 3</w:t>
      </w:r>
    </w:p>
    <w:p w14:paraId="475E8FC2" w14:textId="77777777" w:rsidR="00156927" w:rsidRDefault="00000000">
      <w:pPr>
        <w:pStyle w:val="FirstParagraph"/>
      </w:pPr>
      <w:r>
        <w:t>In addition to the vignette rating task, Study 2 participants also completed an exploratory close replication of an experiment in the meta-analysis (Coles, Gaertner, et al., 2022). This experiment examined the extent to which demand characteristics moderate the effect of facial poses on feelings of happiness. The order in which participants completed Studies 2 and 3 were randomized.</w:t>
      </w:r>
    </w:p>
    <w:p w14:paraId="11BDF1E7" w14:textId="77777777" w:rsidR="00156927" w:rsidRDefault="00000000">
      <w:pPr>
        <w:pStyle w:val="Heading2"/>
      </w:pPr>
      <w:bookmarkStart w:id="50" w:name="methodology-2"/>
      <w:r>
        <w:t>Methodology</w:t>
      </w:r>
    </w:p>
    <w:p w14:paraId="3EF5D806" w14:textId="77777777" w:rsidR="00156927"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786D455A" w14:textId="77777777" w:rsidR="00156927" w:rsidRDefault="00000000">
      <w:pPr>
        <w:pStyle w:val="BodyText"/>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w:t>
      </w:r>
      <w:r>
        <w:lastRenderedPageBreak/>
        <w:t xml:space="preserve">they were motivated to confirm the hypothesis, had the opportunity to adjust their responses, and believed in facial feedback effects. These measures were </w:t>
      </w:r>
      <w:proofErr w:type="gramStart"/>
      <w:r>
        <w:t>similar to</w:t>
      </w:r>
      <w:proofErr w:type="gramEnd"/>
      <w:r>
        <w:t xml:space="preserve"> those used in Study 2. Altogether, the study used a 2 (facial pose: happy or neutral) × 2 (block: first or second) × 2 (demand characteristics: positive demand or nil demand) mixed design, with demand characteristics manipulated between subjects.</w:t>
      </w:r>
    </w:p>
    <w:p w14:paraId="130A9279" w14:textId="77777777" w:rsidR="00156927" w:rsidRDefault="00000000">
      <w:pPr>
        <w:pStyle w:val="Heading3"/>
        <w:framePr w:wrap="around"/>
      </w:pPr>
      <w:bookmarkStart w:id="51" w:name="transparency-and-openness-2"/>
      <w:r>
        <w:t>Transparency and openness.</w:t>
      </w:r>
    </w:p>
    <w:p w14:paraId="17A1DA57" w14:textId="77777777" w:rsidR="00156927" w:rsidRDefault="00000000">
      <w:pPr>
        <w:pStyle w:val="FirstParagraph"/>
      </w:pPr>
      <w:r>
        <w:t xml:space="preserve">All materials (including exploratory items not described in the manuscript), data, and code are openly available at </w:t>
      </w:r>
      <w:hyperlink r:id="rId23">
        <w:r>
          <w:rPr>
            <w:rStyle w:val="Hyperlink"/>
          </w:rPr>
          <w:t>https://osf.io/3hkre/</w:t>
        </w:r>
      </w:hyperlink>
      <w:r>
        <w:t xml:space="preserve">. Because the study was exploratory, </w:t>
      </w:r>
      <w:commentRangeStart w:id="52"/>
      <w:r>
        <w:t xml:space="preserve">there was no pre-registration. </w:t>
      </w:r>
      <w:commentRangeEnd w:id="52"/>
      <w:r w:rsidR="002F7808">
        <w:rPr>
          <w:rStyle w:val="CommentReference"/>
        </w:rPr>
        <w:commentReference w:id="52"/>
      </w:r>
      <w:r>
        <w:t>All code has been checked for reproducibility. The study was reviewed and approved by the Stanford University IRB (protocol #: 67335; protocol title: “Research participant experiences”).</w:t>
      </w:r>
    </w:p>
    <w:p w14:paraId="3741FFCB" w14:textId="77777777" w:rsidR="00156927" w:rsidRDefault="00000000">
      <w:pPr>
        <w:pStyle w:val="Heading2"/>
      </w:pPr>
      <w:bookmarkStart w:id="53" w:name="results-2"/>
      <w:bookmarkEnd w:id="50"/>
      <w:bookmarkEnd w:id="51"/>
      <w:r>
        <w:t>Results</w:t>
      </w:r>
    </w:p>
    <w:p w14:paraId="79FECD75" w14:textId="77777777" w:rsidR="00156927" w:rsidRDefault="00000000">
      <w:pPr>
        <w:pStyle w:val="FirstParagraph"/>
      </w:pPr>
      <w:r>
        <w:t xml:space="preserve">Following Coles, Gaertner, et al. (2022), we used the lme4 R package (Bates, </w:t>
      </w:r>
      <w:proofErr w:type="spellStart"/>
      <w:r>
        <w:t>Mächler</w:t>
      </w:r>
      <w:proofErr w:type="spellEnd"/>
      <w:r>
        <w:t xml:space="preserve">, Bolker, &amp; Walker, 2015) to fit a mixed-effect regression with (a) facial pose, demand characteristics, and block number entered as effect-coded factors and (b) random-intercepts for participants. </w:t>
      </w:r>
      <w:r>
        <w:rPr>
          <w:i/>
          <w:iCs/>
        </w:rPr>
        <w:t>F</w:t>
      </w:r>
      <w:r>
        <w:t xml:space="preserve">-values were estimated through ANOVA tables with Type 3 Sums of Squares and Satterthwaite degrees of freedom. Mean-difference scores were estimated using the </w:t>
      </w:r>
      <w:proofErr w:type="spellStart"/>
      <w:r>
        <w:t>emmeans</w:t>
      </w:r>
      <w:proofErr w:type="spellEnd"/>
      <w:r>
        <w:t xml:space="preserve"> R package (Lenth, 2022).</w:t>
      </w:r>
    </w:p>
    <w:p w14:paraId="3F1D02FB" w14:textId="77777777" w:rsidR="00156927" w:rsidRDefault="00000000">
      <w:pPr>
        <w:pStyle w:val="BodyText"/>
      </w:pPr>
      <w:r>
        <w:t xml:space="preserve">Replicating Coles, Gaertner, et al. (2022), participants reported higher levels of happiness after posing happy vs. neutral expressions, </w:t>
      </w:r>
      <w:proofErr w:type="spellStart"/>
      <w:r>
        <w:rPr>
          <w:i/>
          <w:iCs/>
        </w:rPr>
        <w:t>M</w:t>
      </w:r>
      <w:r>
        <w:rPr>
          <w:i/>
          <w:iCs/>
          <w:vertAlign w:val="subscript"/>
        </w:rPr>
        <w:t>diff</w:t>
      </w:r>
      <w:proofErr w:type="spellEnd"/>
      <w:r>
        <w:t xml:space="preserve"> = 0.71, </w:t>
      </w:r>
      <w:proofErr w:type="gramStart"/>
      <w:r>
        <w:rPr>
          <w:i/>
          <w:iCs/>
        </w:rPr>
        <w:t>F</w:t>
      </w:r>
      <w:r>
        <w:t>(</w:t>
      </w:r>
      <w:proofErr w:type="gramEnd"/>
      <w:r>
        <w:t xml:space="preserve">1, 469.32) = 162.38, </w:t>
      </w:r>
      <w:r>
        <w:rPr>
          <w:i/>
          <w:iCs/>
        </w:rPr>
        <w:t>p</w:t>
      </w:r>
      <w:r>
        <w:t xml:space="preserve"> &lt; .001. Furthermore, this effect was more pronounced in the positive </w:t>
      </w:r>
      <w:commentRangeStart w:id="54"/>
      <w:r>
        <w:t>(</w:t>
      </w:r>
      <w:proofErr w:type="spellStart"/>
      <w:r>
        <w:rPr>
          <w:i/>
          <w:iCs/>
        </w:rPr>
        <w:t>M</w:t>
      </w:r>
      <w:r>
        <w:rPr>
          <w:i/>
          <w:iCs/>
          <w:vertAlign w:val="subscript"/>
        </w:rPr>
        <w:t>diff</w:t>
      </w:r>
      <w:proofErr w:type="spellEnd"/>
      <w:r>
        <w:t xml:space="preserve"> = 0.89) vs. nil (</w:t>
      </w:r>
      <w:proofErr w:type="spellStart"/>
      <w:r>
        <w:rPr>
          <w:i/>
          <w:iCs/>
        </w:rPr>
        <w:t>M</w:t>
      </w:r>
      <w:r>
        <w:rPr>
          <w:i/>
          <w:iCs/>
          <w:vertAlign w:val="subscript"/>
        </w:rPr>
        <w:t>diff</w:t>
      </w:r>
      <w:proofErr w:type="spellEnd"/>
      <w:r>
        <w:t xml:space="preserve"> = 0.52) </w:t>
      </w:r>
      <w:commentRangeEnd w:id="54"/>
      <w:r w:rsidR="002F7808">
        <w:rPr>
          <w:rStyle w:val="CommentReference"/>
        </w:rPr>
        <w:commentReference w:id="54"/>
      </w:r>
      <w:r>
        <w:t xml:space="preserve">demand conditions, </w:t>
      </w:r>
      <w:proofErr w:type="gramStart"/>
      <w:r>
        <w:rPr>
          <w:i/>
          <w:iCs/>
        </w:rPr>
        <w:t>F</w:t>
      </w:r>
      <w:r>
        <w:t>(</w:t>
      </w:r>
      <w:proofErr w:type="gramEnd"/>
      <w:r>
        <w:t xml:space="preserve">1, 469.32) = 11.30, </w:t>
      </w:r>
      <w:r>
        <w:rPr>
          <w:i/>
          <w:iCs/>
        </w:rPr>
        <w:t>p =</w:t>
      </w:r>
      <w:r>
        <w:t xml:space="preserve"> .001.</w:t>
      </w:r>
    </w:p>
    <w:p w14:paraId="57082C3A" w14:textId="0F533729" w:rsidR="00156927" w:rsidRDefault="00000000" w:rsidP="00520961">
      <w:pPr>
        <w:pStyle w:val="BodyText"/>
      </w:pPr>
      <w:r>
        <w:lastRenderedPageBreak/>
        <w:t xml:space="preserve">Next, we examined the role of motivation, opportunity, and belief. For each of these potential moderators, we fit mixed-effect regressions containing (a) facial pose and block number as effect-coded factors, (b) the moderator </w:t>
      </w:r>
      <w:r w:rsidRPr="00520961">
        <w:t xml:space="preserve">entered mean-centered as a continuous variable, (c) a higher-order facial pose by moderator interaction term, and (d) random intercepts for participants. Results indicated that the effect of facial poses on happiness tended to be </w:t>
      </w:r>
      <w:r w:rsidRPr="00520961">
        <w:rPr>
          <w:i/>
          <w:iCs/>
        </w:rPr>
        <w:t>slightly</w:t>
      </w:r>
      <w:r w:rsidRPr="00520961">
        <w:t xml:space="preserve"> larger among participants who reported being more motivated to confirm the hypothesis, </w:t>
      </w:r>
      <w:commentRangeStart w:id="55"/>
      <m:oMath>
        <m:r>
          <w:rPr>
            <w:rFonts w:ascii="Cambria Math" w:hAnsi="Cambria Math"/>
          </w:rPr>
          <m:t>β</m:t>
        </m:r>
      </m:oMath>
      <w:r w:rsidRPr="00520961">
        <w:t xml:space="preserve"> = 0.04</w:t>
      </w:r>
      <w:commentRangeEnd w:id="55"/>
      <w:r w:rsidR="002F7808" w:rsidRPr="00520961">
        <w:rPr>
          <w:rStyle w:val="CommentReference"/>
        </w:rPr>
        <w:commentReference w:id="55"/>
      </w:r>
      <w:r w:rsidRPr="00520961">
        <w:t xml:space="preserve">. However, the estimation of this moderating relationship was not significant, </w:t>
      </w:r>
      <w:proofErr w:type="gramStart"/>
      <w:r w:rsidRPr="00520961">
        <w:rPr>
          <w:i/>
          <w:iCs/>
        </w:rPr>
        <w:t>t</w:t>
      </w:r>
      <w:r w:rsidRPr="00520961">
        <w:t>(</w:t>
      </w:r>
      <w:proofErr w:type="gramEnd"/>
      <w:r w:rsidRPr="00520961">
        <w:t xml:space="preserve">472.40) = 1.86, </w:t>
      </w:r>
      <w:r w:rsidRPr="00520961">
        <w:rPr>
          <w:i/>
          <w:iCs/>
        </w:rPr>
        <w:t>p</w:t>
      </w:r>
      <w:r w:rsidRPr="00520961">
        <w:t xml:space="preserve"> = .063.</w:t>
      </w:r>
      <w:r w:rsidR="008774D0" w:rsidRPr="00520961">
        <w:t xml:space="preserve"> </w:t>
      </w:r>
      <w:r w:rsidRPr="00520961">
        <w:t>Furthermore, the estimation of this moderating relationship was less robust when including participants who did not correctly identify the communicated hypothesis</w:t>
      </w:r>
      <w:commentRangeStart w:id="56"/>
      <w:r w:rsidRPr="00520961">
        <w:t xml:space="preserve">, </w:t>
      </w:r>
      <m:oMath>
        <m:r>
          <w:rPr>
            <w:rFonts w:ascii="Cambria Math" w:hAnsi="Cambria Math"/>
          </w:rPr>
          <m:t>β</m:t>
        </m:r>
      </m:oMath>
      <w:r w:rsidRPr="00520961">
        <w:t xml:space="preserve"> = 0.03</w:t>
      </w:r>
      <w:commentRangeEnd w:id="56"/>
      <w:r w:rsidR="002F7808" w:rsidRPr="00520961">
        <w:rPr>
          <w:rStyle w:val="CommentReference"/>
        </w:rPr>
        <w:commentReference w:id="56"/>
      </w:r>
      <w:r w:rsidRPr="00520961">
        <w:t xml:space="preserve">, </w:t>
      </w:r>
      <w:proofErr w:type="gramStart"/>
      <w:r w:rsidRPr="00520961">
        <w:rPr>
          <w:i/>
          <w:iCs/>
        </w:rPr>
        <w:t>t</w:t>
      </w:r>
      <w:r>
        <w:t>(</w:t>
      </w:r>
      <w:proofErr w:type="gramEnd"/>
      <w:r>
        <w:t xml:space="preserve">585.46) = 1.57, </w:t>
      </w:r>
      <w:r>
        <w:rPr>
          <w:i/>
          <w:iCs/>
        </w:rPr>
        <w:t>p =</w:t>
      </w:r>
      <w:r>
        <w:t xml:space="preserve"> .117. For ratings of perceived opportunity to adjust responses, we did not find evidence that they moderated the facial pose effect, </w:t>
      </w:r>
      <w:commentRangeStart w:id="57"/>
      <m:oMath>
        <m:r>
          <w:rPr>
            <w:rFonts w:ascii="Cambria Math" w:hAnsi="Cambria Math"/>
          </w:rPr>
          <m:t>β</m:t>
        </m:r>
      </m:oMath>
      <w:r>
        <w:t xml:space="preserve"> = 0.03</w:t>
      </w:r>
      <w:commentRangeEnd w:id="57"/>
      <w:r w:rsidR="002F7808">
        <w:rPr>
          <w:rStyle w:val="CommentReference"/>
        </w:rPr>
        <w:commentReference w:id="57"/>
      </w:r>
      <w:r>
        <w:t xml:space="preserve">, </w:t>
      </w:r>
      <w:proofErr w:type="gramStart"/>
      <w:r>
        <w:rPr>
          <w:i/>
          <w:iCs/>
        </w:rPr>
        <w:t>t</w:t>
      </w:r>
      <w:r>
        <w:t>(</w:t>
      </w:r>
      <w:proofErr w:type="gramEnd"/>
      <w:r>
        <w:t xml:space="preserve">472.15) = 1.36, </w:t>
      </w:r>
      <w:r>
        <w:rPr>
          <w:i/>
          <w:iCs/>
        </w:rPr>
        <w:t>p</w:t>
      </w:r>
      <w:r>
        <w:t xml:space="preserve"> = .175. However, consistent with previous evidence of placebo effects in facial feedback research (Coles, Gaertner, et al., 2022; Coles, March, et al., 2022), the effect of facial poses tended to be larger among participants who reported believing in the effect, </w:t>
      </w:r>
      <w:commentRangeStart w:id="58"/>
      <m:oMath>
        <m:r>
          <w:rPr>
            <w:rFonts w:ascii="Cambria Math" w:hAnsi="Cambria Math"/>
          </w:rPr>
          <m:t>β</m:t>
        </m:r>
      </m:oMath>
      <w:r>
        <w:t xml:space="preserve"> = 0.05</w:t>
      </w:r>
      <w:commentRangeEnd w:id="58"/>
      <w:r w:rsidR="002F7808">
        <w:rPr>
          <w:rStyle w:val="CommentReference"/>
        </w:rPr>
        <w:commentReference w:id="58"/>
      </w:r>
      <w:r>
        <w:t xml:space="preserve">, </w:t>
      </w:r>
      <w:proofErr w:type="gramStart"/>
      <w:r>
        <w:rPr>
          <w:i/>
          <w:iCs/>
        </w:rPr>
        <w:t>t</w:t>
      </w:r>
      <w:r>
        <w:t>(</w:t>
      </w:r>
      <w:proofErr w:type="gramEnd"/>
      <w:r>
        <w:t xml:space="preserve">472.45) = 2.71, </w:t>
      </w:r>
      <w:r>
        <w:rPr>
          <w:i/>
          <w:iCs/>
        </w:rPr>
        <w:t>p</w:t>
      </w:r>
      <w:r>
        <w:t xml:space="preserve"> = .007.</w:t>
      </w:r>
    </w:p>
    <w:p w14:paraId="6F958D20" w14:textId="77777777" w:rsidR="00156927" w:rsidRDefault="00000000">
      <w:pPr>
        <w:pStyle w:val="BodyText"/>
      </w:pPr>
      <w:r w:rsidRPr="00520961">
        <w:rPr>
          <w:highlight w:val="yellow"/>
        </w:rPr>
        <w:t>The</w:t>
      </w:r>
      <w:r>
        <w:t xml:space="preserve"> previous analyses provide preliminary evidence that participants’ beliefs – and potentially also their motivation to provide hypothesis consistent responses – moderate facial feedback effects. They do not, however, test whether these factors drive the effects of </w:t>
      </w:r>
      <w:r>
        <w:rPr>
          <w:i/>
          <w:iCs/>
        </w:rPr>
        <w:t>demand characteristics</w:t>
      </w:r>
      <w:r>
        <w:t>.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w:t>
      </w:r>
      <w:r>
        <w:lastRenderedPageBreak/>
        <w:t xml:space="preserve">consistent responses, </w:t>
      </w:r>
      <w:commentRangeStart w:id="59"/>
      <m:oMath>
        <m:r>
          <w:rPr>
            <w:rFonts w:ascii="Cambria Math" w:hAnsi="Cambria Math"/>
          </w:rPr>
          <m:t>β</m:t>
        </m:r>
      </m:oMath>
      <w:r>
        <w:t xml:space="preserve"> = 0.03</w:t>
      </w:r>
      <w:commentRangeEnd w:id="59"/>
      <w:r w:rsidR="002F7808">
        <w:rPr>
          <w:rStyle w:val="CommentReference"/>
        </w:rPr>
        <w:commentReference w:id="59"/>
      </w:r>
      <w:r>
        <w:t xml:space="preserve">, </w:t>
      </w:r>
      <w:proofErr w:type="gramStart"/>
      <w:r>
        <w:rPr>
          <w:i/>
          <w:iCs/>
        </w:rPr>
        <w:t>t</w:t>
      </w:r>
      <w:r>
        <w:t>(</w:t>
      </w:r>
      <w:proofErr w:type="gramEnd"/>
      <w:r>
        <w:t xml:space="preserve">471.24) = 1.20, </w:t>
      </w:r>
      <w:r>
        <w:rPr>
          <w:i/>
          <w:iCs/>
        </w:rPr>
        <w:t>p</w:t>
      </w:r>
      <w:r>
        <w:t xml:space="preserve"> = .230. We also did not find evidence of a three-way interaction between facial poses, demand characteristics, and participants’ self-reported opportunity to adjust responses</w:t>
      </w:r>
      <w:commentRangeStart w:id="60"/>
      <w:r>
        <w:t xml:space="preserve">, </w:t>
      </w:r>
      <m:oMath>
        <m:r>
          <w:rPr>
            <w:rFonts w:ascii="Cambria Math" w:hAnsi="Cambria Math"/>
          </w:rPr>
          <m:t>β</m:t>
        </m:r>
      </m:oMath>
      <w:r>
        <w:t xml:space="preserve"> = 0.00</w:t>
      </w:r>
      <w:commentRangeEnd w:id="60"/>
      <w:r w:rsidR="002F7808">
        <w:rPr>
          <w:rStyle w:val="CommentReference"/>
        </w:rPr>
        <w:commentReference w:id="60"/>
      </w:r>
      <w:r>
        <w:t xml:space="preserve">, </w:t>
      </w:r>
      <w:proofErr w:type="gramStart"/>
      <w:r>
        <w:rPr>
          <w:i/>
          <w:iCs/>
        </w:rPr>
        <w:t>t</w:t>
      </w:r>
      <w:r>
        <w:t>(</w:t>
      </w:r>
      <w:proofErr w:type="gramEnd"/>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w:commentRangeStart w:id="61"/>
      <m:oMath>
        <m:r>
          <w:rPr>
            <w:rFonts w:ascii="Cambria Math" w:hAnsi="Cambria Math"/>
          </w:rPr>
          <m:t>β</m:t>
        </m:r>
      </m:oMath>
      <w:r>
        <w:t xml:space="preserve"> = 0.08</w:t>
      </w:r>
      <w:commentRangeEnd w:id="61"/>
      <w:r w:rsidR="002F7808">
        <w:rPr>
          <w:rStyle w:val="CommentReference"/>
        </w:rPr>
        <w:commentReference w:id="61"/>
      </w:r>
      <w:r>
        <w:t xml:space="preserve">, </w:t>
      </w:r>
      <w:proofErr w:type="gramStart"/>
      <w:r>
        <w:rPr>
          <w:i/>
          <w:iCs/>
        </w:rPr>
        <w:t>t</w:t>
      </w:r>
      <w:r>
        <w:t>(</w:t>
      </w:r>
      <w:proofErr w:type="gramEnd"/>
      <w:r>
        <w:t xml:space="preserve">471.22) = 2.79, </w:t>
      </w:r>
      <w:r>
        <w:rPr>
          <w:i/>
          <w:iCs/>
        </w:rPr>
        <w:t>p</w:t>
      </w:r>
      <w:r>
        <w:t xml:space="preserve"> = .005) tended to be larger among participants with higher belief ratings, </w:t>
      </w:r>
      <w:commentRangeStart w:id="62"/>
      <m:oMath>
        <m:r>
          <w:rPr>
            <w:rFonts w:ascii="Cambria Math" w:hAnsi="Cambria Math"/>
          </w:rPr>
          <m:t>β</m:t>
        </m:r>
      </m:oMath>
      <w:r>
        <w:t xml:space="preserve"> = 0.06</w:t>
      </w:r>
      <w:commentRangeEnd w:id="62"/>
      <w:r w:rsidR="002F7808">
        <w:rPr>
          <w:rStyle w:val="CommentReference"/>
        </w:rPr>
        <w:commentReference w:id="62"/>
      </w:r>
      <w:r>
        <w:t xml:space="preserve">, </w:t>
      </w:r>
      <w:r>
        <w:rPr>
          <w:i/>
          <w:iCs/>
        </w:rPr>
        <w:t>t</w:t>
      </w:r>
      <w:r>
        <w:t xml:space="preserve">(471.31) = 3.62, </w:t>
      </w:r>
      <w:r>
        <w:rPr>
          <w:i/>
          <w:iCs/>
        </w:rPr>
        <w:t>p</w:t>
      </w:r>
      <w:r>
        <w:t xml:space="preserve"> &lt; .001.</w:t>
      </w:r>
    </w:p>
    <w:p w14:paraId="5753FF95" w14:textId="77777777" w:rsidR="00156927" w:rsidRDefault="00000000">
      <w:pPr>
        <w:pStyle w:val="BodyText"/>
      </w:pPr>
      <w:r>
        <w:t>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4C80D3D1" w14:textId="77777777" w:rsidR="00156927" w:rsidRDefault="00000000">
      <w:pPr>
        <w:pStyle w:val="Heading1"/>
      </w:pPr>
      <w:bookmarkStart w:id="63" w:name="general-discussion"/>
      <w:bookmarkEnd w:id="49"/>
      <w:bookmarkEnd w:id="53"/>
      <w:r>
        <w:t>General Discussion</w:t>
      </w:r>
    </w:p>
    <w:p w14:paraId="054AC6DB" w14:textId="77777777" w:rsidR="00156927" w:rsidRDefault="00000000">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w:t>
      </w:r>
      <w:commentRangeStart w:id="64"/>
      <w:r>
        <w:t>An estimated 63% of demand characteristic manipulations produce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w:t>
      </w:r>
      <w:commentRangeEnd w:id="64"/>
      <w:r w:rsidR="002F2DCD">
        <w:rPr>
          <w:rStyle w:val="CommentReference"/>
        </w:rPr>
        <w:commentReference w:id="64"/>
      </w:r>
      <w:r>
        <w:t xml:space="preserve">Most worrisome, the current estimated distribution of demand effects suggests that they can range from approximately </w:t>
      </w:r>
      <m:oMath>
        <m:r>
          <w:rPr>
            <w:rFonts w:ascii="Cambria Math" w:hAnsi="Cambria Math"/>
          </w:rPr>
          <m:t>d</m:t>
        </m:r>
      </m:oMath>
      <w:r>
        <w:t xml:space="preserve"> = -</w:t>
      </w:r>
      <w:r>
        <w:lastRenderedPageBreak/>
        <w:t xml:space="preserve">1.44 to </w:t>
      </w:r>
      <m:oMath>
        <m:r>
          <w:rPr>
            <w:rFonts w:ascii="Cambria Math" w:hAnsi="Cambria Math"/>
          </w:rPr>
          <m:t>d</m:t>
        </m:r>
      </m:oMath>
      <w:r>
        <w:t xml:space="preserve"> = 1.97. </w:t>
      </w:r>
      <w:commentRangeStart w:id="65"/>
      <w:r>
        <w:t xml:space="preserve">This distribution is remarkably </w:t>
      </w:r>
      <w:proofErr w:type="gramStart"/>
      <w:r>
        <w:t>similar to</w:t>
      </w:r>
      <w:proofErr w:type="gramEnd"/>
      <w:r>
        <w:t xml:space="preserve"> the distribution of theory-relevant effects in experimental psychology (Lovakov &amp; Agadullina, 2021). </w:t>
      </w:r>
      <w:commentRangeEnd w:id="65"/>
      <w:r w:rsidR="002F2DCD">
        <w:rPr>
          <w:rStyle w:val="CommentReference"/>
        </w:rPr>
        <w:commentReference w:id="65"/>
      </w:r>
      <w:r>
        <w:t xml:space="preserve">Thus, </w:t>
      </w:r>
      <w:proofErr w:type="gramStart"/>
      <w:r>
        <w:t>in order to</w:t>
      </w:r>
      <w:proofErr w:type="gramEnd"/>
      <w:r>
        <w:t xml:space="preserve"> distinguish theory-relevant effects from artifactual demand effects, it is essential that experimental psychologists better understand the latter.</w:t>
      </w:r>
    </w:p>
    <w:p w14:paraId="20BB6F71" w14:textId="77777777" w:rsidR="00156927" w:rsidRDefault="00000000">
      <w:pPr>
        <w:pStyle w:val="BodyText"/>
      </w:pPr>
      <w:r>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14:paraId="51AEF826" w14:textId="77777777" w:rsidR="00156927" w:rsidRDefault="00000000">
      <w:pPr>
        <w:pStyle w:val="BodyText"/>
      </w:pPr>
      <w:r>
        <w:t xml:space="preserve">We found robust evidence that demand effects are at least partly driven by participants’ beliefs about the study they are participating in. </w:t>
      </w:r>
      <w:commentRangeStart w:id="66"/>
      <w:proofErr w:type="gramStart"/>
      <w:r>
        <w:t>This finding challenges</w:t>
      </w:r>
      <w:proofErr w:type="gramEnd"/>
      <w:r>
        <w:t xml:space="preserve"> historical distinctions made between placebo effects and demand characteristics – the later which have been conventionally conceptualized as a relatively deliberate response bias driven by participants’ motivation and ability to adjust their responses (Cook et al., 1970; Orne, 1962; Riecken, 1962; Rosenberg, 1969; </w:t>
      </w:r>
      <w:proofErr w:type="spellStart"/>
      <w:r>
        <w:t>Rosnow</w:t>
      </w:r>
      <w:proofErr w:type="spellEnd"/>
      <w:r>
        <w:t xml:space="preserve"> &amp; Rosenthal, 1997; Sigall et al., 1970). </w:t>
      </w:r>
      <w:commentRangeEnd w:id="66"/>
      <w:r w:rsidR="002F2DCD">
        <w:rPr>
          <w:rStyle w:val="CommentReference"/>
        </w:rPr>
        <w:commentReference w:id="66"/>
      </w:r>
      <w:r>
        <w:t xml:space="preserve">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w:t>
      </w:r>
      <w:r>
        <w:lastRenderedPageBreak/>
        <w:t>moderated demand effects. We found some evidence in Study 3 that motivation (but not opportunity) ratings moderated demand effects, but the evidence was weak.</w:t>
      </w:r>
    </w:p>
    <w:p w14:paraId="4072A930" w14:textId="77777777" w:rsidR="00156927" w:rsidRDefault="00000000">
      <w:pPr>
        <w:pStyle w:val="BodyText"/>
      </w:pPr>
      <w:commentRangeStart w:id="67"/>
      <w:proofErr w:type="gramStart"/>
      <w:r>
        <w:t>On the basis of</w:t>
      </w:r>
      <w:proofErr w:type="gramEnd"/>
      <w:r>
        <w:t xml:space="preserve"> these results, we suggest that it is no longer tenable to keep demand characteristics conceptually divorced from related work on placebo effects. </w:t>
      </w:r>
      <w:commentRangeEnd w:id="67"/>
      <w:r w:rsidR="002F2DCD">
        <w:rPr>
          <w:rStyle w:val="CommentReference"/>
        </w:rPr>
        <w:commentReference w:id="67"/>
      </w:r>
      <w:r>
        <w:t xml:space="preserve">Consistent with recently proposed extensions of demand characteristic frameworks, our results consistently indicated that participants’ beliefs partially drive demand effects (Coles, Gaertner, et al., 2022; Corneille &amp; Lush, 2022).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 (for a review, see Kube &amp; </w:t>
      </w:r>
      <w:proofErr w:type="spellStart"/>
      <w:r>
        <w:t>Rozenkrantz</w:t>
      </w:r>
      <w:proofErr w:type="spellEnd"/>
      <w:r>
        <w:t>, 2021), demand characteristics should exert larger effects in contexts where participants have relatively uncertain pre-existing beliefs.</w:t>
      </w:r>
    </w:p>
    <w:p w14:paraId="09D1790C" w14:textId="77777777" w:rsidR="00156927" w:rsidRDefault="00000000">
      <w:pPr>
        <w:pStyle w:val="BodyText"/>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w:t>
      </w:r>
      <w:proofErr w:type="gramStart"/>
      <w:r>
        <w:t>participants’</w:t>
      </w:r>
      <w:proofErr w:type="gramEnd"/>
      <w:r>
        <w:t xml:space="preserve"> possess a rich array of pre-existing beliefs </w:t>
      </w:r>
      <w:r>
        <w:rPr>
          <w:i/>
          <w:iCs/>
        </w:rPr>
        <w:t>before</w:t>
      </w:r>
      <w:r>
        <w:t xml:space="preserve"> they enter our studies (Dweck, 2012). For example, Coles, Gaertner, et al. (2022) estimated that 44% of sampled undergraduates and 34% of sampled online workers believed – before entering the study – </w:t>
      </w:r>
      <w:proofErr w:type="gramStart"/>
      <w:r>
        <w:t>that facial poses</w:t>
      </w:r>
      <w:proofErr w:type="gramEnd"/>
      <w:r>
        <w:t xml:space="preserve"> impact emotion. Even with deception about the purpose of the study, these pre-existing beliefs appear to shape the extent to which participants exhibit facial feedback effects. In other words, deception about the </w:t>
      </w:r>
      <w:proofErr w:type="gramStart"/>
      <w:r>
        <w:t>purpose</w:t>
      </w:r>
      <w:proofErr w:type="gramEnd"/>
      <w:r>
        <w:t xml:space="preserve"> the study does not guarantee an unbiased estimate of a mechanism-of-interest. </w:t>
      </w:r>
      <w:r>
        <w:lastRenderedPageBreak/>
        <w:t>In the real world, the mechanisms that psychologists theorize about may be naturalistically confounded with participants’ beliefs.</w:t>
      </w:r>
    </w:p>
    <w:p w14:paraId="441D7655" w14:textId="77777777" w:rsidR="00156927" w:rsidRDefault="00000000">
      <w:pPr>
        <w:pStyle w:val="BodyText"/>
      </w:pPr>
      <w:r>
        <w:t xml:space="preserve">We end on a note of concern. We estimated that experimentally manipulated demand characteristics have a similar distribution of effects as the theory-relevant phenomena that </w:t>
      </w:r>
      <w:proofErr w:type="gramStart"/>
      <w:r>
        <w:t>psychologists</w:t>
      </w:r>
      <w:proofErr w:type="gramEnd"/>
      <w:r>
        <w:t xml:space="preserve"> study (</w:t>
      </w:r>
      <w:proofErr w:type="spellStart"/>
      <w:r>
        <w:t>Lovakov</w:t>
      </w:r>
      <w:proofErr w:type="spellEnd"/>
      <w:r>
        <w:t xml:space="preserve"> &amp; </w:t>
      </w:r>
      <w:proofErr w:type="spellStart"/>
      <w:r>
        <w:t>Agadullina</w:t>
      </w:r>
      <w:proofErr w:type="spellEnd"/>
      <w:r>
        <w:t xml:space="preserve">, 2021).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w:t>
      </w:r>
      <w:proofErr w:type="gramStart"/>
      <w:r>
        <w:t>participants’</w:t>
      </w:r>
      <w:proofErr w:type="gramEnd"/>
      <w:r>
        <w:t xml:space="preserve"> are likely to </w:t>
      </w:r>
      <w:proofErr w:type="spellStart"/>
      <w:r>
        <w:t>posses</w:t>
      </w:r>
      <w:proofErr w:type="spellEnd"/>
      <w:r>
        <w:t xml:space="preserve">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p w14:paraId="395184D4" w14:textId="77777777" w:rsidR="00156927" w:rsidRDefault="00000000">
      <w:pPr>
        <w:pStyle w:val="Heading1"/>
      </w:pPr>
      <w:bookmarkStart w:id="68" w:name="references"/>
      <w:bookmarkEnd w:id="63"/>
      <w:r>
        <w:t>References</w:t>
      </w:r>
    </w:p>
    <w:p w14:paraId="07618CB7" w14:textId="77777777" w:rsidR="00156927" w:rsidRDefault="00000000">
      <w:pPr>
        <w:pStyle w:val="Bibliography"/>
      </w:pPr>
      <w:bookmarkStart w:id="69" w:name="ref-allen2012demand"/>
      <w:bookmarkStart w:id="70"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45FF7D6" w14:textId="77777777" w:rsidR="00156927" w:rsidRDefault="00000000">
      <w:pPr>
        <w:pStyle w:val="Bibliography"/>
      </w:pPr>
      <w:bookmarkStart w:id="71" w:name="ref-R-lme4"/>
      <w:bookmarkEnd w:id="69"/>
      <w:r>
        <w:t xml:space="preserve">Bates, D., </w:t>
      </w:r>
      <w:proofErr w:type="spellStart"/>
      <w:r>
        <w:t>Mächler</w:t>
      </w:r>
      <w:proofErr w:type="spellEnd"/>
      <w:r>
        <w:t xml:space="preserve">, M., Bolker, B., &amp; Walker, S. (2015). Fitting linear mixed-effects models using lme4. </w:t>
      </w:r>
      <w:r>
        <w:rPr>
          <w:i/>
          <w:iCs/>
        </w:rPr>
        <w:t>Journal of Statistical Software</w:t>
      </w:r>
      <w:r>
        <w:t xml:space="preserve">, </w:t>
      </w:r>
      <w:r>
        <w:rPr>
          <w:i/>
          <w:iCs/>
        </w:rPr>
        <w:t>67</w:t>
      </w:r>
      <w:r>
        <w:t xml:space="preserve">(1), 1–48. </w:t>
      </w:r>
      <w:hyperlink r:id="rId24">
        <w:r>
          <w:rPr>
            <w:rStyle w:val="Hyperlink"/>
          </w:rPr>
          <w:t>https://doi.org/10.18637/jss.v067.i01</w:t>
        </w:r>
      </w:hyperlink>
    </w:p>
    <w:p w14:paraId="30B39ECA" w14:textId="77777777" w:rsidR="00156927" w:rsidRDefault="00000000">
      <w:pPr>
        <w:pStyle w:val="Bibliography"/>
      </w:pPr>
      <w:bookmarkStart w:id="72" w:name="ref-berkowitz1971weapons"/>
      <w:bookmarkEnd w:id="71"/>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75DF813F" w14:textId="77777777" w:rsidR="00156927" w:rsidRDefault="00000000">
      <w:pPr>
        <w:pStyle w:val="Bibliography"/>
      </w:pPr>
      <w:bookmarkStart w:id="73" w:name="ref-borenstein2009effect"/>
      <w:bookmarkEnd w:id="72"/>
      <w:r>
        <w:lastRenderedPageBreak/>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1A6E543C" w14:textId="77777777" w:rsidR="00156927" w:rsidRDefault="00000000">
      <w:pPr>
        <w:pStyle w:val="Bibliography"/>
      </w:pPr>
      <w:bookmarkStart w:id="74" w:name="ref-borenstein2011introduction"/>
      <w:bookmarkEnd w:id="73"/>
      <w:r>
        <w:t xml:space="preserve">Borenstein, M., Hedges, L. V., Higgins, J. P., &amp; Rothstein, H. R. (2011). </w:t>
      </w:r>
      <w:r>
        <w:rPr>
          <w:i/>
          <w:iCs/>
        </w:rPr>
        <w:t>Introduction to meta-analysis</w:t>
      </w:r>
      <w:r>
        <w:t>. John Wiley &amp; Sons.</w:t>
      </w:r>
    </w:p>
    <w:p w14:paraId="15A24F80" w14:textId="77777777" w:rsidR="00156927" w:rsidRDefault="00000000">
      <w:pPr>
        <w:pStyle w:val="Bibliography"/>
      </w:pPr>
      <w:bookmarkStart w:id="75" w:name="ref-R-weightr"/>
      <w:bookmarkEnd w:id="74"/>
      <w:r>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25">
        <w:r>
          <w:rPr>
            <w:rStyle w:val="Hyperlink"/>
          </w:rPr>
          <w:t>https://CRAN.R-project.org/package=weightr</w:t>
        </w:r>
      </w:hyperlink>
    </w:p>
    <w:p w14:paraId="0ED0A2D7" w14:textId="77777777" w:rsidR="00156927" w:rsidRDefault="00000000">
      <w:pPr>
        <w:pStyle w:val="Bibliography"/>
      </w:pPr>
      <w:bookmarkStart w:id="76" w:name="ref-cohen1988statistical"/>
      <w:bookmarkEnd w:id="75"/>
      <w:r>
        <w:t xml:space="preserve">Cohen, J. (2013). </w:t>
      </w:r>
      <w:r>
        <w:rPr>
          <w:i/>
          <w:iCs/>
        </w:rPr>
        <w:t>Statistical power analysis for the behavioral sciences</w:t>
      </w:r>
      <w:r>
        <w:t xml:space="preserve"> (Vol. 2). New York, NY: Lawrence Erlbaum Associates.</w:t>
      </w:r>
    </w:p>
    <w:p w14:paraId="7503D490" w14:textId="77777777" w:rsidR="00156927" w:rsidRDefault="00000000">
      <w:pPr>
        <w:pStyle w:val="Bibliography"/>
      </w:pPr>
      <w:bookmarkStart w:id="77" w:name="ref-coles2022fact"/>
      <w:bookmarkEnd w:id="76"/>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2EFE9CF0" w14:textId="77777777" w:rsidR="00156927" w:rsidRDefault="00000000">
      <w:pPr>
        <w:pStyle w:val="Bibliography"/>
      </w:pPr>
      <w:bookmarkStart w:id="78" w:name="ref-coles2019meta"/>
      <w:bookmarkEnd w:id="77"/>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78D76A24" w14:textId="77777777" w:rsidR="00156927" w:rsidRDefault="00000000">
      <w:pPr>
        <w:pStyle w:val="Bibliography"/>
      </w:pPr>
      <w:bookmarkStart w:id="79" w:name="ref-coles2022multi"/>
      <w:bookmarkEnd w:id="78"/>
      <w:r>
        <w:t xml:space="preserve">Coles, N. A., March, D. S., Marmolejo-Ramos, F., Larsen, J. T., Arinze, N. C., </w:t>
      </w:r>
      <w:proofErr w:type="spellStart"/>
      <w:r>
        <w:t>Ndukaihe</w:t>
      </w:r>
      <w:proofErr w:type="spellEnd"/>
      <w:r>
        <w:t xml:space="preserve">, I. L., et </w:t>
      </w:r>
      <w:proofErr w:type="spellStart"/>
      <w:proofErr w:type="gramStart"/>
      <w:r>
        <w:t>al.others</w:t>
      </w:r>
      <w:proofErr w:type="spellEnd"/>
      <w:proofErr w:type="gramEnd"/>
      <w:r>
        <w:t xml:space="preserve">. (2022). A multi-lab test of the facial feedback hypothesis by the many </w:t>
      </w:r>
      <w:proofErr w:type="gramStart"/>
      <w:r>
        <w:t>smiles</w:t>
      </w:r>
      <w:proofErr w:type="gramEnd"/>
      <w:r>
        <w:t xml:space="preserve"> collaboration. </w:t>
      </w:r>
      <w:r>
        <w:rPr>
          <w:i/>
          <w:iCs/>
        </w:rPr>
        <w:t>Nature Human Behaviour</w:t>
      </w:r>
      <w:r>
        <w:t>, 1–12.</w:t>
      </w:r>
    </w:p>
    <w:p w14:paraId="7B0FE7CD" w14:textId="77777777" w:rsidR="00156927" w:rsidRDefault="00000000">
      <w:pPr>
        <w:pStyle w:val="Bibliography"/>
      </w:pPr>
      <w:bookmarkStart w:id="80" w:name="ref-cook1970demand"/>
      <w:bookmarkEnd w:id="79"/>
      <w:r>
        <w:lastRenderedPageBreak/>
        <w:t xml:space="preserve">Cook, T. D., Bean, J. R., Calder, B. J., Frey, R., </w:t>
      </w:r>
      <w:proofErr w:type="spellStart"/>
      <w:r>
        <w:t>Krovetz</w:t>
      </w:r>
      <w:proofErr w:type="spellEnd"/>
      <w:r>
        <w:t xml:space="preserve">, M. L., &amp; Reisman, S. R. (1970). Demand characteristics and three conceptions of the frequently deceived subject. </w:t>
      </w:r>
      <w:r>
        <w:rPr>
          <w:i/>
          <w:iCs/>
        </w:rPr>
        <w:t>Journal of Personality and Social Psychology</w:t>
      </w:r>
      <w:r>
        <w:t xml:space="preserve">, </w:t>
      </w:r>
      <w:r>
        <w:rPr>
          <w:i/>
          <w:iCs/>
        </w:rPr>
        <w:t>14</w:t>
      </w:r>
      <w:r>
        <w:t>(3), 185–194.</w:t>
      </w:r>
    </w:p>
    <w:p w14:paraId="2C3CA613" w14:textId="77777777" w:rsidR="00156927" w:rsidRDefault="00000000">
      <w:pPr>
        <w:pStyle w:val="Bibliography"/>
      </w:pPr>
      <w:bookmarkStart w:id="81" w:name="ref-corneille2022sixty"/>
      <w:bookmarkEnd w:id="80"/>
      <w:r>
        <w:t xml:space="preserve">Corneille, O., &amp; Lush, P. (2022). Sixty years after </w:t>
      </w:r>
      <w:proofErr w:type="spellStart"/>
      <w:r>
        <w:t>orne’s</w:t>
      </w:r>
      <w:proofErr w:type="spellEnd"/>
      <w:r>
        <w:t xml:space="preserve"> </w:t>
      </w:r>
      <w:proofErr w:type="spellStart"/>
      <w:r>
        <w:t>american</w:t>
      </w:r>
      <w:proofErr w:type="spellEnd"/>
      <w:r>
        <w:t xml:space="preserve"> psychologist article: A conceptual framework for subjective experiences elicited by demand characteristics. </w:t>
      </w:r>
      <w:r>
        <w:rPr>
          <w:i/>
          <w:iCs/>
        </w:rPr>
        <w:t>Personality and Social Psychology Review</w:t>
      </w:r>
      <w:r>
        <w:t>, 81–101.</w:t>
      </w:r>
    </w:p>
    <w:p w14:paraId="2DBBF175" w14:textId="77777777" w:rsidR="00156927" w:rsidRDefault="00000000">
      <w:pPr>
        <w:pStyle w:val="Bibliography"/>
      </w:pPr>
      <w:bookmarkStart w:id="82" w:name="ref-drevon2017intercoder"/>
      <w:bookmarkEnd w:id="81"/>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1E2AE515" w14:textId="77777777" w:rsidR="00156927" w:rsidRDefault="00000000">
      <w:pPr>
        <w:pStyle w:val="Bibliography"/>
      </w:pPr>
      <w:bookmarkStart w:id="83" w:name="ref-dweck2012implicit"/>
      <w:bookmarkEnd w:id="82"/>
      <w:r>
        <w:t xml:space="preserve">Dweck, C. S. (2012). Implicit theories. In P. A. M. V. Lange, A. W. </w:t>
      </w:r>
      <w:proofErr w:type="spellStart"/>
      <w:r>
        <w:t>Kruglanski</w:t>
      </w:r>
      <w:proofErr w:type="spellEnd"/>
      <w:r>
        <w:t xml:space="preserve">, &amp; T. Higgins (Eds.), </w:t>
      </w:r>
      <w:r>
        <w:rPr>
          <w:i/>
          <w:iCs/>
        </w:rPr>
        <w:t>Handbook of theories of social psychology</w:t>
      </w:r>
      <w:r>
        <w:t xml:space="preserve"> (Vol. 2, pp. 43–61). London: SAGE Publications Ltd.</w:t>
      </w:r>
    </w:p>
    <w:p w14:paraId="6EA3065B" w14:textId="77777777" w:rsidR="00156927" w:rsidRDefault="00000000">
      <w:pPr>
        <w:pStyle w:val="Bibliography"/>
      </w:pPr>
      <w:bookmarkStart w:id="84" w:name="ref-fillenbaun1970more"/>
      <w:bookmarkEnd w:id="83"/>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7F37C5F1" w14:textId="77777777" w:rsidR="00156927" w:rsidRDefault="00000000">
      <w:pPr>
        <w:pStyle w:val="Bibliography"/>
      </w:pPr>
      <w:bookmarkStart w:id="85" w:name="ref-franco2014publication"/>
      <w:bookmarkEnd w:id="84"/>
      <w:r>
        <w:t xml:space="preserve">Franco, A., Malhotra, N., &amp; Simonovits, G. (2014). Publication bias in the social sciences: Unlocking the file drawer. </w:t>
      </w:r>
      <w:r>
        <w:rPr>
          <w:i/>
          <w:iCs/>
        </w:rPr>
        <w:t>Science</w:t>
      </w:r>
      <w:r>
        <w:t xml:space="preserve">, </w:t>
      </w:r>
      <w:r>
        <w:rPr>
          <w:i/>
          <w:iCs/>
        </w:rPr>
        <w:t>345</w:t>
      </w:r>
      <w:r>
        <w:t>(6203), 1502–1505.</w:t>
      </w:r>
    </w:p>
    <w:p w14:paraId="19B1BC8B" w14:textId="77777777" w:rsidR="00156927" w:rsidRDefault="00000000">
      <w:pPr>
        <w:pStyle w:val="Bibliography"/>
      </w:pPr>
      <w:bookmarkStart w:id="86" w:name="ref-gergen1973social"/>
      <w:bookmarkEnd w:id="85"/>
      <w:r>
        <w:t xml:space="preserve">Gergen, K. J. (1973). Social psychology as history. </w:t>
      </w:r>
      <w:r>
        <w:rPr>
          <w:i/>
          <w:iCs/>
        </w:rPr>
        <w:t>Journal of Personality and Social Psychology</w:t>
      </w:r>
      <w:r>
        <w:t xml:space="preserve">, </w:t>
      </w:r>
      <w:r>
        <w:rPr>
          <w:i/>
          <w:iCs/>
        </w:rPr>
        <w:t>26</w:t>
      </w:r>
      <w:r>
        <w:t>(2), 309.</w:t>
      </w:r>
    </w:p>
    <w:p w14:paraId="529ADC10" w14:textId="77777777" w:rsidR="00156927" w:rsidRDefault="00000000">
      <w:pPr>
        <w:pStyle w:val="Bibliography"/>
      </w:pPr>
      <w:bookmarkStart w:id="87" w:name="ref-greenwald1998measuring"/>
      <w:bookmarkEnd w:id="86"/>
      <w:r>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19F93B2A" w14:textId="77777777" w:rsidR="00156927" w:rsidRDefault="00000000">
      <w:pPr>
        <w:pStyle w:val="Bibliography"/>
      </w:pPr>
      <w:bookmarkStart w:id="88" w:name="ref-hayes1967two"/>
      <w:bookmarkEnd w:id="87"/>
      <w:r>
        <w:lastRenderedPageBreak/>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095F7C93" w14:textId="77777777" w:rsidR="00156927" w:rsidRDefault="00000000">
      <w:pPr>
        <w:pStyle w:val="Bibliography"/>
      </w:pPr>
      <w:bookmarkStart w:id="89" w:name="ref-kenealy1988validation"/>
      <w:bookmarkEnd w:id="88"/>
      <w:r>
        <w:t xml:space="preserve">Kenealy, P. (1988). Validation of a music mood induction procedure: Some preliminary findings. </w:t>
      </w:r>
      <w:r>
        <w:rPr>
          <w:i/>
          <w:iCs/>
        </w:rPr>
        <w:t>Cognition &amp; Emotion</w:t>
      </w:r>
      <w:r>
        <w:t xml:space="preserve">, </w:t>
      </w:r>
      <w:r>
        <w:rPr>
          <w:i/>
          <w:iCs/>
        </w:rPr>
        <w:t>2</w:t>
      </w:r>
      <w:r>
        <w:t>(1), 41–48.</w:t>
      </w:r>
    </w:p>
    <w:p w14:paraId="2F3ABD5D" w14:textId="77777777" w:rsidR="00156927" w:rsidRDefault="00000000">
      <w:pPr>
        <w:pStyle w:val="Bibliography"/>
      </w:pPr>
      <w:bookmarkStart w:id="90" w:name="ref-kruglanski1975human"/>
      <w:bookmarkEnd w:id="89"/>
      <w:proofErr w:type="spellStart"/>
      <w:r>
        <w:t>Kruglanski</w:t>
      </w:r>
      <w:proofErr w:type="spellEnd"/>
      <w:r>
        <w:t xml:space="preserve">, A. W. (1975). The human subject in the psychology experiment: Fact and artifact. </w:t>
      </w:r>
      <w:r>
        <w:rPr>
          <w:i/>
          <w:iCs/>
        </w:rPr>
        <w:t>Advances in Experimental Social Psychology</w:t>
      </w:r>
      <w:r>
        <w:t xml:space="preserve">, </w:t>
      </w:r>
      <w:r>
        <w:rPr>
          <w:i/>
          <w:iCs/>
        </w:rPr>
        <w:t>8</w:t>
      </w:r>
      <w:r>
        <w:t>, 101–147.</w:t>
      </w:r>
    </w:p>
    <w:p w14:paraId="7B7F67D5" w14:textId="77777777" w:rsidR="00156927" w:rsidRDefault="00000000">
      <w:pPr>
        <w:pStyle w:val="Bibliography"/>
      </w:pPr>
      <w:bookmarkStart w:id="91" w:name="ref-kube2021beliefs"/>
      <w:bookmarkEnd w:id="90"/>
      <w:r>
        <w:t xml:space="preserve">Kube, T., &amp; </w:t>
      </w:r>
      <w:proofErr w:type="spellStart"/>
      <w:r>
        <w:t>Rozenkrantz</w:t>
      </w:r>
      <w:proofErr w:type="spellEnd"/>
      <w:r>
        <w:t xml:space="preserve">, L. (2021). When beliefs face reality: An integrative review of belief updating in mental health and illness. </w:t>
      </w:r>
      <w:r>
        <w:rPr>
          <w:i/>
          <w:iCs/>
        </w:rPr>
        <w:t>Perspectives on Psychological Science</w:t>
      </w:r>
      <w:r>
        <w:t xml:space="preserve">, </w:t>
      </w:r>
      <w:r>
        <w:rPr>
          <w:i/>
          <w:iCs/>
        </w:rPr>
        <w:t>16</w:t>
      </w:r>
      <w:r>
        <w:t>(2), 247–274.</w:t>
      </w:r>
    </w:p>
    <w:p w14:paraId="61BF486B" w14:textId="77777777" w:rsidR="00156927" w:rsidRDefault="00000000">
      <w:pPr>
        <w:pStyle w:val="Bibliography"/>
      </w:pPr>
      <w:bookmarkStart w:id="92" w:name="ref-R-emmeans"/>
      <w:bookmarkEnd w:id="91"/>
      <w:r>
        <w:t xml:space="preserve">Lenth, R. V. (2022). </w:t>
      </w:r>
      <w:proofErr w:type="spellStart"/>
      <w:r>
        <w:rPr>
          <w:i/>
          <w:iCs/>
        </w:rPr>
        <w:t>Emmeans</w:t>
      </w:r>
      <w:proofErr w:type="spellEnd"/>
      <w:r>
        <w:rPr>
          <w:i/>
          <w:iCs/>
        </w:rPr>
        <w:t>: Estimated marginal means, aka least-squares means</w:t>
      </w:r>
      <w:r>
        <w:t xml:space="preserve">. Retrieved from </w:t>
      </w:r>
      <w:hyperlink r:id="rId26">
        <w:r>
          <w:rPr>
            <w:rStyle w:val="Hyperlink"/>
          </w:rPr>
          <w:t>https://CRAN.R-project.org/package=emmeans</w:t>
        </w:r>
      </w:hyperlink>
    </w:p>
    <w:p w14:paraId="024A1C66" w14:textId="77777777" w:rsidR="00156927" w:rsidRDefault="00000000">
      <w:pPr>
        <w:pStyle w:val="Bibliography"/>
      </w:pPr>
      <w:bookmarkStart w:id="93" w:name="ref-lovakov2021empirically"/>
      <w:bookmarkEnd w:id="92"/>
      <w:proofErr w:type="spellStart"/>
      <w:r>
        <w:t>Lovakov</w:t>
      </w:r>
      <w:proofErr w:type="spellEnd"/>
      <w:r>
        <w:t xml:space="preserve">, A., &amp; </w:t>
      </w:r>
      <w:proofErr w:type="spellStart"/>
      <w:r>
        <w:t>Agadullina</w:t>
      </w:r>
      <w:proofErr w:type="spellEnd"/>
      <w:r>
        <w:t xml:space="preserve">, E. R. (2021). Empirically derived guidelines for effect size interpretation in social psychology. </w:t>
      </w:r>
      <w:r>
        <w:rPr>
          <w:i/>
          <w:iCs/>
        </w:rPr>
        <w:t>European Journal of Social Psychology</w:t>
      </w:r>
      <w:r>
        <w:t xml:space="preserve">, </w:t>
      </w:r>
      <w:r>
        <w:rPr>
          <w:i/>
          <w:iCs/>
        </w:rPr>
        <w:t>51</w:t>
      </w:r>
      <w:r>
        <w:t>(3), 485–504.</w:t>
      </w:r>
    </w:p>
    <w:p w14:paraId="70301B44" w14:textId="77777777" w:rsidR="00156927" w:rsidRDefault="00000000">
      <w:pPr>
        <w:pStyle w:val="Bibliography"/>
      </w:pPr>
      <w:bookmarkStart w:id="94" w:name="ref-masling1966role"/>
      <w:bookmarkEnd w:id="93"/>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0092F1FA" w14:textId="77777777" w:rsidR="00156927" w:rsidRDefault="00000000">
      <w:pPr>
        <w:pStyle w:val="Bibliography"/>
      </w:pPr>
      <w:bookmarkStart w:id="95" w:name="ref-milgram1972interpreting"/>
      <w:bookmarkEnd w:id="94"/>
      <w:r>
        <w:t xml:space="preserve">Milgram, S. (1972). Interpreting obedience: Error and evidence. A reply to </w:t>
      </w:r>
      <w:proofErr w:type="spellStart"/>
      <w:r>
        <w:t>orne</w:t>
      </w:r>
      <w:proofErr w:type="spellEnd"/>
      <w:r>
        <w:t xml:space="preserve"> and holland. In A. G. Miller (Ed.), </w:t>
      </w:r>
      <w:r>
        <w:rPr>
          <w:i/>
          <w:iCs/>
        </w:rPr>
        <w:t>The social psychology of psychological research</w:t>
      </w:r>
      <w:r>
        <w:t xml:space="preserve"> (pp. 138–154). New York, NY: Free Press.</w:t>
      </w:r>
    </w:p>
    <w:p w14:paraId="2059A803" w14:textId="77777777" w:rsidR="00156927" w:rsidRDefault="00000000">
      <w:pPr>
        <w:pStyle w:val="Bibliography"/>
      </w:pPr>
      <w:bookmarkStart w:id="96" w:name="ref-mummolo2019demand"/>
      <w:bookmarkEnd w:id="95"/>
      <w:r>
        <w:lastRenderedPageBreak/>
        <w:t xml:space="preserve">Mummolo, J., &amp; Peterson, E. (2019). Demand effects in survey experiments: An empirical assessment. </w:t>
      </w:r>
      <w:r>
        <w:rPr>
          <w:i/>
          <w:iCs/>
        </w:rPr>
        <w:t>American Political Science Review</w:t>
      </w:r>
      <w:r>
        <w:t xml:space="preserve">, </w:t>
      </w:r>
      <w:r>
        <w:rPr>
          <w:i/>
          <w:iCs/>
        </w:rPr>
        <w:t>113</w:t>
      </w:r>
      <w:r>
        <w:t>(2), 517–529.</w:t>
      </w:r>
    </w:p>
    <w:p w14:paraId="2A8F4AAB" w14:textId="77777777" w:rsidR="00156927" w:rsidRDefault="00000000">
      <w:pPr>
        <w:pStyle w:val="Bibliography"/>
      </w:pPr>
      <w:bookmarkStart w:id="97" w:name="ref-orne1959nature"/>
      <w:bookmarkEnd w:id="96"/>
      <w:r>
        <w:t xml:space="preserve">Orne, M. T. (1959). The nature of hypnosis: Artifact and essence. </w:t>
      </w:r>
      <w:r>
        <w:rPr>
          <w:i/>
          <w:iCs/>
        </w:rPr>
        <w:t>The Journal of Abnormal and Social Psychology</w:t>
      </w:r>
      <w:r>
        <w:t xml:space="preserve">, </w:t>
      </w:r>
      <w:r>
        <w:rPr>
          <w:i/>
          <w:iCs/>
        </w:rPr>
        <w:t>58</w:t>
      </w:r>
      <w:r>
        <w:t>(3), 277–299.</w:t>
      </w:r>
    </w:p>
    <w:p w14:paraId="56303D5A" w14:textId="77777777" w:rsidR="00156927" w:rsidRDefault="00000000">
      <w:pPr>
        <w:pStyle w:val="Bibliography"/>
      </w:pPr>
      <w:bookmarkStart w:id="98" w:name="ref-orne1962social"/>
      <w:bookmarkEnd w:id="97"/>
      <w:r>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13AE82DF" w14:textId="77777777" w:rsidR="00156927" w:rsidRDefault="00000000">
      <w:pPr>
        <w:pStyle w:val="Bibliography"/>
      </w:pPr>
      <w:bookmarkStart w:id="99" w:name="ref-orne1969demand"/>
      <w:bookmarkEnd w:id="98"/>
      <w:r>
        <w:t xml:space="preserve">Orne, M. T. (1969). Demand characteristics and the concept of quasi-controls. In R. Rosenthal &amp; R. L. </w:t>
      </w:r>
      <w:proofErr w:type="spellStart"/>
      <w:r>
        <w:t>Rosnow</w:t>
      </w:r>
      <w:proofErr w:type="spellEnd"/>
      <w:r>
        <w:t xml:space="preserve"> (Eds.), </w:t>
      </w:r>
      <w:r>
        <w:rPr>
          <w:i/>
          <w:iCs/>
        </w:rPr>
        <w:t>Artifacts in behavioral research</w:t>
      </w:r>
      <w:r>
        <w:t xml:space="preserve"> (pp. 143–179). New York, NY: Academic Press.</w:t>
      </w:r>
    </w:p>
    <w:p w14:paraId="28DF66A7" w14:textId="77777777" w:rsidR="00156927" w:rsidRDefault="00000000">
      <w:pPr>
        <w:pStyle w:val="Bibliography"/>
      </w:pPr>
      <w:bookmarkStart w:id="100" w:name="ref-R-base"/>
      <w:bookmarkEnd w:id="99"/>
      <w:r>
        <w:t xml:space="preserve">R Core Team. (2021). </w:t>
      </w:r>
      <w:r>
        <w:rPr>
          <w:i/>
          <w:iCs/>
        </w:rPr>
        <w:t>R: A language and environment for statistical computing</w:t>
      </w:r>
      <w:r>
        <w:t xml:space="preserve">. Vienna, Austria: R Foundation for Statistical Computing. Retrieved from </w:t>
      </w:r>
      <w:hyperlink r:id="rId27">
        <w:r>
          <w:rPr>
            <w:rStyle w:val="Hyperlink"/>
          </w:rPr>
          <w:t>https://www.R-project.org/</w:t>
        </w:r>
      </w:hyperlink>
    </w:p>
    <w:p w14:paraId="1D71CCA4" w14:textId="77777777" w:rsidR="00156927" w:rsidRDefault="00000000">
      <w:pPr>
        <w:pStyle w:val="Bibliography"/>
      </w:pPr>
      <w:bookmarkStart w:id="101" w:name="ref-riecken1962program"/>
      <w:bookmarkEnd w:id="100"/>
      <w:r>
        <w:t xml:space="preserve">Riecken, H. W. (1962). A program for research on experiments in social psychology. In N. W. Washburne (Ed.), </w:t>
      </w:r>
      <w:r>
        <w:rPr>
          <w:i/>
          <w:iCs/>
        </w:rPr>
        <w:t xml:space="preserve">Decisions, </w:t>
      </w:r>
      <w:proofErr w:type="gramStart"/>
      <w:r>
        <w:rPr>
          <w:i/>
          <w:iCs/>
        </w:rPr>
        <w:t>values</w:t>
      </w:r>
      <w:proofErr w:type="gramEnd"/>
      <w:r>
        <w:rPr>
          <w:i/>
          <w:iCs/>
        </w:rPr>
        <w:t xml:space="preserve"> and groups</w:t>
      </w:r>
      <w:r>
        <w:t xml:space="preserve"> (Vol. 2, pp. 25–41). New York, NY: Pergamon Press.</w:t>
      </w:r>
    </w:p>
    <w:p w14:paraId="31C47D5B" w14:textId="77777777" w:rsidR="00156927" w:rsidRDefault="00000000">
      <w:pPr>
        <w:pStyle w:val="Bibliography"/>
      </w:pPr>
      <w:bookmarkStart w:id="102" w:name="ref-rodgers2021evaluating"/>
      <w:bookmarkEnd w:id="10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5A09D45D" w14:textId="77777777" w:rsidR="00156927" w:rsidRDefault="00000000">
      <w:pPr>
        <w:pStyle w:val="Bibliography"/>
      </w:pPr>
      <w:bookmarkStart w:id="103" w:name="ref-rosenberg1969conditions"/>
      <w:bookmarkEnd w:id="102"/>
      <w:r>
        <w:t xml:space="preserve">Rosenberg, M. J. (1969). The conditions and consequences of evaluation apprehension. In R. Rosenthal &amp; R. L. </w:t>
      </w:r>
      <w:proofErr w:type="spellStart"/>
      <w:r>
        <w:t>Rosnow</w:t>
      </w:r>
      <w:proofErr w:type="spellEnd"/>
      <w:r>
        <w:t xml:space="preserve"> (Eds.), </w:t>
      </w:r>
      <w:r>
        <w:rPr>
          <w:i/>
          <w:iCs/>
        </w:rPr>
        <w:t xml:space="preserve">Artifacts in </w:t>
      </w:r>
      <w:proofErr w:type="gramStart"/>
      <w:r>
        <w:rPr>
          <w:i/>
          <w:iCs/>
        </w:rPr>
        <w:t>behavioral research</w:t>
      </w:r>
      <w:proofErr w:type="gramEnd"/>
      <w:r>
        <w:t xml:space="preserve"> (pp. 280–350). New York, NY: Academic Press.</w:t>
      </w:r>
    </w:p>
    <w:p w14:paraId="4624D87D" w14:textId="77777777" w:rsidR="00156927" w:rsidRDefault="00000000">
      <w:pPr>
        <w:pStyle w:val="Bibliography"/>
      </w:pPr>
      <w:bookmarkStart w:id="104" w:name="ref-rosnow1973mediation"/>
      <w:bookmarkEnd w:id="103"/>
      <w:proofErr w:type="spellStart"/>
      <w:r>
        <w:lastRenderedPageBreak/>
        <w:t>Rosnow</w:t>
      </w:r>
      <w:proofErr w:type="spellEnd"/>
      <w:r>
        <w:t xml:space="preserve">, R. L., &amp; Aiken, L. S. (1973). Mediation of artifacts in behavioral research. </w:t>
      </w:r>
      <w:r>
        <w:rPr>
          <w:i/>
          <w:iCs/>
        </w:rPr>
        <w:t>Journal of Experimental Social Psychology</w:t>
      </w:r>
      <w:r>
        <w:t xml:space="preserve">, </w:t>
      </w:r>
      <w:r>
        <w:rPr>
          <w:i/>
          <w:iCs/>
        </w:rPr>
        <w:t>9</w:t>
      </w:r>
      <w:r>
        <w:t>(3), 181–201.</w:t>
      </w:r>
    </w:p>
    <w:p w14:paraId="0E92120C" w14:textId="77777777" w:rsidR="00156927" w:rsidRDefault="00000000">
      <w:pPr>
        <w:pStyle w:val="Bibliography"/>
      </w:pPr>
      <w:bookmarkStart w:id="105" w:name="ref-rosnow1997people"/>
      <w:bookmarkEnd w:id="104"/>
      <w:proofErr w:type="spellStart"/>
      <w:r>
        <w:t>Rosnow</w:t>
      </w:r>
      <w:proofErr w:type="spellEnd"/>
      <w:r>
        <w:t xml:space="preserve">, R. L., &amp; Rosenthal, R. (1997). </w:t>
      </w:r>
      <w:r>
        <w:rPr>
          <w:i/>
          <w:iCs/>
        </w:rPr>
        <w:t>People studying people: Artifacts and ethics in behavioral research</w:t>
      </w:r>
      <w:r>
        <w:t>. New York, NY: Freeman.</w:t>
      </w:r>
    </w:p>
    <w:p w14:paraId="14CB19A6" w14:textId="77777777" w:rsidR="00156927" w:rsidRDefault="00000000">
      <w:pPr>
        <w:pStyle w:val="Bibliography"/>
      </w:pPr>
      <w:bookmarkStart w:id="106" w:name="ref-schardt2007utilization"/>
      <w:bookmarkEnd w:id="105"/>
      <w:r>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4EA3AD20" w14:textId="77777777" w:rsidR="00156927" w:rsidRDefault="00000000">
      <w:pPr>
        <w:pStyle w:val="Bibliography"/>
      </w:pPr>
      <w:bookmarkStart w:id="107" w:name="ref-sharpe2016frightened"/>
      <w:bookmarkEnd w:id="106"/>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78358AD3" w14:textId="77777777" w:rsidR="00156927" w:rsidRDefault="00000000">
      <w:pPr>
        <w:pStyle w:val="Bibliography"/>
      </w:pPr>
      <w:bookmarkStart w:id="108" w:name="ref-sigall1970cooperative"/>
      <w:bookmarkEnd w:id="107"/>
      <w:r>
        <w:t xml:space="preserve">Sigall, H., Aronson, E., &amp; Van Hoose, T. (1970). The cooperative subject: Myth or reality? </w:t>
      </w:r>
      <w:r>
        <w:rPr>
          <w:i/>
          <w:iCs/>
        </w:rPr>
        <w:t>Journal of Experimental Social Psychology</w:t>
      </w:r>
      <w:r>
        <w:t xml:space="preserve">, </w:t>
      </w:r>
      <w:r>
        <w:rPr>
          <w:i/>
          <w:iCs/>
        </w:rPr>
        <w:t>6</w:t>
      </w:r>
      <w:r>
        <w:t>(1), 1–10.</w:t>
      </w:r>
    </w:p>
    <w:p w14:paraId="391BB790" w14:textId="77777777" w:rsidR="00156927" w:rsidRDefault="00000000">
      <w:pPr>
        <w:pStyle w:val="Bibliography"/>
      </w:pPr>
      <w:bookmarkStart w:id="109" w:name="ref-standing2008demonstration"/>
      <w:bookmarkEnd w:id="108"/>
      <w:r>
        <w:t xml:space="preserve">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775DF357" w14:textId="77777777" w:rsidR="00156927" w:rsidRDefault="00000000">
      <w:pPr>
        <w:pStyle w:val="Bibliography"/>
      </w:pPr>
      <w:bookmarkStart w:id="110" w:name="ref-stanley2014meta"/>
      <w:bookmarkEnd w:id="109"/>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6A4D3D40" w14:textId="77777777" w:rsidR="00156927" w:rsidRDefault="00000000">
      <w:pPr>
        <w:pStyle w:val="Bibliography"/>
      </w:pPr>
      <w:bookmarkStart w:id="111" w:name="ref-strohmetz2008research"/>
      <w:bookmarkEnd w:id="110"/>
      <w:proofErr w:type="spellStart"/>
      <w:r>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3033A8C7" w14:textId="77777777" w:rsidR="00156927" w:rsidRDefault="00000000">
      <w:pPr>
        <w:pStyle w:val="Bibliography"/>
      </w:pPr>
      <w:bookmarkStart w:id="112" w:name="ref-vevea1995general"/>
      <w:bookmarkEnd w:id="111"/>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48DE9CAE" w14:textId="77777777" w:rsidR="00156927" w:rsidRDefault="00000000">
      <w:pPr>
        <w:pStyle w:val="Bibliography"/>
      </w:pPr>
      <w:bookmarkStart w:id="113" w:name="ref-R-metafor"/>
      <w:bookmarkEnd w:id="112"/>
      <w:proofErr w:type="spellStart"/>
      <w:r>
        <w:lastRenderedPageBreak/>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 xml:space="preserve">(3), 1–48. Retrieved from </w:t>
      </w:r>
      <w:hyperlink r:id="rId28">
        <w:r>
          <w:rPr>
            <w:rStyle w:val="Hyperlink"/>
          </w:rPr>
          <w:t>https://doi.org/10.18637/jss.v036.i03</w:t>
        </w:r>
      </w:hyperlink>
    </w:p>
    <w:p w14:paraId="1F2D9681" w14:textId="77777777" w:rsidR="00156927" w:rsidRPr="008C189A" w:rsidRDefault="00000000">
      <w:pPr>
        <w:pStyle w:val="Bibliography"/>
        <w:rPr>
          <w:lang w:val="fr-FR"/>
        </w:rPr>
      </w:pPr>
      <w:bookmarkStart w:id="114" w:name="ref-yarkoni2017choosing"/>
      <w:bookmarkEnd w:id="113"/>
      <w:proofErr w:type="spellStart"/>
      <w:r>
        <w:t>Yarkoni</w:t>
      </w:r>
      <w:proofErr w:type="spellEnd"/>
      <w:r>
        <w:t xml:space="preserve">, T., &amp; Westfall, J. (2017). Choosing prediction over explanation in psychology: Lessons from machine learning. </w:t>
      </w:r>
      <w:r w:rsidRPr="008C189A">
        <w:rPr>
          <w:i/>
          <w:iCs/>
          <w:lang w:val="fr-FR"/>
        </w:rPr>
        <w:t xml:space="preserve">Perspectives on </w:t>
      </w:r>
      <w:proofErr w:type="spellStart"/>
      <w:r w:rsidRPr="008C189A">
        <w:rPr>
          <w:i/>
          <w:iCs/>
          <w:lang w:val="fr-FR"/>
        </w:rPr>
        <w:t>Psychological</w:t>
      </w:r>
      <w:proofErr w:type="spellEnd"/>
      <w:r w:rsidRPr="008C189A">
        <w:rPr>
          <w:i/>
          <w:iCs/>
          <w:lang w:val="fr-FR"/>
        </w:rPr>
        <w:t xml:space="preserve"> Science</w:t>
      </w:r>
      <w:r w:rsidRPr="008C189A">
        <w:rPr>
          <w:lang w:val="fr-FR"/>
        </w:rPr>
        <w:t xml:space="preserve">, </w:t>
      </w:r>
      <w:r w:rsidRPr="008C189A">
        <w:rPr>
          <w:i/>
          <w:iCs/>
          <w:lang w:val="fr-FR"/>
        </w:rPr>
        <w:t>12</w:t>
      </w:r>
      <w:r w:rsidRPr="008C189A">
        <w:rPr>
          <w:lang w:val="fr-FR"/>
        </w:rPr>
        <w:t>(6), 1100–1122.</w:t>
      </w:r>
    </w:p>
    <w:p w14:paraId="32F39DCB" w14:textId="77777777" w:rsidR="00156927" w:rsidRDefault="00000000">
      <w:pPr>
        <w:pStyle w:val="Bibliography"/>
      </w:pPr>
      <w:bookmarkStart w:id="115" w:name="ref-zion2018mindsets"/>
      <w:bookmarkEnd w:id="114"/>
      <w:r w:rsidRPr="008C189A">
        <w:rPr>
          <w:lang w:val="fr-FR"/>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68"/>
      <w:bookmarkEnd w:id="70"/>
      <w:bookmarkEnd w:id="115"/>
    </w:p>
    <w:sectPr w:rsidR="00156927" w:rsidSect="00CB20D0">
      <w:headerReference w:type="even" r:id="rId29"/>
      <w:headerReference w:type="default" r:id="rId30"/>
      <w:headerReference w:type="first" r:id="rId31"/>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holas Alvaro Coles" w:date="2023-10-06T10:17:00Z" w:initials="NC">
    <w:p w14:paraId="7E19E53D" w14:textId="77777777" w:rsidR="008C189A" w:rsidRDefault="008C189A" w:rsidP="00DB2090">
      <w:pPr>
        <w:pStyle w:val="CommentText"/>
      </w:pPr>
      <w:r>
        <w:rPr>
          <w:rStyle w:val="CommentReference"/>
        </w:rPr>
        <w:annotationRef/>
      </w:r>
      <w:r>
        <w:t>For this section, we may want to narrow the review and mention some of the controversy.</w:t>
      </w:r>
      <w:r>
        <w:br/>
      </w:r>
      <w:r>
        <w:br/>
        <w:t>E.g.,</w:t>
      </w:r>
      <w:r>
        <w:br/>
        <w:t>- A variety of mechanisms have been proposed (maybe point to the Corneille and Lush paper), but we are going to focus on two frameworks</w:t>
      </w:r>
    </w:p>
  </w:comment>
  <w:comment w:id="2" w:author="Nicholas Alvaro Coles" w:date="2023-10-06T10:17:00Z" w:initials="NC">
    <w:p w14:paraId="3BC5B43D" w14:textId="77777777" w:rsidR="008C189A" w:rsidRDefault="008C189A" w:rsidP="00665145">
      <w:pPr>
        <w:pStyle w:val="CommentText"/>
      </w:pPr>
      <w:r>
        <w:rPr>
          <w:rStyle w:val="CommentReference"/>
        </w:rPr>
        <w:annotationRef/>
      </w:r>
      <w:r>
        <w:t>Back away from historical claims like this</w:t>
      </w:r>
    </w:p>
  </w:comment>
  <w:comment w:id="3" w:author="Nicholas Alvaro Coles" w:date="2023-10-06T10:18:00Z" w:initials="NC">
    <w:p w14:paraId="78CD68C7" w14:textId="77777777" w:rsidR="008C189A" w:rsidRDefault="008C189A" w:rsidP="007E108B">
      <w:pPr>
        <w:pStyle w:val="CommentText"/>
      </w:pPr>
      <w:r>
        <w:rPr>
          <w:rStyle w:val="CommentReference"/>
        </w:rPr>
        <w:annotationRef/>
      </w:r>
      <w:r>
        <w:t>Drop this. Cite the placebo review paper</w:t>
      </w:r>
    </w:p>
  </w:comment>
  <w:comment w:id="11" w:author="Nicholas Alvaro Coles" w:date="2023-10-08T11:12:00Z" w:initials="NC">
    <w:p w14:paraId="037AFEC7" w14:textId="77777777" w:rsidR="00B107A7" w:rsidRDefault="00B107A7" w:rsidP="00A6204F">
      <w:pPr>
        <w:pStyle w:val="CommentText"/>
      </w:pPr>
      <w:r>
        <w:rPr>
          <w:rStyle w:val="CommentReference"/>
        </w:rPr>
        <w:annotationRef/>
      </w:r>
      <w:r>
        <w:t>Stylistically, it seems weird that these don't have a title</w:t>
      </w:r>
    </w:p>
  </w:comment>
  <w:comment w:id="13" w:author="Nicholas Alvaro Coles" w:date="2023-10-08T11:24:00Z" w:initials="NC">
    <w:p w14:paraId="7F1817A3" w14:textId="77777777" w:rsidR="00467DEF" w:rsidRDefault="00467DEF" w:rsidP="00561AB5">
      <w:pPr>
        <w:pStyle w:val="CommentText"/>
      </w:pPr>
      <w:r>
        <w:rPr>
          <w:rStyle w:val="CommentReference"/>
        </w:rPr>
        <w:annotationRef/>
      </w:r>
      <w:r>
        <w:t>Update this to let the reader know about the conceptual nature of this approach</w:t>
      </w:r>
    </w:p>
  </w:comment>
  <w:comment w:id="18" w:author="Nicholas Alvaro Coles" w:date="2023-10-06T10:25:00Z" w:initials="NC">
    <w:p w14:paraId="11B88F0A" w14:textId="581F8E90" w:rsidR="008C189A" w:rsidRDefault="008C189A" w:rsidP="00F63BBA">
      <w:pPr>
        <w:pStyle w:val="CommentText"/>
      </w:pPr>
      <w:r>
        <w:rPr>
          <w:rStyle w:val="CommentReference"/>
        </w:rPr>
        <w:annotationRef/>
      </w:r>
      <w:r>
        <w:t>This requires more clarification. People have been consistently confused about what we are doing here.</w:t>
      </w:r>
    </w:p>
  </w:comment>
  <w:comment w:id="19" w:author="Nicholas Alvaro Coles" w:date="2023-10-06T10:31:00Z" w:initials="NC">
    <w:p w14:paraId="3A42FE18" w14:textId="77777777" w:rsidR="00F52ECD" w:rsidRDefault="00F52ECD">
      <w:pPr>
        <w:pStyle w:val="CommentText"/>
      </w:pPr>
      <w:r>
        <w:rPr>
          <w:rStyle w:val="CommentReference"/>
        </w:rPr>
        <w:annotationRef/>
      </w:r>
      <w:r>
        <w:t>Thoughts for making it more clear:</w:t>
      </w:r>
      <w:r>
        <w:br/>
      </w:r>
      <w:r>
        <w:br/>
        <w:t xml:space="preserve">We are estimating the distribution of true effects--not the distribution of observed effects. </w:t>
      </w:r>
    </w:p>
    <w:p w14:paraId="371ABA22" w14:textId="77777777" w:rsidR="00F52ECD" w:rsidRDefault="00F52ECD">
      <w:pPr>
        <w:pStyle w:val="CommentText"/>
      </w:pPr>
    </w:p>
    <w:p w14:paraId="176374E8" w14:textId="77777777" w:rsidR="00F52ECD" w:rsidRDefault="00F52ECD">
      <w:pPr>
        <w:pStyle w:val="CommentText"/>
      </w:pPr>
      <w:r>
        <w:t>Conceptually, we are positing that  demand characteristics do not produce one single effect, but rather a distribution of effects.</w:t>
      </w:r>
    </w:p>
    <w:p w14:paraId="5D88B7DB" w14:textId="77777777" w:rsidR="00F52ECD" w:rsidRDefault="00F52ECD">
      <w:pPr>
        <w:pStyle w:val="CommentText"/>
      </w:pPr>
    </w:p>
    <w:p w14:paraId="55457831" w14:textId="77777777" w:rsidR="00F52ECD" w:rsidRDefault="00F52ECD" w:rsidP="00720233">
      <w:pPr>
        <w:pStyle w:val="CommentText"/>
      </w:pPr>
      <w:r>
        <w:t>The nature of this distribution is not directly observable. But following classic statistics, we will assume that (a) the distribution is normal, and that (b) our data collection effort yields estimates of the mean and spread of the distribution.</w:t>
      </w:r>
    </w:p>
  </w:comment>
  <w:comment w:id="22" w:author="Nicholas Alvaro Coles" w:date="2023-10-06T10:35:00Z" w:initials="NC">
    <w:p w14:paraId="38B230A3" w14:textId="77777777" w:rsidR="00F52ECD" w:rsidRDefault="00F52ECD" w:rsidP="00C64467">
      <w:pPr>
        <w:pStyle w:val="CommentText"/>
      </w:pPr>
      <w:r>
        <w:rPr>
          <w:rStyle w:val="CommentReference"/>
        </w:rPr>
        <w:annotationRef/>
      </w:r>
      <w:r>
        <w:t>I still don't love this figure. Seems like Figure 3 and 4 can be combined and that it may be cool to superimpose the distribution again</w:t>
      </w:r>
    </w:p>
  </w:comment>
  <w:comment w:id="23" w:author="Nicholas Alvaro Coles" w:date="2023-10-07T17:29:00Z" w:initials="NC">
    <w:p w14:paraId="59A4F145" w14:textId="77777777" w:rsidR="00CF5F9E" w:rsidRDefault="002350BC" w:rsidP="003B0825">
      <w:pPr>
        <w:pStyle w:val="CommentText"/>
      </w:pPr>
      <w:r>
        <w:rPr>
          <w:rStyle w:val="CommentReference"/>
        </w:rPr>
        <w:annotationRef/>
      </w:r>
      <w:r w:rsidR="00CF5F9E">
        <w:t>Add italicized d to all the figures</w:t>
      </w:r>
    </w:p>
  </w:comment>
  <w:comment w:id="25" w:author="Nicholas Alvaro Coles" w:date="2023-10-06T10:33:00Z" w:initials="NC">
    <w:p w14:paraId="7A0C32D0" w14:textId="6BDB4C74" w:rsidR="00F52ECD" w:rsidRDefault="00F52ECD" w:rsidP="00B41058">
      <w:pPr>
        <w:pStyle w:val="CommentText"/>
      </w:pPr>
      <w:r>
        <w:rPr>
          <w:rStyle w:val="CommentReference"/>
        </w:rPr>
        <w:annotationRef/>
      </w:r>
      <w:r>
        <w:t>Should explain why this was done.</w:t>
      </w:r>
    </w:p>
  </w:comment>
  <w:comment w:id="31" w:author="Nicholas Alvaro Coles" w:date="2023-10-06T10:54:00Z" w:initials="NC">
    <w:p w14:paraId="3CF6CA68" w14:textId="77777777" w:rsidR="002F7808" w:rsidRDefault="002F7808" w:rsidP="00D71271">
      <w:pPr>
        <w:pStyle w:val="CommentText"/>
      </w:pPr>
      <w:r>
        <w:rPr>
          <w:rStyle w:val="CommentReference"/>
        </w:rPr>
        <w:annotationRef/>
      </w:r>
      <w:r>
        <w:t>Add error bar description</w:t>
      </w:r>
    </w:p>
  </w:comment>
  <w:comment w:id="32" w:author="Nicholas Alvaro Coles" w:date="2023-10-06T10:36:00Z" w:initials="NC">
    <w:p w14:paraId="0DCAFB90" w14:textId="6B63DB45" w:rsidR="00F52ECD" w:rsidRDefault="00F52ECD" w:rsidP="00C36C68">
      <w:pPr>
        <w:pStyle w:val="CommentText"/>
      </w:pPr>
      <w:r>
        <w:rPr>
          <w:rStyle w:val="CommentReference"/>
        </w:rPr>
        <w:annotationRef/>
      </w:r>
      <w:r>
        <w:t>Might be interesting to see if we can find any scenario where we might find the negative demand effect...</w:t>
      </w:r>
    </w:p>
  </w:comment>
  <w:comment w:id="37" w:author="Nicholas Alvaro Coles" w:date="2023-10-06T10:39:00Z" w:initials="NC">
    <w:p w14:paraId="604363D0" w14:textId="77777777" w:rsidR="002F2DCD" w:rsidRDefault="002F2DCD" w:rsidP="00765023">
      <w:pPr>
        <w:pStyle w:val="CommentText"/>
      </w:pPr>
      <w:r>
        <w:rPr>
          <w:rStyle w:val="CommentReference"/>
        </w:rPr>
        <w:annotationRef/>
      </w:r>
      <w:r>
        <w:t>Fix rounding here</w:t>
      </w:r>
    </w:p>
  </w:comment>
  <w:comment w:id="38" w:author="Nicholas Alvaro Coles" w:date="2023-10-06T10:39:00Z" w:initials="NC">
    <w:p w14:paraId="1DED3D33" w14:textId="77777777" w:rsidR="002F2DCD" w:rsidRDefault="002F2DCD" w:rsidP="00D31AF1">
      <w:pPr>
        <w:pStyle w:val="CommentText"/>
      </w:pPr>
      <w:r>
        <w:rPr>
          <w:rStyle w:val="CommentReference"/>
        </w:rPr>
        <w:annotationRef/>
      </w:r>
      <w:r>
        <w:t>Fix rounding here</w:t>
      </w:r>
    </w:p>
  </w:comment>
  <w:comment w:id="39" w:author="Nicholas Alvaro Coles" w:date="2023-10-06T10:39:00Z" w:initials="NC">
    <w:p w14:paraId="633A54B7" w14:textId="77777777" w:rsidR="002F2DCD" w:rsidRDefault="002F2DCD" w:rsidP="00580DF5">
      <w:pPr>
        <w:pStyle w:val="CommentText"/>
      </w:pPr>
      <w:r>
        <w:rPr>
          <w:rStyle w:val="CommentReference"/>
        </w:rPr>
        <w:annotationRef/>
      </w:r>
      <w:r>
        <w:t>Rounding</w:t>
      </w:r>
    </w:p>
  </w:comment>
  <w:comment w:id="44" w:author="Nicholas Alvaro Coles" w:date="2023-10-06T10:54:00Z" w:initials="NC">
    <w:p w14:paraId="70DFCF7D" w14:textId="77777777" w:rsidR="002F7808" w:rsidRDefault="002F7808" w:rsidP="00776227">
      <w:pPr>
        <w:pStyle w:val="CommentText"/>
      </w:pPr>
      <w:r>
        <w:rPr>
          <w:rStyle w:val="CommentReference"/>
        </w:rPr>
        <w:annotationRef/>
      </w:r>
      <w:r>
        <w:t>Mention error bars</w:t>
      </w:r>
    </w:p>
  </w:comment>
  <w:comment w:id="45" w:author="Nicholas Alvaro Coles" w:date="2023-10-07T12:48:00Z" w:initials="NC">
    <w:p w14:paraId="22C4A160" w14:textId="77777777" w:rsidR="00180035" w:rsidRDefault="00180035" w:rsidP="009A0294">
      <w:pPr>
        <w:pStyle w:val="CommentText"/>
      </w:pPr>
      <w:r>
        <w:rPr>
          <w:rStyle w:val="CommentReference"/>
        </w:rPr>
        <w:annotationRef/>
      </w:r>
      <w:r>
        <w:t>It would be nice to include p-values in the figures. Maybe betas too?</w:t>
      </w:r>
    </w:p>
  </w:comment>
  <w:comment w:id="46" w:author="Nicholas Alvaro Coles" w:date="2023-10-06T10:55:00Z" w:initials="NC">
    <w:p w14:paraId="578D744F" w14:textId="24E313CD" w:rsidR="002F7808" w:rsidRDefault="002F7808" w:rsidP="00D73337">
      <w:pPr>
        <w:pStyle w:val="CommentText"/>
      </w:pPr>
      <w:r>
        <w:rPr>
          <w:rStyle w:val="CommentReference"/>
        </w:rPr>
        <w:annotationRef/>
      </w:r>
      <w:r>
        <w:t xml:space="preserve">I think you meant to say "we did </w:t>
      </w:r>
      <w:r>
        <w:rPr>
          <w:i/>
          <w:iCs/>
        </w:rPr>
        <w:t>not</w:t>
      </w:r>
      <w:r>
        <w:t>"</w:t>
      </w:r>
    </w:p>
  </w:comment>
  <w:comment w:id="52" w:author="Nicholas Alvaro Coles" w:date="2023-10-06T10:51:00Z" w:initials="NC">
    <w:p w14:paraId="7A0FD393" w14:textId="1DFD07C1" w:rsidR="002F7808" w:rsidRDefault="002F7808" w:rsidP="009E0117">
      <w:pPr>
        <w:pStyle w:val="CommentText"/>
      </w:pPr>
      <w:r>
        <w:rPr>
          <w:rStyle w:val="CommentReference"/>
        </w:rPr>
        <w:annotationRef/>
      </w:r>
      <w:r>
        <w:t>Mention sample size here</w:t>
      </w:r>
    </w:p>
  </w:comment>
  <w:comment w:id="54" w:author="Nicholas Alvaro Coles" w:date="2023-10-06T10:51:00Z" w:initials="NC">
    <w:p w14:paraId="63BA2764" w14:textId="77777777" w:rsidR="002F7808" w:rsidRDefault="002F7808" w:rsidP="000564EC">
      <w:pPr>
        <w:pStyle w:val="CommentText"/>
      </w:pPr>
      <w:r>
        <w:rPr>
          <w:rStyle w:val="CommentReference"/>
        </w:rPr>
        <w:annotationRef/>
      </w:r>
      <w:r>
        <w:t>See if you can add CI's here.</w:t>
      </w:r>
    </w:p>
  </w:comment>
  <w:comment w:id="55" w:author="Nicholas Alvaro Coles" w:date="2023-10-06T10:51:00Z" w:initials="NC">
    <w:p w14:paraId="1F2457DB" w14:textId="77777777" w:rsidR="002F7808" w:rsidRDefault="002F7808" w:rsidP="00197CB3">
      <w:pPr>
        <w:pStyle w:val="CommentText"/>
      </w:pPr>
      <w:r>
        <w:rPr>
          <w:rStyle w:val="CommentReference"/>
        </w:rPr>
        <w:annotationRef/>
      </w:r>
      <w:r>
        <w:t>CI's</w:t>
      </w:r>
    </w:p>
  </w:comment>
  <w:comment w:id="56" w:author="Nicholas Alvaro Coles" w:date="2023-10-06T10:52:00Z" w:initials="NC">
    <w:p w14:paraId="4575CD69" w14:textId="77777777" w:rsidR="002F7808" w:rsidRDefault="002F7808" w:rsidP="00556922">
      <w:pPr>
        <w:pStyle w:val="CommentText"/>
      </w:pPr>
      <w:r>
        <w:rPr>
          <w:rStyle w:val="CommentReference"/>
        </w:rPr>
        <w:annotationRef/>
      </w:r>
      <w:r>
        <w:t>CI's</w:t>
      </w:r>
    </w:p>
  </w:comment>
  <w:comment w:id="57" w:author="Nicholas Alvaro Coles" w:date="2023-10-06T10:52:00Z" w:initials="NC">
    <w:p w14:paraId="68C0F6BF" w14:textId="77777777" w:rsidR="002F7808" w:rsidRDefault="002F7808" w:rsidP="003C1B19">
      <w:pPr>
        <w:pStyle w:val="CommentText"/>
      </w:pPr>
      <w:r>
        <w:rPr>
          <w:rStyle w:val="CommentReference"/>
        </w:rPr>
        <w:annotationRef/>
      </w:r>
      <w:r>
        <w:t>CI's</w:t>
      </w:r>
    </w:p>
  </w:comment>
  <w:comment w:id="58" w:author="Nicholas Alvaro Coles" w:date="2023-10-06T10:52:00Z" w:initials="NC">
    <w:p w14:paraId="3EBE18E7" w14:textId="77777777" w:rsidR="002F7808" w:rsidRDefault="002F7808" w:rsidP="00AF5A59">
      <w:pPr>
        <w:pStyle w:val="CommentText"/>
      </w:pPr>
      <w:r>
        <w:rPr>
          <w:rStyle w:val="CommentReference"/>
        </w:rPr>
        <w:annotationRef/>
      </w:r>
      <w:r>
        <w:t>CI's</w:t>
      </w:r>
    </w:p>
  </w:comment>
  <w:comment w:id="59" w:author="Nicholas Alvaro Coles" w:date="2023-10-06T10:52:00Z" w:initials="NC">
    <w:p w14:paraId="2E1A2B7C" w14:textId="77777777" w:rsidR="002F7808" w:rsidRDefault="002F7808" w:rsidP="00A703B5">
      <w:pPr>
        <w:pStyle w:val="CommentText"/>
      </w:pPr>
      <w:r>
        <w:rPr>
          <w:rStyle w:val="CommentReference"/>
        </w:rPr>
        <w:annotationRef/>
      </w:r>
      <w:r>
        <w:t>CI's</w:t>
      </w:r>
    </w:p>
  </w:comment>
  <w:comment w:id="60" w:author="Nicholas Alvaro Coles" w:date="2023-10-06T10:52:00Z" w:initials="NC">
    <w:p w14:paraId="70BFBF97" w14:textId="77777777" w:rsidR="002F7808" w:rsidRDefault="002F7808" w:rsidP="003C24C3">
      <w:pPr>
        <w:pStyle w:val="CommentText"/>
      </w:pPr>
      <w:r>
        <w:rPr>
          <w:rStyle w:val="CommentReference"/>
        </w:rPr>
        <w:annotationRef/>
      </w:r>
      <w:r>
        <w:t>CI's</w:t>
      </w:r>
    </w:p>
  </w:comment>
  <w:comment w:id="61" w:author="Nicholas Alvaro Coles" w:date="2023-10-06T10:52:00Z" w:initials="NC">
    <w:p w14:paraId="0F4A773C" w14:textId="77777777" w:rsidR="002F7808" w:rsidRDefault="002F7808" w:rsidP="00F044B8">
      <w:pPr>
        <w:pStyle w:val="CommentText"/>
      </w:pPr>
      <w:r>
        <w:rPr>
          <w:rStyle w:val="CommentReference"/>
        </w:rPr>
        <w:annotationRef/>
      </w:r>
      <w:r>
        <w:t>CI's</w:t>
      </w:r>
    </w:p>
  </w:comment>
  <w:comment w:id="62" w:author="Nicholas Alvaro Coles" w:date="2023-10-06T10:52:00Z" w:initials="NC">
    <w:p w14:paraId="15B3659A" w14:textId="77777777" w:rsidR="002F7808" w:rsidRDefault="002F7808" w:rsidP="00E56CAA">
      <w:pPr>
        <w:pStyle w:val="CommentText"/>
      </w:pPr>
      <w:r>
        <w:rPr>
          <w:rStyle w:val="CommentReference"/>
        </w:rPr>
        <w:annotationRef/>
      </w:r>
      <w:r>
        <w:t>CI's</w:t>
      </w:r>
    </w:p>
  </w:comment>
  <w:comment w:id="64" w:author="Nicholas Alvaro Coles" w:date="2023-10-06T10:45:00Z" w:initials="NC">
    <w:p w14:paraId="4CA50D70" w14:textId="225549A4" w:rsidR="002F2DCD" w:rsidRDefault="002F2DCD" w:rsidP="00627367">
      <w:pPr>
        <w:pStyle w:val="CommentText"/>
      </w:pPr>
      <w:r>
        <w:rPr>
          <w:rStyle w:val="CommentReference"/>
        </w:rPr>
        <w:annotationRef/>
      </w:r>
      <w:r>
        <w:t>Make it clear that you're estimating true distributions here</w:t>
      </w:r>
    </w:p>
  </w:comment>
  <w:comment w:id="65" w:author="Nicholas Alvaro Coles" w:date="2023-10-06T10:45:00Z" w:initials="NC">
    <w:p w14:paraId="219D3304" w14:textId="77777777" w:rsidR="002F2DCD" w:rsidRDefault="002F2DCD" w:rsidP="001B092A">
      <w:pPr>
        <w:pStyle w:val="CommentText"/>
      </w:pPr>
      <w:r>
        <w:rPr>
          <w:rStyle w:val="CommentReference"/>
        </w:rPr>
        <w:annotationRef/>
      </w:r>
      <w:r>
        <w:t>This is such a critical claim--it’s a shame it's hidden away. Maybe elaborate</w:t>
      </w:r>
    </w:p>
  </w:comment>
  <w:comment w:id="66" w:author="Nicholas Alvaro Coles" w:date="2023-10-06T10:46:00Z" w:initials="NC">
    <w:p w14:paraId="107307F3" w14:textId="77777777" w:rsidR="002F2DCD" w:rsidRDefault="002F2DCD" w:rsidP="000937C9">
      <w:pPr>
        <w:pStyle w:val="CommentText"/>
      </w:pPr>
      <w:r>
        <w:rPr>
          <w:rStyle w:val="CommentReference"/>
        </w:rPr>
        <w:annotationRef/>
      </w:r>
      <w:r>
        <w:t>Back away from this</w:t>
      </w:r>
    </w:p>
  </w:comment>
  <w:comment w:id="67" w:author="Nicholas Alvaro Coles" w:date="2023-10-06T10:47:00Z" w:initials="NC">
    <w:p w14:paraId="21F7D4BC" w14:textId="77777777" w:rsidR="002F2DCD" w:rsidRDefault="002F2DCD" w:rsidP="007654B4">
      <w:pPr>
        <w:pStyle w:val="CommentText"/>
      </w:pPr>
      <w:r>
        <w:rPr>
          <w:rStyle w:val="CommentReference"/>
        </w:rPr>
        <w:annotationRef/>
      </w:r>
      <w:r>
        <w:t>Back away from this given that the conceptual divorce is being disputed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19E53D" w15:done="0"/>
  <w15:commentEx w15:paraId="3BC5B43D" w15:done="0"/>
  <w15:commentEx w15:paraId="78CD68C7" w15:done="0"/>
  <w15:commentEx w15:paraId="037AFEC7" w15:done="0"/>
  <w15:commentEx w15:paraId="7F1817A3" w15:done="0"/>
  <w15:commentEx w15:paraId="11B88F0A" w15:done="0"/>
  <w15:commentEx w15:paraId="55457831" w15:paraIdParent="11B88F0A" w15:done="0"/>
  <w15:commentEx w15:paraId="38B230A3" w15:done="0"/>
  <w15:commentEx w15:paraId="59A4F145" w15:done="0"/>
  <w15:commentEx w15:paraId="7A0C32D0" w15:done="0"/>
  <w15:commentEx w15:paraId="3CF6CA68" w15:done="0"/>
  <w15:commentEx w15:paraId="0DCAFB90" w15:done="0"/>
  <w15:commentEx w15:paraId="604363D0" w15:done="0"/>
  <w15:commentEx w15:paraId="1DED3D33" w15:done="0"/>
  <w15:commentEx w15:paraId="633A54B7" w15:done="0"/>
  <w15:commentEx w15:paraId="70DFCF7D" w15:done="0"/>
  <w15:commentEx w15:paraId="22C4A160" w15:done="0"/>
  <w15:commentEx w15:paraId="578D744F" w15:done="0"/>
  <w15:commentEx w15:paraId="7A0FD393" w15:done="0"/>
  <w15:commentEx w15:paraId="63BA2764" w15:done="0"/>
  <w15:commentEx w15:paraId="1F2457DB" w15:done="0"/>
  <w15:commentEx w15:paraId="4575CD69" w15:done="0"/>
  <w15:commentEx w15:paraId="68C0F6BF" w15:done="0"/>
  <w15:commentEx w15:paraId="3EBE18E7" w15:done="0"/>
  <w15:commentEx w15:paraId="2E1A2B7C" w15:done="0"/>
  <w15:commentEx w15:paraId="70BFBF97" w15:done="0"/>
  <w15:commentEx w15:paraId="0F4A773C" w15:done="0"/>
  <w15:commentEx w15:paraId="15B3659A" w15:done="0"/>
  <w15:commentEx w15:paraId="4CA50D70" w15:done="0"/>
  <w15:commentEx w15:paraId="219D3304" w15:done="0"/>
  <w15:commentEx w15:paraId="107307F3" w15:done="0"/>
  <w15:commentEx w15:paraId="21F7D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7F981B" w16cex:dateUtc="2023-10-06T17:17:00Z">
    <w16cex:extLst>
      <w16:ext w16:uri="{CE6994B0-6A32-4C9F-8C6B-6E91EDA988CE}">
        <cr:reactions xmlns:cr="http://schemas.microsoft.com/office/comments/2020/reactions">
          <cr:reaction reactionType="1">
            <cr:reactionInfo dateUtc="2023-10-07T17:10:40Z">
              <cr:user userId="S::ncoles@stanford.edu::06c60576-8bd9-444f-80f9-7df2c867a4e1" userProvider="AD" userName="Nicholas Alvaro Coles"/>
            </cr:reactionInfo>
          </cr:reaction>
        </cr:reactions>
      </w16:ext>
    </w16cex:extLst>
  </w16cex:commentExtensible>
  <w16cex:commentExtensible w16cex:durableId="6F65F3FF" w16cex:dateUtc="2023-10-06T17:17:00Z">
    <w16cex:extLst>
      <w16:ext w16:uri="{CE6994B0-6A32-4C9F-8C6B-6E91EDA988CE}">
        <cr:reactions xmlns:cr="http://schemas.microsoft.com/office/comments/2020/reactions">
          <cr:reaction reactionType="1">
            <cr:reactionInfo dateUtc="2023-10-07T17:10:45Z">
              <cr:user userId="S::ncoles@stanford.edu::06c60576-8bd9-444f-80f9-7df2c867a4e1" userProvider="AD" userName="Nicholas Alvaro Coles"/>
            </cr:reactionInfo>
          </cr:reaction>
        </cr:reactions>
      </w16:ext>
    </w16cex:extLst>
  </w16cex:commentExtensible>
  <w16cex:commentExtensible w16cex:durableId="0BB92D47" w16cex:dateUtc="2023-10-06T17:18:00Z">
    <w16cex:extLst>
      <w16:ext w16:uri="{CE6994B0-6A32-4C9F-8C6B-6E91EDA988CE}">
        <cr:reactions xmlns:cr="http://schemas.microsoft.com/office/comments/2020/reactions">
          <cr:reaction reactionType="1">
            <cr:reactionInfo dateUtc="2023-10-07T17:10:46Z">
              <cr:user userId="S::ncoles@stanford.edu::06c60576-8bd9-444f-80f9-7df2c867a4e1" userProvider="AD" userName="Nicholas Alvaro Coles"/>
            </cr:reactionInfo>
          </cr:reaction>
        </cr:reactions>
      </w16:ext>
    </w16cex:extLst>
  </w16cex:commentExtensible>
  <w16cex:commentExtensible w16cex:durableId="1FA07D39" w16cex:dateUtc="2023-10-08T18:12:00Z"/>
  <w16cex:commentExtensible w16cex:durableId="651E6E2A" w16cex:dateUtc="2023-10-08T18:24:00Z">
    <w16cex:extLst>
      <w16:ext w16:uri="{CE6994B0-6A32-4C9F-8C6B-6E91EDA988CE}">
        <cr:reactions xmlns:cr="http://schemas.microsoft.com/office/comments/2020/reactions">
          <cr:reaction reactionType="1">
            <cr:reactionInfo dateUtc="2023-10-08T18:24:43Z">
              <cr:user userId="S::ncoles@stanford.edu::06c60576-8bd9-444f-80f9-7df2c867a4e1" userProvider="AD" userName="Nicholas Alvaro Coles"/>
            </cr:reactionInfo>
          </cr:reaction>
        </cr:reactions>
      </w16:ext>
    </w16cex:extLst>
  </w16cex:commentExtensible>
  <w16cex:commentExtensible w16cex:durableId="768911B3" w16cex:dateUtc="2023-10-06T17:25:00Z">
    <w16cex:extLst>
      <w16:ext w16:uri="{CE6994B0-6A32-4C9F-8C6B-6E91EDA988CE}">
        <cr:reactions xmlns:cr="http://schemas.microsoft.com/office/comments/2020/reactions">
          <cr:reaction reactionType="1">
            <cr:reactionInfo dateUtc="2023-10-08T18:49:10Z">
              <cr:user userId="S::ncoles@stanford.edu::06c60576-8bd9-444f-80f9-7df2c867a4e1" userProvider="AD" userName="Nicholas Alvaro Coles"/>
            </cr:reactionInfo>
          </cr:reaction>
        </cr:reactions>
      </w16:ext>
    </w16cex:extLst>
  </w16cex:commentExtensible>
  <w16cex:commentExtensible w16cex:durableId="41E32CF6" w16cex:dateUtc="2023-10-06T17:31:00Z"/>
  <w16cex:commentExtensible w16cex:durableId="18E83FC8" w16cex:dateUtc="2023-10-06T17:35:00Z">
    <w16cex:extLst>
      <w16:ext w16:uri="{CE6994B0-6A32-4C9F-8C6B-6E91EDA988CE}">
        <cr:reactions xmlns:cr="http://schemas.microsoft.com/office/comments/2020/reactions">
          <cr:reaction reactionType="1">
            <cr:reactionInfo dateUtc="2023-10-08T00:42:50Z">
              <cr:user userId="S::ncoles@stanford.edu::06c60576-8bd9-444f-80f9-7df2c867a4e1" userProvider="AD" userName="Nicholas Alvaro Coles"/>
            </cr:reactionInfo>
          </cr:reaction>
        </cr:reactions>
      </w16:ext>
    </w16cex:extLst>
  </w16cex:commentExtensible>
  <w16cex:commentExtensible w16cex:durableId="096D98AD" w16cex:dateUtc="2023-10-08T00:29:00Z">
    <w16cex:extLst>
      <w16:ext w16:uri="{CE6994B0-6A32-4C9F-8C6B-6E91EDA988CE}">
        <cr:reactions xmlns:cr="http://schemas.microsoft.com/office/comments/2020/reactions">
          <cr:reaction reactionType="1">
            <cr:reactionInfo dateUtc="2023-10-08T00:47:27Z">
              <cr:user userId="S::ncoles@stanford.edu::06c60576-8bd9-444f-80f9-7df2c867a4e1" userProvider="AD" userName="Nicholas Alvaro Coles"/>
            </cr:reactionInfo>
          </cr:reaction>
        </cr:reactions>
      </w16:ext>
    </w16cex:extLst>
  </w16cex:commentExtensible>
  <w16cex:commentExtensible w16cex:durableId="3C00C0F0" w16cex:dateUtc="2023-10-06T17:33:00Z">
    <w16cex:extLst>
      <w16:ext w16:uri="{CE6994B0-6A32-4C9F-8C6B-6E91EDA988CE}">
        <cr:reactions xmlns:cr="http://schemas.microsoft.com/office/comments/2020/reactions">
          <cr:reaction reactionType="1">
            <cr:reactionInfo dateUtc="2023-10-08T18:50:10Z">
              <cr:user userId="S::ncoles@stanford.edu::06c60576-8bd9-444f-80f9-7df2c867a4e1" userProvider="AD" userName="Nicholas Alvaro Coles"/>
            </cr:reactionInfo>
          </cr:reaction>
        </cr:reactions>
      </w16:ext>
    </w16cex:extLst>
  </w16cex:commentExtensible>
  <w16cex:commentExtensible w16cex:durableId="7E93C4BD" w16cex:dateUtc="2023-10-06T17:54:00Z">
    <w16cex:extLst>
      <w16:ext w16:uri="{CE6994B0-6A32-4C9F-8C6B-6E91EDA988CE}">
        <cr:reactions xmlns:cr="http://schemas.microsoft.com/office/comments/2020/reactions">
          <cr:reaction reactionType="1">
            <cr:reactionInfo dateUtc="2023-10-08T00:47:32Z">
              <cr:user userId="S::ncoles@stanford.edu::06c60576-8bd9-444f-80f9-7df2c867a4e1" userProvider="AD" userName="Nicholas Alvaro Coles"/>
            </cr:reactionInfo>
          </cr:reaction>
        </cr:reactions>
      </w16:ext>
    </w16cex:extLst>
  </w16cex:commentExtensible>
  <w16cex:commentExtensible w16cex:durableId="25961A74" w16cex:dateUtc="2023-10-06T17:36:00Z">
    <w16cex:extLst>
      <w16:ext w16:uri="{CE6994B0-6A32-4C9F-8C6B-6E91EDA988CE}">
        <cr:reactions xmlns:cr="http://schemas.microsoft.com/office/comments/2020/reactions">
          <cr:reaction reactionType="1">
            <cr:reactionInfo dateUtc="2023-10-08T00:25:23Z">
              <cr:user userId="S::ncoles@stanford.edu::06c60576-8bd9-444f-80f9-7df2c867a4e1" userProvider="AD" userName="Nicholas Alvaro Coles"/>
            </cr:reactionInfo>
          </cr:reaction>
        </cr:reactions>
      </w16:ext>
    </w16cex:extLst>
  </w16cex:commentExtensible>
  <w16cex:commentExtensible w16cex:durableId="6EEEE4A5" w16cex:dateUtc="2023-10-06T17:39:00Z">
    <w16cex:extLst>
      <w16:ext w16:uri="{CE6994B0-6A32-4C9F-8C6B-6E91EDA988CE}">
        <cr:reactions xmlns:cr="http://schemas.microsoft.com/office/comments/2020/reactions">
          <cr:reaction reactionType="1">
            <cr:reactionInfo dateUtc="2023-10-08T00:23:25Z">
              <cr:user userId="S::ncoles@stanford.edu::06c60576-8bd9-444f-80f9-7df2c867a4e1" userProvider="AD" userName="Nicholas Alvaro Coles"/>
            </cr:reactionInfo>
          </cr:reaction>
        </cr:reactions>
      </w16:ext>
    </w16cex:extLst>
  </w16cex:commentExtensible>
  <w16cex:commentExtensible w16cex:durableId="55E096B8" w16cex:dateUtc="2023-10-06T17:39:00Z">
    <w16cex:extLst>
      <w16:ext w16:uri="{CE6994B0-6A32-4C9F-8C6B-6E91EDA988CE}">
        <cr:reactions xmlns:cr="http://schemas.microsoft.com/office/comments/2020/reactions">
          <cr:reaction reactionType="1">
            <cr:reactionInfo dateUtc="2023-10-08T00:23:26Z">
              <cr:user userId="S::ncoles@stanford.edu::06c60576-8bd9-444f-80f9-7df2c867a4e1" userProvider="AD" userName="Nicholas Alvaro Coles"/>
            </cr:reactionInfo>
          </cr:reaction>
        </cr:reactions>
      </w16:ext>
    </w16cex:extLst>
  </w16cex:commentExtensible>
  <w16cex:commentExtensible w16cex:durableId="4B744D9C" w16cex:dateUtc="2023-10-06T17:39:00Z">
    <w16cex:extLst>
      <w16:ext w16:uri="{CE6994B0-6A32-4C9F-8C6B-6E91EDA988CE}">
        <cr:reactions xmlns:cr="http://schemas.microsoft.com/office/comments/2020/reactions">
          <cr:reaction reactionType="1">
            <cr:reactionInfo dateUtc="2023-10-08T00:23:28Z">
              <cr:user userId="S::ncoles@stanford.edu::06c60576-8bd9-444f-80f9-7df2c867a4e1" userProvider="AD" userName="Nicholas Alvaro Coles"/>
            </cr:reactionInfo>
          </cr:reaction>
        </cr:reactions>
      </w16:ext>
    </w16cex:extLst>
  </w16cex:commentExtensible>
  <w16cex:commentExtensible w16cex:durableId="562DEB5F" w16cex:dateUtc="2023-10-06T17:54:00Z">
    <w16cex:extLst>
      <w16:ext w16:uri="{CE6994B0-6A32-4C9F-8C6B-6E91EDA988CE}">
        <cr:reactions xmlns:cr="http://schemas.microsoft.com/office/comments/2020/reactions">
          <cr:reaction reactionType="1">
            <cr:reactionInfo dateUtc="2023-10-07T19:48:05Z">
              <cr:user userId="S::ncoles@stanford.edu::06c60576-8bd9-444f-80f9-7df2c867a4e1" userProvider="AD" userName="Nicholas Alvaro Coles"/>
            </cr:reactionInfo>
          </cr:reaction>
        </cr:reactions>
      </w16:ext>
    </w16cex:extLst>
  </w16cex:commentExtensible>
  <w16cex:commentExtensible w16cex:durableId="34267719" w16cex:dateUtc="2023-10-07T19:48:00Z">
    <w16cex:extLst>
      <w16:ext w16:uri="{CE6994B0-6A32-4C9F-8C6B-6E91EDA988CE}">
        <cr:reactions xmlns:cr="http://schemas.microsoft.com/office/comments/2020/reactions">
          <cr:reaction reactionType="1">
            <cr:reactionInfo dateUtc="2023-10-07T21:29:38Z">
              <cr:user userId="S::ncoles@stanford.edu::06c60576-8bd9-444f-80f9-7df2c867a4e1" userProvider="AD" userName="Nicholas Alvaro Coles"/>
            </cr:reactionInfo>
          </cr:reaction>
        </cr:reactions>
      </w16:ext>
    </w16cex:extLst>
  </w16cex:commentExtensible>
  <w16cex:commentExtensible w16cex:durableId="06CBE6C7" w16cex:dateUtc="2023-10-06T17:55:00Z">
    <w16cex:extLst>
      <w16:ext w16:uri="{CE6994B0-6A32-4C9F-8C6B-6E91EDA988CE}">
        <cr:reactions xmlns:cr="http://schemas.microsoft.com/office/comments/2020/reactions">
          <cr:reaction reactionType="1">
            <cr:reactionInfo dateUtc="2023-10-07T19:40:20Z">
              <cr:user userId="S::ncoles@stanford.edu::06c60576-8bd9-444f-80f9-7df2c867a4e1" userProvider="AD" userName="Nicholas Alvaro Coles"/>
            </cr:reactionInfo>
          </cr:reaction>
        </cr:reactions>
      </w16:ext>
    </w16cex:extLst>
  </w16cex:commentExtensible>
  <w16cex:commentExtensible w16cex:durableId="149B760B" w16cex:dateUtc="2023-10-06T17:51:00Z">
    <w16cex:extLst>
      <w16:ext w16:uri="{CE6994B0-6A32-4C9F-8C6B-6E91EDA988CE}">
        <cr:reactions xmlns:cr="http://schemas.microsoft.com/office/comments/2020/reactions">
          <cr:reaction reactionType="1">
            <cr:reactionInfo dateUtc="2023-10-07T17:11:37Z">
              <cr:user userId="S::ncoles@stanford.edu::06c60576-8bd9-444f-80f9-7df2c867a4e1" userProvider="AD" userName="Nicholas Alvaro Coles"/>
            </cr:reactionInfo>
          </cr:reaction>
        </cr:reactions>
      </w16:ext>
    </w16cex:extLst>
  </w16cex:commentExtensible>
  <w16cex:commentExtensible w16cex:durableId="6D057436" w16cex:dateUtc="2023-10-06T17:51:00Z">
    <w16cex:extLst>
      <w16:ext w16:uri="{CE6994B0-6A32-4C9F-8C6B-6E91EDA988CE}">
        <cr:reactions xmlns:cr="http://schemas.microsoft.com/office/comments/2020/reactions">
          <cr:reaction reactionType="1">
            <cr:reactionInfo dateUtc="2023-10-07T17:32:15Z">
              <cr:user userId="S::ncoles@stanford.edu::06c60576-8bd9-444f-80f9-7df2c867a4e1" userProvider="AD" userName="Nicholas Alvaro Coles"/>
            </cr:reactionInfo>
          </cr:reaction>
        </cr:reactions>
      </w16:ext>
    </w16cex:extLst>
  </w16cex:commentExtensible>
  <w16cex:commentExtensible w16cex:durableId="62D7D2CF" w16cex:dateUtc="2023-10-06T17:51:00Z">
    <w16cex:extLst>
      <w16:ext w16:uri="{CE6994B0-6A32-4C9F-8C6B-6E91EDA988CE}">
        <cr:reactions xmlns:cr="http://schemas.microsoft.com/office/comments/2020/reactions">
          <cr:reaction reactionType="1">
            <cr:reactionInfo dateUtc="2023-10-07T19:24:11Z">
              <cr:user userId="S::ncoles@stanford.edu::06c60576-8bd9-444f-80f9-7df2c867a4e1" userProvider="AD" userName="Nicholas Alvaro Coles"/>
            </cr:reactionInfo>
          </cr:reaction>
        </cr:reactions>
      </w16:ext>
    </w16cex:extLst>
  </w16cex:commentExtensible>
  <w16cex:commentExtensible w16cex:durableId="5A525C8F" w16cex:dateUtc="2023-10-06T17:52:00Z">
    <w16cex:extLst>
      <w16:ext w16:uri="{CE6994B0-6A32-4C9F-8C6B-6E91EDA988CE}">
        <cr:reactions xmlns:cr="http://schemas.microsoft.com/office/comments/2020/reactions">
          <cr:reaction reactionType="1">
            <cr:reactionInfo dateUtc="2023-10-07T19:24:12Z">
              <cr:user userId="S::ncoles@stanford.edu::06c60576-8bd9-444f-80f9-7df2c867a4e1" userProvider="AD" userName="Nicholas Alvaro Coles"/>
            </cr:reactionInfo>
          </cr:reaction>
        </cr:reactions>
      </w16:ext>
    </w16cex:extLst>
  </w16cex:commentExtensible>
  <w16cex:commentExtensible w16cex:durableId="0C9CA318" w16cex:dateUtc="2023-10-06T17:52:00Z">
    <w16cex:extLst>
      <w16:ext w16:uri="{CE6994B0-6A32-4C9F-8C6B-6E91EDA988CE}">
        <cr:reactions xmlns:cr="http://schemas.microsoft.com/office/comments/2020/reactions">
          <cr:reaction reactionType="1">
            <cr:reactionInfo dateUtc="2023-10-07T19:24:14Z">
              <cr:user userId="S::ncoles@stanford.edu::06c60576-8bd9-444f-80f9-7df2c867a4e1" userProvider="AD" userName="Nicholas Alvaro Coles"/>
            </cr:reactionInfo>
          </cr:reaction>
        </cr:reactions>
      </w16:ext>
    </w16cex:extLst>
  </w16cex:commentExtensible>
  <w16cex:commentExtensible w16cex:durableId="7262A595" w16cex:dateUtc="2023-10-06T17:52:00Z">
    <w16cex:extLst>
      <w16:ext w16:uri="{CE6994B0-6A32-4C9F-8C6B-6E91EDA988CE}">
        <cr:reactions xmlns:cr="http://schemas.microsoft.com/office/comments/2020/reactions">
          <cr:reaction reactionType="1">
            <cr:reactionInfo dateUtc="2023-10-07T19:24:16Z">
              <cr:user userId="S::ncoles@stanford.edu::06c60576-8bd9-444f-80f9-7df2c867a4e1" userProvider="AD" userName="Nicholas Alvaro Coles"/>
            </cr:reactionInfo>
          </cr:reaction>
        </cr:reactions>
      </w16:ext>
    </w16cex:extLst>
  </w16cex:commentExtensible>
  <w16cex:commentExtensible w16cex:durableId="251B9D28" w16cex:dateUtc="2023-10-06T17:52:00Z">
    <w16cex:extLst>
      <w16:ext w16:uri="{CE6994B0-6A32-4C9F-8C6B-6E91EDA988CE}">
        <cr:reactions xmlns:cr="http://schemas.microsoft.com/office/comments/2020/reactions">
          <cr:reaction reactionType="1">
            <cr:reactionInfo dateUtc="2023-10-07T19:37:12Z">
              <cr:user userId="S::ncoles@stanford.edu::06c60576-8bd9-444f-80f9-7df2c867a4e1" userProvider="AD" userName="Nicholas Alvaro Coles"/>
            </cr:reactionInfo>
          </cr:reaction>
        </cr:reactions>
      </w16:ext>
    </w16cex:extLst>
  </w16cex:commentExtensible>
  <w16cex:commentExtensible w16cex:durableId="22A174D2" w16cex:dateUtc="2023-10-06T17:52:00Z">
    <w16cex:extLst>
      <w16:ext w16:uri="{CE6994B0-6A32-4C9F-8C6B-6E91EDA988CE}">
        <cr:reactions xmlns:cr="http://schemas.microsoft.com/office/comments/2020/reactions">
          <cr:reaction reactionType="1">
            <cr:reactionInfo dateUtc="2023-10-07T19:37:13Z">
              <cr:user userId="S::ncoles@stanford.edu::06c60576-8bd9-444f-80f9-7df2c867a4e1" userProvider="AD" userName="Nicholas Alvaro Coles"/>
            </cr:reactionInfo>
          </cr:reaction>
        </cr:reactions>
      </w16:ext>
    </w16cex:extLst>
  </w16cex:commentExtensible>
  <w16cex:commentExtensible w16cex:durableId="45DE7B87" w16cex:dateUtc="2023-10-06T17:52:00Z">
    <w16cex:extLst>
      <w16:ext w16:uri="{CE6994B0-6A32-4C9F-8C6B-6E91EDA988CE}">
        <cr:reactions xmlns:cr="http://schemas.microsoft.com/office/comments/2020/reactions">
          <cr:reaction reactionType="1">
            <cr:reactionInfo dateUtc="2023-10-07T19:37:14Z">
              <cr:user userId="S::ncoles@stanford.edu::06c60576-8bd9-444f-80f9-7df2c867a4e1" userProvider="AD" userName="Nicholas Alvaro Coles"/>
            </cr:reactionInfo>
          </cr:reaction>
        </cr:reactions>
      </w16:ext>
    </w16cex:extLst>
  </w16cex:commentExtensible>
  <w16cex:commentExtensible w16cex:durableId="3172D504" w16cex:dateUtc="2023-10-06T17:52:00Z">
    <w16cex:extLst>
      <w16:ext w16:uri="{CE6994B0-6A32-4C9F-8C6B-6E91EDA988CE}">
        <cr:reactions xmlns:cr="http://schemas.microsoft.com/office/comments/2020/reactions">
          <cr:reaction reactionType="1">
            <cr:reactionInfo dateUtc="2023-10-07T19:37:15Z">
              <cr:user userId="S::ncoles@stanford.edu::06c60576-8bd9-444f-80f9-7df2c867a4e1" userProvider="AD" userName="Nicholas Alvaro Coles"/>
            </cr:reactionInfo>
          </cr:reaction>
        </cr:reactions>
      </w16:ext>
    </w16cex:extLst>
  </w16cex:commentExtensible>
  <w16cex:commentExtensible w16cex:durableId="014145E2" w16cex:dateUtc="2023-10-06T17:45:00Z"/>
  <w16cex:commentExtensible w16cex:durableId="25D5CE18" w16cex:dateUtc="2023-10-06T17:45:00Z"/>
  <w16cex:commentExtensible w16cex:durableId="34D2AA64" w16cex:dateUtc="2023-10-06T17:46:00Z"/>
  <w16cex:commentExtensible w16cex:durableId="0BFFC028" w16cex:dateUtc="2023-10-06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19E53D" w16cid:durableId="3B7F981B"/>
  <w16cid:commentId w16cid:paraId="3BC5B43D" w16cid:durableId="6F65F3FF"/>
  <w16cid:commentId w16cid:paraId="78CD68C7" w16cid:durableId="0BB92D47"/>
  <w16cid:commentId w16cid:paraId="037AFEC7" w16cid:durableId="1FA07D39"/>
  <w16cid:commentId w16cid:paraId="7F1817A3" w16cid:durableId="651E6E2A"/>
  <w16cid:commentId w16cid:paraId="11B88F0A" w16cid:durableId="768911B3"/>
  <w16cid:commentId w16cid:paraId="55457831" w16cid:durableId="41E32CF6"/>
  <w16cid:commentId w16cid:paraId="38B230A3" w16cid:durableId="18E83FC8"/>
  <w16cid:commentId w16cid:paraId="59A4F145" w16cid:durableId="096D98AD"/>
  <w16cid:commentId w16cid:paraId="7A0C32D0" w16cid:durableId="3C00C0F0"/>
  <w16cid:commentId w16cid:paraId="3CF6CA68" w16cid:durableId="7E93C4BD"/>
  <w16cid:commentId w16cid:paraId="0DCAFB90" w16cid:durableId="25961A74"/>
  <w16cid:commentId w16cid:paraId="604363D0" w16cid:durableId="6EEEE4A5"/>
  <w16cid:commentId w16cid:paraId="1DED3D33" w16cid:durableId="55E096B8"/>
  <w16cid:commentId w16cid:paraId="633A54B7" w16cid:durableId="4B744D9C"/>
  <w16cid:commentId w16cid:paraId="70DFCF7D" w16cid:durableId="562DEB5F"/>
  <w16cid:commentId w16cid:paraId="22C4A160" w16cid:durableId="34267719"/>
  <w16cid:commentId w16cid:paraId="578D744F" w16cid:durableId="06CBE6C7"/>
  <w16cid:commentId w16cid:paraId="7A0FD393" w16cid:durableId="149B760B"/>
  <w16cid:commentId w16cid:paraId="63BA2764" w16cid:durableId="6D057436"/>
  <w16cid:commentId w16cid:paraId="1F2457DB" w16cid:durableId="62D7D2CF"/>
  <w16cid:commentId w16cid:paraId="4575CD69" w16cid:durableId="5A525C8F"/>
  <w16cid:commentId w16cid:paraId="68C0F6BF" w16cid:durableId="0C9CA318"/>
  <w16cid:commentId w16cid:paraId="3EBE18E7" w16cid:durableId="7262A595"/>
  <w16cid:commentId w16cid:paraId="2E1A2B7C" w16cid:durableId="251B9D28"/>
  <w16cid:commentId w16cid:paraId="70BFBF97" w16cid:durableId="22A174D2"/>
  <w16cid:commentId w16cid:paraId="0F4A773C" w16cid:durableId="45DE7B87"/>
  <w16cid:commentId w16cid:paraId="15B3659A" w16cid:durableId="3172D504"/>
  <w16cid:commentId w16cid:paraId="4CA50D70" w16cid:durableId="014145E2"/>
  <w16cid:commentId w16cid:paraId="219D3304" w16cid:durableId="25D5CE18"/>
  <w16cid:commentId w16cid:paraId="107307F3" w16cid:durableId="34D2AA64"/>
  <w16cid:commentId w16cid:paraId="21F7D4BC" w16cid:durableId="0BFFC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E7277" w14:textId="77777777" w:rsidR="00DB6D34" w:rsidRDefault="00DB6D34">
      <w:pPr>
        <w:spacing w:before="0" w:after="0" w:line="240" w:lineRule="auto"/>
      </w:pPr>
      <w:r>
        <w:separator/>
      </w:r>
    </w:p>
  </w:endnote>
  <w:endnote w:type="continuationSeparator" w:id="0">
    <w:p w14:paraId="7C77F372" w14:textId="77777777" w:rsidR="00DB6D34" w:rsidRDefault="00DB6D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F73A8" w14:textId="77777777" w:rsidR="00DB6D34" w:rsidRDefault="00DB6D34">
      <w:r>
        <w:separator/>
      </w:r>
    </w:p>
  </w:footnote>
  <w:footnote w:type="continuationSeparator" w:id="0">
    <w:p w14:paraId="47AEB9D2" w14:textId="77777777" w:rsidR="00DB6D34" w:rsidRDefault="00DB6D34">
      <w:r>
        <w:continuationSeparator/>
      </w:r>
    </w:p>
  </w:footnote>
  <w:footnote w:id="1">
    <w:p w14:paraId="1D177B5A" w14:textId="77777777" w:rsidR="00156927"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28E3DA4D" w14:textId="77777777" w:rsidR="00156927"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w:t>
      </w:r>
      <w:proofErr w:type="spellStart"/>
      <w:r>
        <w:t>alysis</w:t>
      </w:r>
      <w:proofErr w:type="spellEnd"/>
      <w:r>
        <w:t xml:space="preserve"> with </w:t>
      </w:r>
      <m:oMath>
        <m:r>
          <w:rPr>
            <w:rFonts w:ascii="Cambria Math" w:hAnsi="Cambria Math"/>
          </w:rPr>
          <m:t>r</m:t>
        </m:r>
      </m:oMath>
      <w:r>
        <w:t xml:space="preserve"> =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6084327" w14:textId="77777777" w:rsidR="003E277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050F9A" w14:textId="77777777" w:rsidR="003E277F" w:rsidRDefault="003E277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32217FD3" w14:textId="77777777" w:rsidR="003E277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318A7B" w14:textId="77777777" w:rsidR="003E277F" w:rsidRPr="00A05772" w:rsidRDefault="00000000" w:rsidP="00572FF5">
    <w:pPr>
      <w:pStyle w:val="Header"/>
      <w:ind w:right="357"/>
    </w:pPr>
    <w:r>
      <w:t>DEMAND CHARACTERISTICS QUANTITATIVE REVIEW</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6725C39F" w14:textId="77777777" w:rsidR="003E277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CE9709" w14:textId="77777777" w:rsidR="003E277F" w:rsidRDefault="00000000" w:rsidP="00DA0F6A">
    <w:pPr>
      <w:pStyle w:val="Header"/>
      <w:ind w:right="360"/>
    </w:pPr>
    <w:r>
      <w:t>Running head: DEMAND CHARACTERISTICS QUANTITATIVE REVIEW</w:t>
    </w:r>
  </w:p>
  <w:p w14:paraId="4684F9CE" w14:textId="77777777" w:rsidR="003E277F" w:rsidRPr="00A05772" w:rsidRDefault="003E277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68EE4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48A9A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36040011">
    <w:abstractNumId w:val="13"/>
  </w:num>
  <w:num w:numId="2" w16cid:durableId="326835262">
    <w:abstractNumId w:val="13"/>
  </w:num>
  <w:num w:numId="3" w16cid:durableId="1997101512">
    <w:abstractNumId w:val="14"/>
  </w:num>
  <w:num w:numId="4" w16cid:durableId="1017733905">
    <w:abstractNumId w:val="1"/>
  </w:num>
  <w:num w:numId="5" w16cid:durableId="522787415">
    <w:abstractNumId w:val="2"/>
  </w:num>
  <w:num w:numId="6" w16cid:durableId="1427310133">
    <w:abstractNumId w:val="3"/>
  </w:num>
  <w:num w:numId="7" w16cid:durableId="121075212">
    <w:abstractNumId w:val="4"/>
  </w:num>
  <w:num w:numId="8" w16cid:durableId="1149831748">
    <w:abstractNumId w:val="9"/>
  </w:num>
  <w:num w:numId="9" w16cid:durableId="636378675">
    <w:abstractNumId w:val="5"/>
  </w:num>
  <w:num w:numId="10" w16cid:durableId="1172723078">
    <w:abstractNumId w:val="6"/>
  </w:num>
  <w:num w:numId="11" w16cid:durableId="1858426197">
    <w:abstractNumId w:val="7"/>
  </w:num>
  <w:num w:numId="12" w16cid:durableId="35080611">
    <w:abstractNumId w:val="8"/>
  </w:num>
  <w:num w:numId="13" w16cid:durableId="851646865">
    <w:abstractNumId w:val="10"/>
  </w:num>
  <w:num w:numId="14" w16cid:durableId="1303854460">
    <w:abstractNumId w:val="14"/>
  </w:num>
  <w:num w:numId="15" w16cid:durableId="1944145383">
    <w:abstractNumId w:val="0"/>
  </w:num>
  <w:num w:numId="16" w16cid:durableId="504516284">
    <w:abstractNumId w:val="0"/>
  </w:num>
  <w:num w:numId="17" w16cid:durableId="27684352">
    <w:abstractNumId w:val="11"/>
  </w:num>
  <w:num w:numId="18" w16cid:durableId="2099863153">
    <w:abstractNumId w:val="12"/>
  </w:num>
  <w:num w:numId="19" w16cid:durableId="87084855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6927"/>
    <w:rsid w:val="00074DC8"/>
    <w:rsid w:val="00156927"/>
    <w:rsid w:val="00180035"/>
    <w:rsid w:val="002350BC"/>
    <w:rsid w:val="00247CDD"/>
    <w:rsid w:val="002E02EB"/>
    <w:rsid w:val="002F2DCD"/>
    <w:rsid w:val="002F7808"/>
    <w:rsid w:val="00326603"/>
    <w:rsid w:val="00344B33"/>
    <w:rsid w:val="003E277F"/>
    <w:rsid w:val="00467DEF"/>
    <w:rsid w:val="004C10B4"/>
    <w:rsid w:val="00520961"/>
    <w:rsid w:val="005F1077"/>
    <w:rsid w:val="00822A5B"/>
    <w:rsid w:val="00835F0C"/>
    <w:rsid w:val="008774D0"/>
    <w:rsid w:val="008C189A"/>
    <w:rsid w:val="00A24560"/>
    <w:rsid w:val="00AA2664"/>
    <w:rsid w:val="00B107A7"/>
    <w:rsid w:val="00BC6204"/>
    <w:rsid w:val="00BD70FD"/>
    <w:rsid w:val="00BE0825"/>
    <w:rsid w:val="00CF5F9E"/>
    <w:rsid w:val="00D04C50"/>
    <w:rsid w:val="00DB6D34"/>
    <w:rsid w:val="00E376C7"/>
    <w:rsid w:val="00E6476F"/>
    <w:rsid w:val="00ED2608"/>
    <w:rsid w:val="00F14D05"/>
    <w:rsid w:val="00F45B11"/>
    <w:rsid w:val="00F52EC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9A47"/>
  <w15:docId w15:val="{90F11453-A32F-42E2-A39D-AFA91C114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CommentReference">
    <w:name w:val="annotation reference"/>
    <w:basedOn w:val="DefaultParagraphFont"/>
    <w:semiHidden/>
    <w:unhideWhenUsed/>
    <w:rsid w:val="008C189A"/>
    <w:rPr>
      <w:sz w:val="16"/>
      <w:szCs w:val="16"/>
    </w:rPr>
  </w:style>
  <w:style w:type="paragraph" w:styleId="CommentText">
    <w:name w:val="annotation text"/>
    <w:basedOn w:val="Normal"/>
    <w:link w:val="CommentTextChar"/>
    <w:unhideWhenUsed/>
    <w:rsid w:val="008C189A"/>
    <w:pPr>
      <w:spacing w:line="240" w:lineRule="auto"/>
    </w:pPr>
    <w:rPr>
      <w:sz w:val="20"/>
      <w:szCs w:val="20"/>
    </w:rPr>
  </w:style>
  <w:style w:type="character" w:customStyle="1" w:styleId="CommentTextChar">
    <w:name w:val="Comment Text Char"/>
    <w:basedOn w:val="DefaultParagraphFont"/>
    <w:link w:val="CommentText"/>
    <w:rsid w:val="008C189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C189A"/>
    <w:rPr>
      <w:b/>
      <w:bCs/>
    </w:rPr>
  </w:style>
  <w:style w:type="character" w:customStyle="1" w:styleId="CommentSubjectChar">
    <w:name w:val="Comment Subject Char"/>
    <w:basedOn w:val="CommentTextChar"/>
    <w:link w:val="CommentSubject"/>
    <w:semiHidden/>
    <w:rsid w:val="008C189A"/>
    <w:rPr>
      <w:rFonts w:ascii="Times New Roman" w:hAnsi="Times New Roman"/>
      <w:b/>
      <w:bCs/>
      <w:sz w:val="20"/>
      <w:szCs w:val="20"/>
    </w:rPr>
  </w:style>
  <w:style w:type="paragraph" w:styleId="Revision">
    <w:name w:val="Revision"/>
    <w:hidden/>
    <w:semiHidden/>
    <w:rsid w:val="00BC620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CRAN.R-project.org/package=emmeans" TargetMode="External"/><Relationship Id="rId3" Type="http://schemas.openxmlformats.org/officeDocument/2006/relationships/settings" Target="settings.xml"/><Relationship Id="rId21" Type="http://schemas.openxmlformats.org/officeDocument/2006/relationships/hyperlink" Target="https://osf.io/3hkre/" TargetMode="External"/><Relationship Id="rId34" Type="http://schemas.openxmlformats.org/officeDocument/2006/relationships/theme" Target="theme/theme1.xml"/><Relationship Id="rId7" Type="http://schemas.openxmlformats.org/officeDocument/2006/relationships/hyperlink" Target="https://osf.io/3hkre/" TargetMode="Externa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s://CRAN.R-project.org/package=weightr"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yperlink" Target="https://doi.org/10.18637/jss.v067.i0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sf.io/3hkre/" TargetMode="External"/><Relationship Id="rId28" Type="http://schemas.openxmlformats.org/officeDocument/2006/relationships/hyperlink" Target="https://doi.org/10.18637/jss.v036.i03"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sf.io/3hkre/" TargetMode="External"/><Relationship Id="rId22" Type="http://schemas.openxmlformats.org/officeDocument/2006/relationships/image" Target="media/image8.png"/><Relationship Id="rId27" Type="http://schemas.openxmlformats.org/officeDocument/2006/relationships/hyperlink" Target="https://www.R-project.org/" TargetMode="External"/><Relationship Id="rId30" Type="http://schemas.openxmlformats.org/officeDocument/2006/relationships/header" Target="header2.xml"/><Relationship Id="rId8" Type="http://schemas.openxmlformats.org/officeDocument/2006/relationships/hyperlink" Target="mailto:ncoles@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1</Pages>
  <Words>11192</Words>
  <Characters>63796</Characters>
  <Application>Microsoft Office Word</Application>
  <DocSecurity>0</DocSecurity>
  <Lines>531</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quantitative review of demand characteristics and their underlying mechanisms</vt:lpstr>
      <vt:lpstr>TITLE</vt:lpstr>
    </vt:vector>
  </TitlesOfParts>
  <Manager/>
  <Company/>
  <LinksUpToDate>false</LinksUpToDate>
  <CharactersWithSpaces>74839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12</cp:revision>
  <dcterms:created xsi:type="dcterms:W3CDTF">2023-04-13T21:39:00Z</dcterms:created>
  <dcterms:modified xsi:type="dcterms:W3CDTF">2023-10-08T18:50:00Z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